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media/image1.wmf" ContentType="image/x-wmf"/>
  <Override PartName="/word/media/image2.wmf" ContentType="image/x-wmf"/>
  <Override PartName="/word/media/image3.wmf" ContentType="image/x-wmf"/>
  <Override PartName="/word/media/image4.wmf" ContentType="image/x-wmf"/>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284"/>
          <w:tab w:val="right" w:pos="9639" w:leader="none"/>
        </w:tabs>
        <w:spacing w:before="0" w:after="0"/>
        <w:rPr>
          <w:rFonts w:ascii="Arial" w:hAnsi="Arial" w:eastAsia="Times New Roman" w:cs="Arial"/>
          <w:b/>
          <w:b/>
          <w:i/>
          <w:i/>
          <w:sz w:val="28"/>
          <w:lang w:val="en-US" w:eastAsia="en-US"/>
        </w:rPr>
      </w:pPr>
      <w:r>
        <w:rPr>
          <w:rFonts w:eastAsia="Times New Roman" w:cs="Arial" w:ascii="Arial" w:hAnsi="Arial"/>
          <w:b/>
          <w:sz w:val="24"/>
          <w:lang w:val="en-US" w:eastAsia="en-US"/>
        </w:rPr>
        <w:t>3GPP TSG-RAN WG3 Meeting #123</w:t>
      </w:r>
      <w:r>
        <w:rPr>
          <w:rFonts w:eastAsia="Times New Roman" w:cs="Arial" w:ascii="Arial" w:hAnsi="Arial"/>
          <w:b/>
          <w:i/>
          <w:sz w:val="28"/>
          <w:lang w:val="en-US" w:eastAsia="en-US"/>
        </w:rPr>
        <w:tab/>
      </w:r>
      <w:r>
        <w:rPr>
          <w:rFonts w:eastAsia="Times New Roman" w:cs="Arial" w:ascii="Arial" w:hAnsi="Arial"/>
          <w:b/>
          <w:iCs/>
          <w:sz w:val="28"/>
          <w:lang w:val="en-US" w:eastAsia="en-US"/>
        </w:rPr>
        <w:t>R3-241047</w:t>
      </w:r>
    </w:p>
    <w:p>
      <w:pPr>
        <w:pStyle w:val="Normal"/>
        <w:spacing w:before="0" w:after="120"/>
        <w:rPr>
          <w:rFonts w:ascii="Arial" w:hAnsi="Arial" w:eastAsia="Times New Roman" w:cs="Arial"/>
          <w:b/>
          <w:b/>
          <w:sz w:val="24"/>
          <w:lang w:val="en-US" w:eastAsia="en-US"/>
        </w:rPr>
      </w:pPr>
      <w:bookmarkStart w:id="0" w:name="_Hlk57190503"/>
      <w:r>
        <w:rPr>
          <w:rFonts w:eastAsia="Times New Roman" w:cs="Arial" w:ascii="Arial" w:hAnsi="Arial"/>
          <w:b/>
          <w:sz w:val="24"/>
          <w:lang w:val="en-US" w:eastAsia="en-US"/>
        </w:rPr>
        <w:t>Athens, Greece, 26</w:t>
      </w:r>
      <w:r>
        <w:rPr>
          <w:rFonts w:eastAsia="Times New Roman" w:cs="Arial" w:ascii="Arial" w:hAnsi="Arial"/>
          <w:b/>
          <w:sz w:val="24"/>
          <w:vertAlign w:val="superscript"/>
          <w:lang w:val="en-US" w:eastAsia="en-US"/>
        </w:rPr>
        <w:t>th</w:t>
      </w:r>
      <w:r>
        <w:rPr>
          <w:rFonts w:eastAsia="Times New Roman" w:cs="Arial" w:ascii="Arial" w:hAnsi="Arial"/>
          <w:b/>
          <w:sz w:val="24"/>
          <w:lang w:val="en-US" w:eastAsia="en-US"/>
        </w:rPr>
        <w:t xml:space="preserve"> February – 01</w:t>
      </w:r>
      <w:r>
        <w:rPr>
          <w:rFonts w:eastAsia="Times New Roman" w:cs="Arial" w:ascii="Arial" w:hAnsi="Arial"/>
          <w:b/>
          <w:sz w:val="24"/>
          <w:vertAlign w:val="superscript"/>
          <w:lang w:val="en-US" w:eastAsia="en-US"/>
        </w:rPr>
        <w:t>st</w:t>
      </w:r>
      <w:r>
        <w:rPr>
          <w:rFonts w:eastAsia="Times New Roman" w:cs="Arial" w:ascii="Arial" w:hAnsi="Arial"/>
          <w:b/>
          <w:sz w:val="24"/>
          <w:lang w:val="en-US" w:eastAsia="en-US"/>
        </w:rPr>
        <w:t xml:space="preserve"> March 2024</w:t>
      </w:r>
      <w:bookmarkEnd w:id="0"/>
    </w:p>
    <w:tbl>
      <w:tblPr>
        <w:tblW w:w="9641" w:type="dxa"/>
        <w:jc w:val="start"/>
        <w:tblInd w:w="-5" w:type="dxa"/>
        <w:tblLayout w:type="fixed"/>
        <w:tblCellMar>
          <w:top w:w="0" w:type="dxa"/>
          <w:start w:w="42" w:type="dxa"/>
          <w:bottom w:w="0" w:type="dxa"/>
          <w:end w:w="42" w:type="dxa"/>
        </w:tblCellMar>
      </w:tblPr>
      <w:tblGrid>
        <w:gridCol w:w="142"/>
        <w:gridCol w:w="1559"/>
        <w:gridCol w:w="709"/>
        <w:gridCol w:w="1276"/>
        <w:gridCol w:w="709"/>
        <w:gridCol w:w="992"/>
        <w:gridCol w:w="2410"/>
        <w:gridCol w:w="1701"/>
        <w:gridCol w:w="143"/>
      </w:tblGrid>
      <w:tr>
        <w:trPr/>
        <w:tc>
          <w:tcPr>
            <w:tcW w:w="9641" w:type="dxa"/>
            <w:gridSpan w:val="9"/>
            <w:tcBorders>
              <w:top w:val="single" w:sz="4" w:space="0" w:color="000000"/>
              <w:start w:val="single" w:sz="4" w:space="0" w:color="000000"/>
              <w:end w:val="single" w:sz="4" w:space="0" w:color="000000"/>
            </w:tcBorders>
          </w:tcPr>
          <w:p>
            <w:pPr>
              <w:pStyle w:val="Normal"/>
              <w:spacing w:before="0" w:after="0"/>
              <w:jc w:val="end"/>
              <w:rPr>
                <w:rFonts w:ascii="Arial" w:hAnsi="Arial" w:eastAsia="Times New Roman" w:cs="Arial"/>
                <w:i/>
                <w:i/>
                <w:lang w:val="en-US" w:eastAsia="en-US"/>
              </w:rPr>
            </w:pPr>
            <w:r>
              <w:rPr>
                <w:rFonts w:eastAsia="Times New Roman" w:cs="Arial" w:ascii="Arial" w:hAnsi="Arial"/>
                <w:i/>
                <w:sz w:val="14"/>
                <w:lang w:val="en-US" w:eastAsia="en-US"/>
              </w:rPr>
              <w:t>CR-Form-v12.2</w:t>
            </w:r>
          </w:p>
        </w:tc>
      </w:tr>
      <w:tr>
        <w:trPr/>
        <w:tc>
          <w:tcPr>
            <w:tcW w:w="9641" w:type="dxa"/>
            <w:gridSpan w:val="9"/>
            <w:tcBorders>
              <w:start w:val="single" w:sz="4" w:space="0" w:color="000000"/>
              <w:end w:val="single" w:sz="4" w:space="0" w:color="000000"/>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32"/>
                <w:lang w:val="en-US" w:eastAsia="en-US"/>
              </w:rPr>
              <w:t>CHANGE REQUEST</w:t>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42" w:type="dxa"/>
            <w:tcBorders>
              <w:start w:val="single" w:sz="4" w:space="0" w:color="000000"/>
            </w:tcBorders>
          </w:tcPr>
          <w:p>
            <w:pPr>
              <w:pStyle w:val="Normal"/>
              <w:snapToGrid w:val="false"/>
              <w:spacing w:before="0" w:after="0"/>
              <w:jc w:val="end"/>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559" w:type="dxa"/>
            <w:tcBorders/>
            <w:shd w:fill="FFFFB2" w:val="clear"/>
          </w:tcPr>
          <w:p>
            <w:pPr>
              <w:pStyle w:val="Normal"/>
              <w:spacing w:before="0" w:after="0"/>
              <w:jc w:val="end"/>
              <w:rPr>
                <w:rFonts w:ascii="Arial" w:hAnsi="Arial" w:eastAsia="Times New Roman" w:cs="Arial"/>
                <w:b/>
                <w:b/>
                <w:sz w:val="28"/>
                <w:lang w:val="en-US" w:eastAsia="en-US"/>
              </w:rPr>
            </w:pPr>
            <w:r>
              <w:rPr>
                <w:rFonts w:eastAsia="Times New Roman" w:cs="Arial" w:ascii="Arial" w:hAnsi="Arial"/>
              </w:rPr>
              <w:fldChar w:fldCharType="begin"/>
            </w:r>
            <w:r>
              <w:rPr>
                <w:rFonts w:eastAsia="Times New Roman" w:cs="Arial" w:ascii="Arial" w:hAnsi="Arial"/>
              </w:rPr>
              <w:instrText xml:space="preserve"> DOCPROPERTY "Spec#"</w:instrText>
            </w:r>
            <w:r>
              <w:rPr>
                <w:rFonts w:eastAsia="Times New Roman" w:cs="Arial" w:ascii="Arial" w:hAnsi="Arial"/>
              </w:rPr>
              <w:fldChar w:fldCharType="separate"/>
            </w:r>
            <w:r>
              <w:rPr>
                <w:rFonts w:eastAsia="Times New Roman" w:cs="Arial" w:ascii="Arial" w:hAnsi="Arial"/>
              </w:rPr>
              <w:t>38.413</w:t>
            </w:r>
            <w:r>
              <w:rPr>
                <w:rFonts w:eastAsia="Times New Roman" w:cs="Arial" w:ascii="Arial" w:hAnsi="Arial"/>
              </w:rPr>
              <w:fldChar w:fldCharType="end"/>
            </w:r>
          </w:p>
        </w:tc>
        <w:tc>
          <w:tcPr>
            <w:tcW w:w="709" w:type="dxa"/>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28"/>
                <w:lang w:val="en-US" w:eastAsia="en-US"/>
              </w:rPr>
              <w:t>CR</w:t>
            </w:r>
          </w:p>
        </w:tc>
        <w:tc>
          <w:tcPr>
            <w:tcW w:w="1276" w:type="dxa"/>
            <w:tcBorders/>
            <w:shd w:fill="FFFFB2" w:val="clear"/>
          </w:tcPr>
          <w:p>
            <w:pPr>
              <w:pStyle w:val="Normal"/>
              <w:spacing w:before="0" w:after="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"Cr#"</w:instrText>
            </w:r>
            <w:r>
              <w:rPr>
                <w:rFonts w:eastAsia="Times New Roman" w:cs="Arial" w:ascii="Arial" w:hAnsi="Arial"/>
              </w:rPr>
              <w:fldChar w:fldCharType="separate"/>
            </w:r>
            <w:r>
              <w:rPr>
                <w:rFonts w:eastAsia="Times New Roman" w:cs="Arial" w:ascii="Arial" w:hAnsi="Arial"/>
              </w:rPr>
              <w:t>1084</w:t>
            </w:r>
            <w:r>
              <w:rPr>
                <w:rFonts w:eastAsia="Times New Roman" w:cs="Arial" w:ascii="Arial" w:hAnsi="Arial"/>
              </w:rPr>
              <w:fldChar w:fldCharType="end"/>
            </w:r>
          </w:p>
        </w:tc>
        <w:tc>
          <w:tcPr>
            <w:tcW w:w="709" w:type="dxa"/>
            <w:tcBorders/>
          </w:tcPr>
          <w:p>
            <w:pPr>
              <w:pStyle w:val="Normal"/>
              <w:tabs>
                <w:tab w:val="clear" w:pos="284"/>
                <w:tab w:val="right" w:pos="625" w:leader="none"/>
              </w:tabs>
              <w:spacing w:before="0" w:after="0"/>
              <w:jc w:val="center"/>
              <w:rPr>
                <w:rFonts w:ascii="Arial" w:hAnsi="Arial" w:eastAsia="Times New Roman" w:cs="Arial"/>
                <w:lang w:val="en-US" w:eastAsia="en-US"/>
              </w:rPr>
            </w:pPr>
            <w:r>
              <w:rPr>
                <w:rFonts w:eastAsia="Times New Roman" w:cs="Arial" w:ascii="Arial" w:hAnsi="Arial"/>
                <w:b/>
                <w:bCs/>
                <w:sz w:val="28"/>
                <w:lang w:val="en-US" w:eastAsia="en-US"/>
              </w:rPr>
              <w:t>rev</w:t>
            </w:r>
          </w:p>
        </w:tc>
        <w:tc>
          <w:tcPr>
            <w:tcW w:w="992" w:type="dxa"/>
            <w:tcBorders/>
            <w:shd w:fill="FFFFB2" w:val="clear"/>
          </w:tcPr>
          <w:p>
            <w:pPr>
              <w:pStyle w:val="Normal"/>
              <w:spacing w:before="0" w:after="0"/>
              <w:jc w:val="center"/>
              <w:rPr>
                <w:rFonts w:ascii="Arial" w:hAnsi="Arial" w:eastAsia="Times New Roman" w:cs="Arial"/>
                <w:b/>
                <w:b/>
                <w:sz w:val="28"/>
                <w:szCs w:val="28"/>
                <w:lang w:val="en-US" w:eastAsia="en-US"/>
              </w:rPr>
            </w:pPr>
            <w:r>
              <w:rPr>
                <w:rFonts w:eastAsia="Times New Roman" w:cs="Arial" w:ascii="Arial" w:hAnsi="Arial"/>
                <w:b/>
                <w:sz w:val="28"/>
                <w:szCs w:val="28"/>
                <w:lang w:val="en-US" w:eastAsia="en-US"/>
              </w:rPr>
              <w:t>1</w:t>
            </w:r>
          </w:p>
        </w:tc>
        <w:tc>
          <w:tcPr>
            <w:tcW w:w="2410" w:type="dxa"/>
            <w:tcBorders/>
          </w:tcPr>
          <w:p>
            <w:pPr>
              <w:pStyle w:val="Normal"/>
              <w:tabs>
                <w:tab w:val="clear" w:pos="284"/>
                <w:tab w:val="right" w:pos="1825" w:leader="none"/>
              </w:tabs>
              <w:spacing w:before="0" w:after="0"/>
              <w:jc w:val="center"/>
              <w:rPr>
                <w:rFonts w:ascii="Arial" w:hAnsi="Arial" w:eastAsia="Times New Roman" w:cs="Arial"/>
                <w:lang w:val="en-US" w:eastAsia="en-US"/>
              </w:rPr>
            </w:pPr>
            <w:r>
              <w:rPr>
                <w:rFonts w:eastAsia="Times New Roman" w:cs="Arial" w:ascii="Arial" w:hAnsi="Arial"/>
                <w:b/>
                <w:sz w:val="28"/>
                <w:szCs w:val="28"/>
                <w:lang w:val="en-US" w:eastAsia="en-US"/>
              </w:rPr>
              <w:t>Current version:</w:t>
            </w:r>
          </w:p>
        </w:tc>
        <w:tc>
          <w:tcPr>
            <w:tcW w:w="1701" w:type="dxa"/>
            <w:tcBorders/>
            <w:shd w:fill="FFFFB2" w:val="clear"/>
          </w:tcPr>
          <w:p>
            <w:pPr>
              <w:pStyle w:val="Normal"/>
              <w:spacing w:before="0" w:after="0"/>
              <w:jc w:val="center"/>
              <w:rPr>
                <w:rFonts w:ascii="Arial" w:hAnsi="Arial" w:eastAsia="Times New Roman" w:cs="Arial"/>
                <w:sz w:val="28"/>
                <w:lang w:val="en-US" w:eastAsia="en-US"/>
              </w:rPr>
            </w:pPr>
            <w:r>
              <w:rPr>
                <w:rFonts w:eastAsia="Times New Roman" w:cs="Arial" w:ascii="Arial" w:hAnsi="Arial"/>
              </w:rPr>
              <w:fldChar w:fldCharType="begin"/>
            </w:r>
            <w:r>
              <w:rPr>
                <w:rFonts w:eastAsia="Times New Roman" w:cs="Arial" w:ascii="Arial" w:hAnsi="Arial"/>
              </w:rPr>
              <w:instrText xml:space="preserve"> DOCPROPERTY "Revision"</w:instrText>
            </w:r>
            <w:r>
              <w:rPr>
                <w:rFonts w:eastAsia="Times New Roman" w:cs="Arial" w:ascii="Arial" w:hAnsi="Arial"/>
              </w:rPr>
              <w:fldChar w:fldCharType="separate"/>
            </w:r>
            <w:r>
              <w:rPr>
                <w:rFonts w:eastAsia="Times New Roman" w:cs="Arial" w:ascii="Arial" w:hAnsi="Arial"/>
              </w:rPr>
              <w:t>18.0.0</w:t>
            </w:r>
            <w:r>
              <w:rPr>
                <w:rFonts w:eastAsia="Times New Roman" w:cs="Arial" w:ascii="Arial" w:hAnsi="Arial"/>
              </w:rPr>
              <w:fldChar w:fldCharType="end"/>
            </w:r>
          </w:p>
        </w:tc>
        <w:tc>
          <w:tcPr>
            <w:tcW w:w="143" w:type="dxa"/>
            <w:tcBorders>
              <w:end w:val="single" w:sz="4" w:space="0" w:color="000000"/>
            </w:tcBorders>
          </w:tcPr>
          <w:p>
            <w:pPr>
              <w:pStyle w:val="Normal"/>
              <w:snapToGrid w:val="false"/>
              <w:spacing w:before="0" w:after="0"/>
              <w:rPr>
                <w:rFonts w:ascii="Arial" w:hAnsi="Arial" w:eastAsia="Times New Roman" w:cs="Arial"/>
                <w:sz w:val="28"/>
                <w:lang w:val="en-US" w:eastAsia="en-US"/>
              </w:rPr>
            </w:pPr>
            <w:r>
              <w:rPr>
                <w:rFonts w:eastAsia="Times New Roman" w:cs="Arial" w:ascii="Arial" w:hAnsi="Arial"/>
                <w:sz w:val="28"/>
                <w:lang w:val="en-US" w:eastAsia="en-US"/>
              </w:rPr>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lang w:val="en-US" w:eastAsia="en-US"/>
              </w:rPr>
            </w:pPr>
            <w:r>
              <w:rPr>
                <w:rFonts w:eastAsia="Times New Roman" w:cs="Arial" w:ascii="Arial" w:hAnsi="Arial"/>
                <w:lang w:val="en-US" w:eastAsia="en-US"/>
              </w:rPr>
            </w:r>
          </w:p>
        </w:tc>
      </w:tr>
      <w:tr>
        <w:trPr/>
        <w:tc>
          <w:tcPr>
            <w:tcW w:w="9641" w:type="dxa"/>
            <w:gridSpan w:val="9"/>
            <w:tcBorders>
              <w:top w:val="single" w:sz="4" w:space="0" w:color="000000"/>
            </w:tcBorders>
          </w:tcPr>
          <w:p>
            <w:pPr>
              <w:pStyle w:val="Normal"/>
              <w:spacing w:before="0" w:after="0"/>
              <w:jc w:val="center"/>
              <w:rPr/>
            </w:pPr>
            <w:r>
              <w:rPr>
                <w:rFonts w:eastAsia="Times New Roman" w:cs="Arial" w:ascii="Arial" w:hAnsi="Arial"/>
                <w:i/>
                <w:lang w:val="en-US" w:eastAsia="en-US"/>
              </w:rPr>
              <w:t xml:space="preserve">For </w:t>
            </w:r>
            <w:r>
              <w:fldChar w:fldCharType="begin"/>
            </w:r>
            <w:r>
              <w:rPr>
                <w:rStyle w:val="InternetLink"/>
                <w:i/>
                <w:u w:val="single"/>
                <w:b/>
                <w:rFonts w:eastAsia="Times New Roman" w:cs="Arial" w:ascii="Arial" w:hAnsi="Arial"/>
                <w:color w:val="FF0000"/>
                <w:lang w:val="en-US" w:eastAsia="en-US"/>
              </w:rPr>
              <w:instrText xml:space="preserve"> HYPERLINK "http://www.3gpp.org/3G_Specs/CRs.htm" \l "_blank"</w:instrText>
            </w:r>
            <w:r>
              <w:rPr>
                <w:rStyle w:val="InternetLink"/>
                <w:i/>
                <w:u w:val="single"/>
                <w:b/>
                <w:rFonts w:eastAsia="Times New Roman" w:cs="Arial" w:ascii="Arial" w:hAnsi="Arial"/>
                <w:color w:val="FF0000"/>
                <w:lang w:val="en-US" w:eastAsia="en-US"/>
              </w:rPr>
              <w:fldChar w:fldCharType="separate"/>
            </w:r>
            <w:r>
              <w:rPr>
                <w:rStyle w:val="InternetLink"/>
                <w:rFonts w:eastAsia="Times New Roman" w:cs="Arial" w:ascii="Arial" w:hAnsi="Arial"/>
                <w:b/>
                <w:i/>
                <w:color w:val="FF0000"/>
                <w:u w:val="single"/>
                <w:lang w:val="en-US" w:eastAsia="en-US"/>
              </w:rPr>
              <w:t>HELP</w:t>
            </w:r>
            <w:r>
              <w:rPr>
                <w:rStyle w:val="InternetLink"/>
                <w:i/>
                <w:u w:val="single"/>
                <w:b/>
                <w:rFonts w:eastAsia="Times New Roman" w:cs="Arial" w:ascii="Arial" w:hAnsi="Arial"/>
                <w:color w:val="FF0000"/>
                <w:lang w:val="en-US" w:eastAsia="en-US"/>
              </w:rPr>
              <w:fldChar w:fldCharType="end"/>
            </w:r>
            <w:r>
              <w:rPr>
                <w:rFonts w:eastAsia="Times New Roman" w:cs="Arial" w:ascii="Arial" w:hAnsi="Arial"/>
                <w:b/>
                <w:i/>
                <w:color w:val="FF0000"/>
                <w:lang w:val="en-US" w:eastAsia="en-US"/>
              </w:rPr>
              <w:t xml:space="preserve"> </w:t>
            </w:r>
            <w:r>
              <w:rPr>
                <w:rFonts w:eastAsia="Times New Roman" w:cs="Arial" w:ascii="Arial" w:hAnsi="Arial"/>
                <w:i/>
                <w:lang w:val="en-US" w:eastAsia="en-US"/>
              </w:rPr>
              <w:t xml:space="preserve">on using this form: comprehensive instructions can be found at </w:t>
              <w:br/>
            </w:r>
            <w:hyperlink r:id="rId2">
              <w:r>
                <w:rPr>
                  <w:rStyle w:val="InternetLink"/>
                  <w:rFonts w:eastAsia="Times New Roman" w:cs="Arial" w:ascii="Arial" w:hAnsi="Arial"/>
                  <w:i/>
                  <w:color w:val="0000FF"/>
                  <w:u w:val="single"/>
                  <w:lang w:val="en-US" w:eastAsia="en-US"/>
                </w:rPr>
                <w:t>http://www.3gpp.org/Change-Requests</w:t>
              </w:r>
            </w:hyperlink>
            <w:r>
              <w:rPr>
                <w:rFonts w:eastAsia="Times New Roman" w:cs="Arial" w:ascii="Arial" w:hAnsi="Arial"/>
                <w:i/>
                <w:lang w:val="en-US" w:eastAsia="en-US"/>
              </w:rPr>
              <w:t>.</w:t>
            </w:r>
          </w:p>
        </w:tc>
      </w:tr>
      <w:tr>
        <w:trPr/>
        <w:tc>
          <w:tcPr>
            <w:tcW w:w="9641" w:type="dxa"/>
            <w:gridSpan w:val="9"/>
            <w:tcBorders/>
          </w:tcPr>
          <w:p>
            <w:pPr>
              <w:pStyle w:val="Normal"/>
              <w:snapToGrid w:val="false"/>
              <w:spacing w:before="0" w:after="0"/>
              <w:rPr>
                <w:rFonts w:ascii="Arial" w:hAnsi="Arial" w:eastAsia="Times New Roman" w:cs="Arial"/>
                <w:i/>
                <w:i/>
                <w:sz w:val="8"/>
                <w:szCs w:val="8"/>
                <w:lang w:val="en-US" w:eastAsia="en-US"/>
              </w:rPr>
            </w:pPr>
            <w:r>
              <w:rPr>
                <w:rFonts w:eastAsia="Times New Roman" w:cs="Arial" w:ascii="Arial" w:hAnsi="Arial"/>
                <w:i/>
                <w:sz w:val="8"/>
                <w:szCs w:val="8"/>
                <w:lang w:val="en-US" w:eastAsia="en-US"/>
              </w:rPr>
            </w:r>
          </w:p>
        </w:tc>
      </w:tr>
    </w:tbl>
    <w:p>
      <w:pPr>
        <w:pStyle w:val="Normal"/>
        <w:rPr>
          <w:rFonts w:eastAsia="Times New Roman"/>
          <w:sz w:val="8"/>
          <w:szCs w:val="8"/>
        </w:rPr>
      </w:pPr>
      <w:r>
        <w:rPr>
          <w:rFonts w:eastAsia="Times New Roman"/>
          <w:sz w:val="8"/>
          <w:szCs w:val="8"/>
        </w:rPr>
      </w:r>
    </w:p>
    <w:tbl>
      <w:tblPr>
        <w:tblW w:w="9639" w:type="dxa"/>
        <w:jc w:val="start"/>
        <w:tblInd w:w="0" w:type="dxa"/>
        <w:tblLayout w:type="fixed"/>
        <w:tblCellMar>
          <w:top w:w="0" w:type="dxa"/>
          <w:start w:w="42" w:type="dxa"/>
          <w:bottom w:w="0" w:type="dxa"/>
          <w:end w:w="42" w:type="dxa"/>
        </w:tblCellMar>
      </w:tblPr>
      <w:tblGrid>
        <w:gridCol w:w="2835"/>
        <w:gridCol w:w="1418"/>
        <w:gridCol w:w="283"/>
        <w:gridCol w:w="709"/>
        <w:gridCol w:w="284"/>
        <w:gridCol w:w="2126"/>
        <w:gridCol w:w="283"/>
        <w:gridCol w:w="1418"/>
        <w:gridCol w:w="283"/>
      </w:tblGrid>
      <w:tr>
        <w:trPr/>
        <w:tc>
          <w:tcPr>
            <w:tcW w:w="2835" w:type="dxa"/>
            <w:tcBorders/>
          </w:tcPr>
          <w:p>
            <w:pPr>
              <w:pStyle w:val="Normal"/>
              <w:tabs>
                <w:tab w:val="clear" w:pos="284"/>
                <w:tab w:val="right" w:pos="2751"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Proposed change affects:</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UICC apps</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r>
          </w:p>
        </w:tc>
        <w:tc>
          <w:tcPr>
            <w:tcW w:w="709" w:type="dxa"/>
            <w:tcBorders>
              <w:start w:val="single" w:sz="4" w:space="0" w:color="000000"/>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ME</w:t>
            </w:r>
          </w:p>
        </w:tc>
        <w:tc>
          <w:tcPr>
            <w:tcW w:w="284"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u w:val="single"/>
                <w:lang w:val="en-US" w:eastAsia="en-US"/>
              </w:rPr>
            </w:pPr>
            <w:r>
              <w:rPr>
                <w:rFonts w:eastAsia="Times New Roman" w:cs="Arial" w:ascii="Arial" w:hAnsi="Arial"/>
                <w:b/>
                <w:caps/>
                <w:u w:val="single"/>
                <w:lang w:val="en-US" w:eastAsia="en-US"/>
              </w:rPr>
            </w:r>
          </w:p>
        </w:tc>
        <w:tc>
          <w:tcPr>
            <w:tcW w:w="2126" w:type="dxa"/>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Radio Access Network</w:t>
            </w:r>
          </w:p>
        </w:tc>
        <w:tc>
          <w:tcPr>
            <w:tcW w:w="283" w:type="dxa"/>
            <w:tcBorders>
              <w:top w:val="single" w:sz="4" w:space="0" w:color="000000"/>
              <w:start w:val="single" w:sz="4" w:space="0" w:color="000000"/>
              <w:bottom w:val="single" w:sz="4" w:space="0" w:color="000000"/>
              <w:end w:val="single" w:sz="4" w:space="0" w:color="000000"/>
            </w:tcBorders>
            <w:shd w:fill="FFFFBF"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Core Network</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pacing w:before="0" w:after="0"/>
              <w:jc w:val="center"/>
              <w:rPr>
                <w:rFonts w:ascii="Arial" w:hAnsi="Arial" w:eastAsia="Times New Roman" w:cs="Arial"/>
                <w:b/>
                <w:b/>
                <w:bCs/>
                <w:caps/>
                <w:lang w:val="en-US" w:eastAsia="en-US"/>
              </w:rPr>
            </w:pPr>
            <w:r>
              <w:rPr>
                <w:rFonts w:eastAsia="Times New Roman" w:cs="Arial" w:ascii="Arial" w:hAnsi="Arial"/>
                <w:b/>
                <w:bCs/>
                <w:caps/>
                <w:lang w:val="en-US" w:eastAsia="en-US"/>
              </w:rPr>
              <w:t>X</w:t>
            </w:r>
          </w:p>
        </w:tc>
      </w:tr>
    </w:tbl>
    <w:p>
      <w:pPr>
        <w:pStyle w:val="Normal"/>
        <w:rPr>
          <w:rFonts w:eastAsia="Times New Roman"/>
          <w:sz w:val="8"/>
          <w:szCs w:val="8"/>
        </w:rPr>
      </w:pPr>
      <w:r>
        <w:rPr>
          <w:rFonts w:eastAsia="Times New Roman"/>
          <w:sz w:val="8"/>
          <w:szCs w:val="8"/>
        </w:rPr>
      </w:r>
    </w:p>
    <w:tbl>
      <w:tblPr>
        <w:tblW w:w="9640" w:type="dxa"/>
        <w:jc w:val="start"/>
        <w:tblInd w:w="0" w:type="dxa"/>
        <w:tblLayout w:type="fixed"/>
        <w:tblCellMar>
          <w:top w:w="0" w:type="dxa"/>
          <w:start w:w="42" w:type="dxa"/>
          <w:bottom w:w="0" w:type="dxa"/>
          <w:end w:w="42" w:type="dxa"/>
        </w:tblCellMar>
      </w:tblPr>
      <w:tblGrid>
        <w:gridCol w:w="1843"/>
        <w:gridCol w:w="851"/>
        <w:gridCol w:w="284"/>
        <w:gridCol w:w="284"/>
        <w:gridCol w:w="567"/>
        <w:gridCol w:w="1700"/>
        <w:gridCol w:w="567"/>
        <w:gridCol w:w="143"/>
        <w:gridCol w:w="281"/>
        <w:gridCol w:w="993"/>
        <w:gridCol w:w="2127"/>
      </w:tblGrid>
      <w:tr>
        <w:trPr/>
        <w:tc>
          <w:tcPr>
            <w:tcW w:w="9640" w:type="dxa"/>
            <w:gridSpan w:val="11"/>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843" w:type="dxa"/>
            <w:tcBorders>
              <w:top w:val="single" w:sz="4" w:space="0" w:color="000000"/>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Title:</w:t>
              <w:tab/>
            </w:r>
          </w:p>
        </w:tc>
        <w:tc>
          <w:tcPr>
            <w:tcW w:w="7797" w:type="dxa"/>
            <w:gridSpan w:val="10"/>
            <w:tcBorders>
              <w:top w:val="single" w:sz="4" w:space="0" w:color="000000"/>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MS Mincho;ＭＳ 明朝" w:cs="Arial" w:ascii="Arial" w:hAnsi="Arial"/>
                <w:color w:val="000000"/>
                <w:lang w:eastAsia="ja-JP"/>
              </w:rPr>
              <w:t>Correction of MBS Assistance Information Support</w:t>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WG:</w:t>
            </w:r>
          </w:p>
        </w:tc>
        <w:tc>
          <w:tcPr>
            <w:tcW w:w="7797" w:type="dxa"/>
            <w:gridSpan w:val="10"/>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t xml:space="preserve">Nokia, Nokia Shanghai Bell, </w:t>
            </w:r>
            <w:r>
              <w:rPr>
                <w:rFonts w:eastAsia="Times New Roman" w:cs="Arial" w:ascii="Arial" w:hAnsi="Arial"/>
              </w:rPr>
              <w:fldChar w:fldCharType="begin"/>
            </w:r>
            <w:r>
              <w:rPr>
                <w:rFonts w:eastAsia="Times New Roman" w:cs="Arial" w:ascii="Arial" w:hAnsi="Arial"/>
              </w:rPr>
              <w:instrText xml:space="preserve"> DOCPROPERTY "SourceIfWg"</w:instrText>
            </w:r>
            <w:r>
              <w:rPr>
                <w:rFonts w:eastAsia="Times New Roman" w:cs="Arial" w:ascii="Arial" w:hAnsi="Arial"/>
              </w:rPr>
              <w:fldChar w:fldCharType="separate"/>
            </w:r>
            <w:r>
              <w:rPr>
                <w:rFonts w:eastAsia="Times New Roman" w:cs="Arial" w:ascii="Arial" w:hAnsi="Arial"/>
              </w:rPr>
              <w:t>Ericsson, CATT, CBN, CMCC, Google, Huawei, Lenovo, NEC, Qualcomm, Samsung, ZTE</w:t>
            </w:r>
            <w:r>
              <w:rPr>
                <w:rFonts w:eastAsia="Times New Roman" w:cs="Arial" w:ascii="Arial" w:hAnsi="Arial"/>
              </w:rPr>
              <w:fldChar w:fldCharType="end"/>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TSG:</w:t>
            </w:r>
          </w:p>
        </w:tc>
        <w:tc>
          <w:tcPr>
            <w:tcW w:w="7797" w:type="dxa"/>
            <w:gridSpan w:val="10"/>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"SourceIfTsg"</w:instrText>
            </w:r>
            <w:r>
              <w:rPr>
                <w:rFonts w:eastAsia="Times New Roman" w:cs="Arial" w:ascii="Arial" w:hAnsi="Arial"/>
              </w:rPr>
              <w:fldChar w:fldCharType="separate"/>
            </w:r>
            <w:r>
              <w:rPr>
                <w:rFonts w:eastAsia="Times New Roman" w:cs="Arial" w:ascii="Arial" w:hAnsi="Arial"/>
              </w:rPr>
              <w:t>R3</w:t>
            </w:r>
            <w:r>
              <w:rPr>
                <w:rFonts w:eastAsia="Times New Roman" w:cs="Arial" w:ascii="Arial" w:hAnsi="Arial"/>
              </w:rPr>
              <w:fldChar w:fldCharType="end"/>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Work item code:</w:t>
            </w:r>
          </w:p>
        </w:tc>
        <w:tc>
          <w:tcPr>
            <w:tcW w:w="3686" w:type="dxa"/>
            <w:gridSpan w:val="5"/>
            <w:tcBorders/>
            <w:shd w:fill="FFFFB2" w:val="clear"/>
          </w:tcPr>
          <w:p>
            <w:pPr>
              <w:pStyle w:val="Normal"/>
              <w:spacing w:before="0" w:after="0"/>
              <w:ind w:start="100" w:hanging="0"/>
              <w:rPr>
                <w:rFonts w:ascii="Arial" w:hAnsi="Arial" w:eastAsia="Times New Roman" w:cs="Arial"/>
                <w:lang w:val="en-US" w:eastAsia="en-US"/>
              </w:rPr>
            </w:pPr>
            <w:r>
              <w:rPr>
                <w:rFonts w:eastAsia="Times New Roman"/>
              </w:rPr>
              <w:fldChar w:fldCharType="begin"/>
            </w:r>
            <w:r>
              <w:rPr>
                <w:rFonts w:eastAsia="Times New Roman"/>
              </w:rPr>
              <w:instrText xml:space="preserve"> DOCPROPERTY "RelatedWis"</w:instrText>
            </w:r>
            <w:r>
              <w:rPr>
                <w:rFonts w:eastAsia="Times New Roman"/>
              </w:rPr>
              <w:fldChar w:fldCharType="separate"/>
            </w:r>
            <w:r>
              <w:rPr>
                <w:rFonts w:eastAsia="Times New Roman"/>
              </w:rPr>
              <w:t>NR_MBS_enh-Core</w:t>
            </w:r>
            <w:r>
              <w:rPr>
                <w:rFonts w:eastAsia="Times New Roman"/>
              </w:rPr>
              <w:fldChar w:fldCharType="end"/>
            </w:r>
          </w:p>
        </w:tc>
        <w:tc>
          <w:tcPr>
            <w:tcW w:w="567" w:type="dxa"/>
            <w:tcBorders/>
          </w:tcPr>
          <w:p>
            <w:pPr>
              <w:pStyle w:val="Normal"/>
              <w:snapToGrid w:val="false"/>
              <w:spacing w:before="0" w:after="0"/>
              <w:ind w:end="100" w:hanging="0"/>
              <w:rPr>
                <w:rFonts w:ascii="Arial" w:hAnsi="Arial" w:eastAsia="Times New Roman" w:cs="Arial"/>
                <w:lang w:val="en-US" w:eastAsia="en-US"/>
              </w:rPr>
            </w:pPr>
            <w:r>
              <w:rPr>
                <w:rFonts w:eastAsia="Times New Roman" w:cs="Arial" w:ascii="Arial" w:hAnsi="Arial"/>
                <w:lang w:val="en-US" w:eastAsia="en-US"/>
              </w:rPr>
            </w:r>
          </w:p>
        </w:tc>
        <w:tc>
          <w:tcPr>
            <w:tcW w:w="1417" w:type="dxa"/>
            <w:gridSpan w:val="3"/>
            <w:tcBorders/>
          </w:tcPr>
          <w:p>
            <w:pPr>
              <w:pStyle w:val="Normal"/>
              <w:spacing w:before="0" w:after="0"/>
              <w:jc w:val="end"/>
              <w:rPr>
                <w:rFonts w:ascii="Arial" w:hAnsi="Arial" w:eastAsia="Times New Roman" w:cs="Arial"/>
                <w:lang w:val="en-US" w:eastAsia="en-US"/>
              </w:rPr>
            </w:pPr>
            <w:r>
              <w:rPr>
                <w:rFonts w:eastAsia="Times New Roman" w:cs="Arial" w:ascii="Arial" w:hAnsi="Arial"/>
                <w:b/>
                <w:i/>
                <w:lang w:val="en-US" w:eastAsia="en-US"/>
              </w:rPr>
              <w:t>Date:</w:t>
            </w:r>
          </w:p>
        </w:tc>
        <w:tc>
          <w:tcPr>
            <w:tcW w:w="2127" w:type="dxa"/>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t>2024-02-26</w:t>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1986" w:type="dxa"/>
            <w:gridSpan w:val="4"/>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267" w:type="dxa"/>
            <w:gridSpan w:val="2"/>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417" w:type="dxa"/>
            <w:gridSpan w:val="3"/>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2127" w:type="dxa"/>
            <w:tcBorders>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cantSplit w:val="true"/>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Category:</w:t>
            </w:r>
          </w:p>
        </w:tc>
        <w:tc>
          <w:tcPr>
            <w:tcW w:w="851" w:type="dxa"/>
            <w:tcBorders/>
            <w:shd w:fill="FFFFB2" w:val="clear"/>
          </w:tcPr>
          <w:p>
            <w:pPr>
              <w:pStyle w:val="Normal"/>
              <w:spacing w:before="0" w:after="0"/>
              <w:ind w:start="100" w:end="-609" w:hanging="0"/>
              <w:rPr>
                <w:rFonts w:ascii="Arial" w:hAnsi="Arial" w:eastAsia="Times New Roman" w:cs="Arial"/>
                <w:bCs/>
                <w:lang w:val="en-US" w:eastAsia="en-US"/>
              </w:rPr>
            </w:pPr>
            <w:r>
              <w:rPr>
                <w:rFonts w:eastAsia="Times New Roman" w:cs="Arial" w:ascii="Arial" w:hAnsi="Arial"/>
                <w:bCs/>
                <w:lang w:val="en-US" w:eastAsia="en-US"/>
              </w:rPr>
              <w:t>F</w:t>
            </w:r>
          </w:p>
        </w:tc>
        <w:tc>
          <w:tcPr>
            <w:tcW w:w="3402" w:type="dxa"/>
            <w:gridSpan w:val="5"/>
            <w:tcBorders/>
          </w:tcPr>
          <w:p>
            <w:pPr>
              <w:pStyle w:val="Normal"/>
              <w:snapToGrid w:val="false"/>
              <w:spacing w:before="0" w:after="0"/>
              <w:rPr>
                <w:rFonts w:ascii="Arial" w:hAnsi="Arial" w:eastAsia="Times New Roman" w:cs="Arial"/>
                <w:bCs/>
                <w:lang w:val="en-US" w:eastAsia="en-US"/>
              </w:rPr>
            </w:pPr>
            <w:r>
              <w:rPr>
                <w:rFonts w:eastAsia="Times New Roman" w:cs="Arial" w:ascii="Arial" w:hAnsi="Arial"/>
                <w:bCs/>
                <w:lang w:val="en-US" w:eastAsia="en-US"/>
              </w:rPr>
            </w:r>
          </w:p>
        </w:tc>
        <w:tc>
          <w:tcPr>
            <w:tcW w:w="1417" w:type="dxa"/>
            <w:gridSpan w:val="3"/>
            <w:tcBorders/>
          </w:tcPr>
          <w:p>
            <w:pPr>
              <w:pStyle w:val="Normal"/>
              <w:spacing w:before="0" w:after="0"/>
              <w:jc w:val="end"/>
              <w:rPr>
                <w:rFonts w:ascii="Arial" w:hAnsi="Arial" w:eastAsia="Times New Roman" w:cs="Arial"/>
                <w:b/>
                <w:b/>
                <w:i/>
                <w:i/>
                <w:lang w:val="en-US" w:eastAsia="en-US"/>
              </w:rPr>
            </w:pPr>
            <w:r>
              <w:rPr>
                <w:rFonts w:eastAsia="Times New Roman" w:cs="Arial" w:ascii="Arial" w:hAnsi="Arial"/>
                <w:b/>
                <w:i/>
                <w:lang w:val="en-US" w:eastAsia="en-US"/>
              </w:rPr>
              <w:t>Release:</w:t>
            </w:r>
          </w:p>
        </w:tc>
        <w:tc>
          <w:tcPr>
            <w:tcW w:w="2127" w:type="dxa"/>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"Release"</w:instrText>
            </w:r>
            <w:r>
              <w:rPr>
                <w:rFonts w:eastAsia="Times New Roman" w:cs="Arial" w:ascii="Arial" w:hAnsi="Arial"/>
              </w:rPr>
              <w:fldChar w:fldCharType="separate"/>
            </w:r>
            <w:r>
              <w:rPr>
                <w:rFonts w:eastAsia="Times New Roman" w:cs="Arial" w:ascii="Arial" w:hAnsi="Arial"/>
              </w:rPr>
              <w:t>Rel-18</w:t>
            </w:r>
            <w:r>
              <w:rPr>
                <w:rFonts w:eastAsia="Times New Roman" w:cs="Arial" w:ascii="Arial" w:hAnsi="Arial"/>
              </w:rPr>
              <w:fldChar w:fldCharType="end"/>
            </w:r>
          </w:p>
        </w:tc>
      </w:tr>
      <w:tr>
        <w:trPr/>
        <w:tc>
          <w:tcPr>
            <w:tcW w:w="1843" w:type="dxa"/>
            <w:tcBorders>
              <w:start w:val="single" w:sz="4" w:space="0" w:color="000000"/>
              <w:bottom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4677" w:type="dxa"/>
            <w:gridSpan w:val="8"/>
            <w:tcBorders>
              <w:bottom w:val="single" w:sz="4" w:space="0" w:color="000000"/>
            </w:tcBorders>
          </w:tcPr>
          <w:p>
            <w:pPr>
              <w:pStyle w:val="Normal"/>
              <w:spacing w:before="0" w:after="0"/>
              <w:ind w:start="383" w:hanging="383"/>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categories:</w:t>
            </w:r>
            <w:r>
              <w:rPr>
                <w:rFonts w:eastAsia="Times New Roman" w:cs="Arial" w:ascii="Arial" w:hAnsi="Arial"/>
                <w:b/>
                <w:i/>
                <w:sz w:val="18"/>
                <w:lang w:val="en-US" w:eastAsia="en-US"/>
              </w:rPr>
              <w:br/>
              <w:t>F</w:t>
            </w:r>
            <w:r>
              <w:rPr>
                <w:rFonts w:eastAsia="Times New Roman" w:cs="Arial" w:ascii="Arial" w:hAnsi="Arial"/>
                <w:i/>
                <w:sz w:val="18"/>
                <w:lang w:val="en-US" w:eastAsia="en-US"/>
              </w:rPr>
              <w:t xml:space="preserve">  (correction)</w:t>
              <w:br/>
            </w:r>
            <w:r>
              <w:rPr>
                <w:rFonts w:eastAsia="Times New Roman" w:cs="Arial" w:ascii="Arial" w:hAnsi="Arial"/>
                <w:b/>
                <w:i/>
                <w:sz w:val="18"/>
                <w:lang w:val="en-US" w:eastAsia="en-US"/>
              </w:rPr>
              <w:t>A</w:t>
            </w:r>
            <w:r>
              <w:rPr>
                <w:rFonts w:eastAsia="Times New Roman" w:cs="Arial" w:ascii="Arial" w:hAnsi="Arial"/>
                <w:i/>
                <w:sz w:val="18"/>
                <w:lang w:val="en-US" w:eastAsia="en-US"/>
              </w:rPr>
              <w:t xml:space="preserve">  (mirror corresponding to a change in an earlier </w:t>
              <w:tab/>
              <w:tab/>
              <w:tab/>
              <w:tab/>
              <w:tab/>
              <w:tab/>
              <w:tab/>
              <w:tab/>
              <w:tab/>
              <w:tab/>
              <w:tab/>
              <w:tab/>
              <w:tab/>
              <w:t>release)</w:t>
              <w:br/>
            </w:r>
            <w:r>
              <w:rPr>
                <w:rFonts w:eastAsia="Times New Roman" w:cs="Arial" w:ascii="Arial" w:hAnsi="Arial"/>
                <w:b/>
                <w:i/>
                <w:sz w:val="18"/>
                <w:lang w:val="en-US" w:eastAsia="en-US"/>
              </w:rPr>
              <w:t>B</w:t>
            </w:r>
            <w:r>
              <w:rPr>
                <w:rFonts w:eastAsia="Times New Roman" w:cs="Arial" w:ascii="Arial" w:hAnsi="Arial"/>
                <w:i/>
                <w:sz w:val="18"/>
                <w:lang w:val="en-US" w:eastAsia="en-US"/>
              </w:rPr>
              <w:t xml:space="preserve">  (addition of feature), </w:t>
              <w:br/>
            </w:r>
            <w:r>
              <w:rPr>
                <w:rFonts w:eastAsia="Times New Roman" w:cs="Arial" w:ascii="Arial" w:hAnsi="Arial"/>
                <w:b/>
                <w:i/>
                <w:sz w:val="18"/>
                <w:lang w:val="en-US" w:eastAsia="en-US"/>
              </w:rPr>
              <w:t>C</w:t>
            </w:r>
            <w:r>
              <w:rPr>
                <w:rFonts w:eastAsia="Times New Roman" w:cs="Arial" w:ascii="Arial" w:hAnsi="Arial"/>
                <w:i/>
                <w:sz w:val="18"/>
                <w:lang w:val="en-US" w:eastAsia="en-US"/>
              </w:rPr>
              <w:t xml:space="preserve">  (functional modification of feature)</w:t>
              <w:br/>
            </w:r>
            <w:r>
              <w:rPr>
                <w:rFonts w:eastAsia="Times New Roman" w:cs="Arial" w:ascii="Arial" w:hAnsi="Arial"/>
                <w:b/>
                <w:i/>
                <w:sz w:val="18"/>
                <w:lang w:val="en-US" w:eastAsia="en-US"/>
              </w:rPr>
              <w:t>D</w:t>
            </w:r>
            <w:r>
              <w:rPr>
                <w:rFonts w:eastAsia="Times New Roman" w:cs="Arial" w:ascii="Arial" w:hAnsi="Arial"/>
                <w:i/>
                <w:sz w:val="18"/>
                <w:lang w:val="en-US" w:eastAsia="en-US"/>
              </w:rPr>
              <w:t xml:space="preserve">  (editorial modification)</w:t>
              <w:br/>
            </w:r>
            <w:r>
              <w:rPr>
                <w:rFonts w:eastAsia="Times New Roman" w:cs="Arial" w:ascii="Arial" w:hAnsi="Arial"/>
                <w:b/>
                <w:bCs/>
                <w:i/>
                <w:sz w:val="18"/>
                <w:lang w:val="en-US" w:eastAsia="en-US"/>
              </w:rPr>
              <w:t>S</w:t>
            </w:r>
            <w:r>
              <w:rPr>
                <w:rFonts w:eastAsia="Times New Roman" w:cs="Arial" w:ascii="Arial" w:hAnsi="Arial"/>
                <w:i/>
                <w:sz w:val="18"/>
                <w:lang w:val="en-US" w:eastAsia="en-US"/>
              </w:rPr>
              <w:t xml:space="preserve">  (adding to the sourcing companies’ CR statistics)</w:t>
            </w:r>
          </w:p>
          <w:p>
            <w:pPr>
              <w:pStyle w:val="Normal"/>
              <w:spacing w:before="0" w:after="120"/>
              <w:rPr>
                <w:rFonts w:ascii="Arial" w:hAnsi="Arial" w:eastAsia="Times New Roman" w:cs="Arial"/>
                <w:lang w:val="en-US" w:eastAsia="en-US"/>
              </w:rPr>
            </w:pPr>
            <w:r>
              <w:rPr>
                <w:rFonts w:eastAsia="Times New Roman" w:cs="Arial" w:ascii="Arial" w:hAnsi="Arial"/>
                <w:sz w:val="18"/>
                <w:lang w:val="en-US" w:eastAsia="en-US"/>
              </w:rPr>
              <w:t>Detailed explanations of the above categories can</w:t>
              <w:br/>
              <w:t xml:space="preserve">be found in 3GPP </w:t>
            </w:r>
            <w:hyperlink r:id="rId3">
              <w:r>
                <w:rPr>
                  <w:rStyle w:val="InternetLink"/>
                  <w:rFonts w:eastAsia="Times New Roman" w:cs="Arial" w:ascii="Arial" w:hAnsi="Arial"/>
                  <w:color w:val="0000FF"/>
                  <w:sz w:val="18"/>
                  <w:u w:val="single"/>
                  <w:lang w:val="en-US" w:eastAsia="en-US"/>
                </w:rPr>
                <w:t>TR 21.900</w:t>
              </w:r>
            </w:hyperlink>
            <w:r>
              <w:rPr>
                <w:rFonts w:eastAsia="Times New Roman" w:cs="Arial" w:ascii="Arial" w:hAnsi="Arial"/>
                <w:sz w:val="18"/>
                <w:lang w:val="en-US" w:eastAsia="en-US"/>
              </w:rPr>
              <w:t>.</w:t>
            </w:r>
          </w:p>
        </w:tc>
        <w:tc>
          <w:tcPr>
            <w:tcW w:w="3120" w:type="dxa"/>
            <w:gridSpan w:val="2"/>
            <w:tcBorders>
              <w:bottom w:val="single" w:sz="4" w:space="0" w:color="000000"/>
              <w:end w:val="single" w:sz="4" w:space="0" w:color="000000"/>
            </w:tcBorders>
          </w:tcPr>
          <w:p>
            <w:pPr>
              <w:pStyle w:val="Normal"/>
              <w:tabs>
                <w:tab w:val="clear" w:pos="284"/>
                <w:tab w:val="left" w:pos="950" w:leader="none"/>
              </w:tabs>
              <w:spacing w:before="0" w:after="0"/>
              <w:ind w:start="241" w:hanging="241"/>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releases:</w:t>
              <w:br/>
              <w:t>Rel-8</w:t>
              <w:tab/>
              <w:t>(Release 8)</w:t>
              <w:br/>
              <w:t>Rel-9</w:t>
              <w:tab/>
              <w:t>(Release 9)</w:t>
              <w:br/>
              <w:t>Rel-10</w:t>
              <w:tab/>
              <w:t>(Release 10)</w:t>
              <w:br/>
              <w:t>Rel-11</w:t>
              <w:tab/>
              <w:t>(Release 11)</w:t>
              <w:br/>
              <w:t>…</w:t>
              <w:br/>
              <w:t>Rel-16</w:t>
              <w:tab/>
              <w:t>(Release 16)</w:t>
              <w:br/>
              <w:t>Rel-17</w:t>
              <w:tab/>
              <w:t>(Release 17)</w:t>
              <w:br/>
              <w:t>Rel-18</w:t>
              <w:tab/>
              <w:t>(Release 18)</w:t>
              <w:br/>
              <w:t>Rel-19</w:t>
              <w:tab/>
              <w:t>(Release 19)</w:t>
            </w:r>
          </w:p>
        </w:tc>
      </w:tr>
      <w:tr>
        <w:trPr/>
        <w:tc>
          <w:tcPr>
            <w:tcW w:w="1843" w:type="dxa"/>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Reason for change:</w:t>
            </w:r>
          </w:p>
        </w:tc>
        <w:tc>
          <w:tcPr>
            <w:tcW w:w="6946" w:type="dxa"/>
            <w:gridSpan w:val="9"/>
            <w:tcBorders>
              <w:top w:val="single" w:sz="4" w:space="0" w:color="000000"/>
              <w:end w:val="single" w:sz="4" w:space="0" w:color="000000"/>
            </w:tcBorders>
            <w:shd w:fill="FFFFB2" w:val="clear"/>
          </w:tcPr>
          <w:p>
            <w:pPr>
              <w:pStyle w:val="Normal"/>
              <w:tabs>
                <w:tab w:val="clear" w:pos="284"/>
                <w:tab w:val="left" w:pos="384" w:leader="none"/>
              </w:tabs>
              <w:spacing w:before="20" w:after="80"/>
              <w:rPr>
                <w:rFonts w:ascii="Arial" w:hAnsi="Arial" w:eastAsia="SimSun;宋体" w:cs="Arial"/>
                <w:lang w:eastAsia="zh-CN"/>
              </w:rPr>
            </w:pPr>
            <w:r>
              <w:rPr>
                <w:rFonts w:eastAsia="Times New Roman" w:cs="Arial" w:ascii="Arial" w:hAnsi="Arial"/>
                <w:lang w:val="en-US" w:eastAsia="en-US"/>
              </w:rPr>
              <w:t xml:space="preserve">RAN3 </w:t>
            </w:r>
            <w:r>
              <w:rPr>
                <w:rFonts w:eastAsia="SimSun;宋体" w:cs="Arial" w:ascii="Arial" w:hAnsi="Arial"/>
                <w:lang w:eastAsia="zh-CN"/>
              </w:rPr>
              <w:t xml:space="preserve">received the LS in R3-237152 to transfer the MBS Assistance information from SMF to target NG-RAN node for Xn based handover or connection resume. Target SMF need to trigger an NGAP PDU Session Modification procedure after every Xn handover or connection resume and include the MBS Assistance Information in the NGAP PDU Session Modification Request message but this generates significant additional processing and signaling. </w:t>
            </w:r>
          </w:p>
          <w:p>
            <w:pPr>
              <w:pStyle w:val="Normal"/>
              <w:tabs>
                <w:tab w:val="clear" w:pos="284"/>
                <w:tab w:val="left" w:pos="384" w:leader="none"/>
              </w:tabs>
              <w:spacing w:before="20" w:after="80"/>
              <w:rPr>
                <w:rFonts w:ascii="Arial" w:hAnsi="Arial" w:eastAsia="SimSun;宋体" w:cs="Arial"/>
                <w:lang w:eastAsia="zh-CN"/>
              </w:rPr>
            </w:pPr>
            <w:r>
              <w:rPr>
                <w:rFonts w:eastAsia="SimSun;宋体" w:cs="Arial" w:ascii="Arial" w:hAnsi="Arial"/>
                <w:lang w:eastAsia="zh-CN"/>
              </w:rPr>
              <w:t xml:space="preserve">However, the transfer is actually only really needed when the source NG-RAN node does not support the MBS Inactive Mode Reception. </w:t>
            </w:r>
          </w:p>
          <w:p>
            <w:pPr>
              <w:pStyle w:val="Normal"/>
              <w:tabs>
                <w:tab w:val="clear" w:pos="284"/>
                <w:tab w:val="left" w:pos="384" w:leader="none"/>
              </w:tabs>
              <w:spacing w:before="20" w:after="80"/>
              <w:rPr>
                <w:rFonts w:ascii="Arial" w:hAnsi="Arial" w:eastAsia="Times New Roman" w:cs="Arial"/>
                <w:lang w:val="en-US" w:eastAsia="en-US"/>
              </w:rPr>
            </w:pPr>
            <w:r>
              <w:rPr>
                <w:rFonts w:eastAsia="SimSun;宋体" w:cs="Arial" w:ascii="Arial" w:hAnsi="Arial"/>
                <w:lang w:eastAsia="zh-CN"/>
              </w:rPr>
              <w:t xml:space="preserve">In order to limit the extra SMF processing and signaling, it is useful if SMF can learn in advance whether an NG-RAN node supports the MBS multicast Reception in RRC inactive state, and only need to trigger NGAP PDU Session Modification procedure to provide MBS Assistance Information in case the source NG-RAN node does not support multicast Reception in RRC inactive state. </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Summary of change:</w:t>
            </w:r>
          </w:p>
        </w:tc>
        <w:tc>
          <w:tcPr>
            <w:tcW w:w="6946" w:type="dxa"/>
            <w:gridSpan w:val="9"/>
            <w:tcBorders>
              <w:end w:val="single" w:sz="4" w:space="0" w:color="000000"/>
            </w:tcBorders>
            <w:shd w:fill="FFFFB2" w:val="clear"/>
          </w:tcPr>
          <w:p>
            <w:pPr>
              <w:pStyle w:val="Normal"/>
              <w:spacing w:before="0" w:after="0"/>
              <w:rPr>
                <w:rFonts w:ascii="Arial" w:hAnsi="Arial" w:eastAsia="Times New Roman" w:cs="Arial"/>
                <w:lang w:val="en-US" w:eastAsia="en-US"/>
              </w:rPr>
            </w:pPr>
            <w:r>
              <w:rPr>
                <w:rFonts w:eastAsia="Times New Roman" w:cs="Arial" w:ascii="Arial" w:hAnsi="Arial"/>
                <w:lang w:val="en-US" w:eastAsia="en-US"/>
              </w:rPr>
              <w:t xml:space="preserve">The </w:t>
            </w:r>
            <w:r>
              <w:rPr>
                <w:rFonts w:eastAsia="Times New Roman" w:cs="Arial" w:ascii="Arial" w:hAnsi="Arial"/>
                <w:i/>
                <w:iCs/>
                <w:lang w:val="en-US" w:eastAsia="en-US"/>
              </w:rPr>
              <w:t>MBS Support Indicator</w:t>
            </w:r>
            <w:r>
              <w:rPr>
                <w:rFonts w:eastAsia="Times New Roman" w:cs="Arial" w:ascii="Arial" w:hAnsi="Arial"/>
                <w:lang w:val="en-US" w:eastAsia="en-US"/>
              </w:rPr>
              <w:t xml:space="preserve"> IE is extended with new codepoint to indicate support of Multicast Reception in RRC inactive state and the existing codepoint is renamed. </w:t>
            </w:r>
          </w:p>
          <w:p>
            <w:pPr>
              <w:pStyle w:val="Normal"/>
              <w:spacing w:before="0" w:after="0"/>
              <w:rPr>
                <w:rFonts w:ascii="Arial" w:hAnsi="Arial" w:eastAsia="SimSun;宋体" w:cs="Arial"/>
                <w:u w:val="single"/>
                <w:lang w:val="en-US" w:eastAsia="zh-CN"/>
              </w:rPr>
            </w:pPr>
            <w:r>
              <w:rPr>
                <w:rFonts w:eastAsia="SimSun;宋体" w:cs="Arial" w:ascii="Arial" w:hAnsi="Arial"/>
                <w:u w:val="single"/>
                <w:lang w:val="en-US" w:eastAsia="zh-CN"/>
              </w:rPr>
            </w:r>
          </w:p>
          <w:p>
            <w:pPr>
              <w:pStyle w:val="Normal"/>
              <w:spacing w:before="0" w:after="0"/>
              <w:rPr>
                <w:rFonts w:ascii="Arial" w:hAnsi="Arial" w:eastAsia="SimSun;宋体" w:cs="Arial"/>
                <w:u w:val="single"/>
                <w:lang w:eastAsia="zh-CN"/>
              </w:rPr>
            </w:pPr>
            <w:r>
              <w:rPr>
                <w:rFonts w:eastAsia="SimSun;宋体" w:cs="Arial" w:ascii="Arial" w:hAnsi="Arial"/>
                <w:u w:val="single"/>
                <w:lang w:eastAsia="zh-CN"/>
              </w:rPr>
              <w:t>Impact assessment towards the previous version of the specification (same release):</w:t>
            </w:r>
          </w:p>
          <w:p>
            <w:pPr>
              <w:pStyle w:val="Normal"/>
              <w:spacing w:before="0" w:after="0"/>
              <w:rPr>
                <w:rFonts w:ascii="Arial" w:hAnsi="Arial" w:eastAsia="SimSun;宋体" w:cs="Arial"/>
                <w:lang w:eastAsia="zh-CN"/>
              </w:rPr>
            </w:pPr>
            <w:r>
              <w:rPr>
                <w:rFonts w:eastAsia="SimSun;宋体" w:cs="Arial" w:ascii="Arial" w:hAnsi="Arial"/>
                <w:lang w:eastAsia="zh-CN"/>
              </w:rPr>
              <w:t>This CR has an isolated impact towards the previous version of the specification (same release).</w:t>
            </w:r>
          </w:p>
          <w:p>
            <w:pPr>
              <w:pStyle w:val="Normal"/>
              <w:spacing w:before="0" w:after="0"/>
              <w:rPr>
                <w:rFonts w:ascii="Arial" w:hAnsi="Arial" w:eastAsia="Times New Roman" w:cs="Arial"/>
                <w:lang w:val="en-US" w:eastAsia="en-US"/>
              </w:rPr>
            </w:pPr>
            <w:r>
              <w:rPr>
                <w:rFonts w:eastAsia="SimSun;宋体" w:cs="Arial" w:ascii="Arial" w:hAnsi="Arial"/>
                <w:lang w:eastAsia="zh-CN"/>
              </w:rPr>
              <w:t xml:space="preserve">This CR has an impact on </w:t>
            </w:r>
            <w:r>
              <w:rPr>
                <w:rFonts w:eastAsia="SimSun;宋体" w:cs="Arial" w:ascii="Arial" w:hAnsi="Arial"/>
                <w:lang w:val="en-US" w:eastAsia="en-US"/>
              </w:rPr>
              <w:t>the</w:t>
            </w:r>
            <w:r>
              <w:rPr>
                <w:rFonts w:eastAsia="SimSun;宋体" w:cs="Arial" w:ascii="Arial" w:hAnsi="Arial"/>
                <w:lang w:val="en-US" w:eastAsia="en-US"/>
              </w:rPr>
              <w:t xml:space="preserve"> MBS function.</w:t>
            </w:r>
          </w:p>
          <w:p>
            <w:pPr>
              <w:pStyle w:val="Normal"/>
              <w:spacing w:before="0" w:after="0"/>
              <w:ind w:start="100" w:hanging="0"/>
              <w:rPr>
                <w:rFonts w:ascii="Arial" w:hAnsi="Arial" w:eastAsia="Times New Roman" w:cs="Arial"/>
                <w:lang w:val="en-US" w:eastAsia="en-US"/>
              </w:rPr>
            </w:pPr>
            <w:r>
              <w:rPr>
                <w:rFonts w:eastAsia="Times New Roman" w:cs="Arial" w:ascii="Arial" w:hAnsi="Arial"/>
                <w:lang w:val="en-US" w:eastAsia="en-US"/>
              </w:rPr>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Consequences if not approved:</w:t>
            </w:r>
          </w:p>
        </w:tc>
        <w:tc>
          <w:tcPr>
            <w:tcW w:w="6946" w:type="dxa"/>
            <w:gridSpan w:val="9"/>
            <w:tcBorders>
              <w:bottom w:val="single" w:sz="4" w:space="0" w:color="000000"/>
              <w:end w:val="single" w:sz="4" w:space="0" w:color="000000"/>
            </w:tcBorders>
            <w:shd w:fill="FFFFB2" w:val="clear"/>
          </w:tcPr>
          <w:p>
            <w:pPr>
              <w:pStyle w:val="Normal"/>
              <w:spacing w:before="0" w:after="0"/>
              <w:rPr>
                <w:rFonts w:ascii="Arial" w:hAnsi="Arial" w:eastAsia="Times New Roman" w:cs="Arial"/>
                <w:lang w:val="en-US" w:eastAsia="en-US"/>
              </w:rPr>
            </w:pPr>
            <w:r>
              <w:rPr>
                <w:rFonts w:eastAsia="SimSun;宋体" w:cs="Arial" w:ascii="Arial" w:hAnsi="Arial"/>
                <w:lang w:eastAsia="zh-CN"/>
              </w:rPr>
              <w:t xml:space="preserve">If the SMF is not aware of the non-homogenous NG-RAN deployment it would need to generate PDU session modification at Xn mobility. </w:t>
            </w:r>
          </w:p>
        </w:tc>
      </w:tr>
      <w:tr>
        <w:trPr/>
        <w:tc>
          <w:tcPr>
            <w:tcW w:w="2694" w:type="dxa"/>
            <w:gridSpan w:val="2"/>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Clauses affected:</w:t>
            </w:r>
          </w:p>
        </w:tc>
        <w:tc>
          <w:tcPr>
            <w:tcW w:w="6946" w:type="dxa"/>
            <w:gridSpan w:val="9"/>
            <w:tcBorders>
              <w:top w:val="single" w:sz="4" w:space="0" w:color="000000"/>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lang w:val="en-US" w:eastAsia="en-US"/>
              </w:rPr>
              <w:t>8.2.1.2, 8.2.3.2, 8.4.2.2, 8.4.4.2, 9.3.1.210, 9.4.5</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84" w:type="dxa"/>
            <w:tcBorders>
              <w:top w:val="single" w:sz="4" w:space="0" w:color="000000"/>
              <w:start w:val="single" w:sz="4" w:space="0" w:color="000000"/>
              <w:bottom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Y</w:t>
            </w:r>
          </w:p>
        </w:tc>
        <w:tc>
          <w:tcPr>
            <w:tcW w:w="284"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N</w:t>
            </w:r>
          </w:p>
        </w:tc>
        <w:tc>
          <w:tcPr>
            <w:tcW w:w="2977" w:type="dxa"/>
            <w:gridSpan w:val="4"/>
            <w:tcBorders/>
          </w:tcPr>
          <w:p>
            <w:pPr>
              <w:pStyle w:val="Normal"/>
              <w:tabs>
                <w:tab w:val="clear" w:pos="284"/>
                <w:tab w:val="right" w:pos="2893" w:leader="none"/>
              </w:tabs>
              <w:snapToGrid w:val="false"/>
              <w:spacing w:before="0" w:after="0"/>
              <w:rPr>
                <w:rFonts w:ascii="Arial" w:hAnsi="Arial" w:eastAsia="Times New Roman" w:cs="Arial"/>
                <w:b/>
                <w:b/>
                <w:caps/>
                <w:lang w:val="en-US" w:eastAsia="en-US"/>
              </w:rPr>
            </w:pPr>
            <w:r>
              <w:rPr>
                <w:rFonts w:eastAsia="Times New Roman" w:cs="Arial" w:ascii="Arial" w:hAnsi="Arial"/>
                <w:b/>
                <w:caps/>
                <w:lang w:val="en-US" w:eastAsia="en-US"/>
              </w:rPr>
            </w:r>
          </w:p>
        </w:tc>
        <w:tc>
          <w:tcPr>
            <w:tcW w:w="3401" w:type="dxa"/>
            <w:gridSpan w:val="3"/>
            <w:tcBorders>
              <w:end w:val="single" w:sz="4" w:space="0" w:color="000000"/>
            </w:tcBorders>
          </w:tcPr>
          <w:p>
            <w:pPr>
              <w:pStyle w:val="Normal"/>
              <w:snapToGrid w:val="false"/>
              <w:spacing w:before="0" w:after="0"/>
              <w:ind w:start="99" w:hanging="0"/>
              <w:rPr>
                <w:rFonts w:ascii="Arial" w:hAnsi="Arial" w:eastAsia="Times New Roman" w:cs="Arial"/>
                <w:lang w:val="en-US" w:eastAsia="en-US"/>
              </w:rPr>
            </w:pPr>
            <w:r>
              <w:rPr>
                <w:rFonts w:eastAsia="Times New Roman" w:cs="Arial" w:ascii="Arial" w:hAnsi="Arial"/>
                <w:lang w:val="en-US" w:eastAsia="en-US"/>
              </w:rPr>
            </w:r>
          </w:p>
        </w:tc>
      </w:tr>
      <w:tr>
        <w:trPr/>
        <w:tc>
          <w:tcPr>
            <w:tcW w:w="2694"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specs</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tabs>
                <w:tab w:val="clear" w:pos="284"/>
                <w:tab w:val="right" w:pos="2893" w:leader="none"/>
              </w:tabs>
              <w:spacing w:before="0" w:after="0"/>
              <w:rPr>
                <w:rFonts w:ascii="Arial" w:hAnsi="Arial"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Other core specifications</w:t>
              <w:tab/>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TS/TR … CR …</w:t>
            </w:r>
          </w:p>
        </w:tc>
      </w:tr>
      <w:tr>
        <w:trPr/>
        <w:tc>
          <w:tcPr>
            <w:tcW w:w="2694" w:type="dxa"/>
            <w:gridSpan w:val="2"/>
            <w:tcBorders>
              <w:start w:val="single" w:sz="4" w:space="0" w:color="000000"/>
            </w:tcBorders>
          </w:tcPr>
          <w:p>
            <w:pPr>
              <w:pStyle w:val="Normal"/>
              <w:spacing w:before="0" w:after="0"/>
              <w:rPr>
                <w:rFonts w:ascii="Arial" w:hAnsi="Arial" w:eastAsia="Times New Roman" w:cs="Arial"/>
                <w:b/>
                <w:b/>
                <w:i/>
                <w:i/>
                <w:lang w:val="en-US" w:eastAsia="en-US"/>
              </w:rPr>
            </w:pPr>
            <w:r>
              <w:rPr>
                <w:rFonts w:eastAsia="Times New Roman" w:cs="Arial" w:ascii="Arial" w:hAnsi="Arial"/>
                <w:b/>
                <w:i/>
                <w:lang w:val="en-US" w:eastAsia="en-US"/>
              </w:rPr>
              <w:t>affected:</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spacing w:before="0" w:after="0"/>
              <w:rPr>
                <w:rFonts w:ascii="Arial" w:hAnsi="Arial"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Test specifications</w:t>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TS/TR ... CR ...</w:t>
            </w:r>
          </w:p>
        </w:tc>
      </w:tr>
      <w:tr>
        <w:trPr/>
        <w:tc>
          <w:tcPr>
            <w:tcW w:w="2694" w:type="dxa"/>
            <w:gridSpan w:val="2"/>
            <w:tcBorders>
              <w:start w:val="single" w:sz="4" w:space="0" w:color="000000"/>
            </w:tcBorders>
          </w:tcPr>
          <w:p>
            <w:pPr>
              <w:pStyle w:val="Normal"/>
              <w:spacing w:before="0" w:after="0"/>
              <w:rPr>
                <w:rFonts w:ascii="Arial" w:hAnsi="Arial" w:eastAsia="Times New Roman" w:cs="Arial"/>
                <w:b/>
                <w:b/>
                <w:i/>
                <w:i/>
                <w:lang w:val="en-US" w:eastAsia="en-US"/>
              </w:rPr>
            </w:pPr>
            <w:r>
              <w:rPr>
                <w:rFonts w:eastAsia="Times New Roman" w:cs="Arial" w:ascii="Arial" w:hAnsi="Arial"/>
                <w:b/>
                <w:i/>
                <w:lang w:val="en-US" w:eastAsia="en-US"/>
              </w:rPr>
              <w:t>(show related CRs)</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spacing w:before="0" w:after="0"/>
              <w:rPr>
                <w:rFonts w:ascii="Arial" w:hAnsi="Arial"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O&amp;M Specifications</w:t>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 xml:space="preserve">TS/TR ... CR ... </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694"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comments:</w:t>
            </w:r>
          </w:p>
        </w:tc>
        <w:tc>
          <w:tcPr>
            <w:tcW w:w="6946" w:type="dxa"/>
            <w:gridSpan w:val="9"/>
            <w:tcBorders>
              <w:bottom w:val="single" w:sz="4" w:space="0" w:color="000000"/>
              <w:end w:val="single" w:sz="4" w:space="0" w:color="000000"/>
            </w:tcBorders>
            <w:shd w:fill="FFFFB2" w:val="clear"/>
          </w:tcPr>
          <w:p>
            <w:pPr>
              <w:pStyle w:val="Normal"/>
              <w:snapToGrid w:val="false"/>
              <w:spacing w:before="0" w:after="0"/>
              <w:ind w:start="100" w:hanging="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694" w:type="dxa"/>
            <w:gridSpan w:val="2"/>
            <w:tcBorders>
              <w:top w:val="single" w:sz="4" w:space="0" w:color="000000"/>
              <w:bottom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top w:val="single" w:sz="4" w:space="0" w:color="000000"/>
              <w:bottom w:val="single" w:sz="4" w:space="0" w:color="000000"/>
            </w:tcBorders>
            <w:shd w:fill="FFFFFF" w:val="clear"/>
          </w:tcPr>
          <w:p>
            <w:pPr>
              <w:pStyle w:val="Normal"/>
              <w:snapToGrid w:val="false"/>
              <w:spacing w:before="0" w:after="0"/>
              <w:ind w:start="100" w:hanging="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This CR's revision history:</w:t>
            </w:r>
          </w:p>
        </w:tc>
        <w:tc>
          <w:tcPr>
            <w:tcW w:w="6946" w:type="dxa"/>
            <w:gridSpan w:val="9"/>
            <w:tcBorders>
              <w:top w:val="single" w:sz="4" w:space="0" w:color="000000"/>
              <w:bottom w:val="single" w:sz="4" w:space="0" w:color="000000"/>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Arial" w:cs="Arial" w:ascii="Arial" w:hAnsi="Arial"/>
                <w:lang w:val="en-US" w:eastAsia="en-US"/>
              </w:rPr>
              <w:t xml:space="preserve"> </w:t>
            </w:r>
          </w:p>
        </w:tc>
      </w:tr>
    </w:tbl>
    <w:p>
      <w:pPr>
        <w:pStyle w:val="Normal"/>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p>
      <w:pPr>
        <w:sectPr>
          <w:type w:val="nextPage"/>
          <w:pgSz w:w="11906" w:h="16838"/>
          <w:pgMar w:left="1134" w:right="1134" w:gutter="0" w:header="0" w:top="1418" w:footer="0" w:bottom="1134"/>
          <w:pgNumType w:fmt="decimal"/>
          <w:formProt w:val="false"/>
          <w:textDirection w:val="lrTb"/>
          <w:docGrid w:type="default" w:linePitch="360" w:charSpace="0"/>
        </w:sectPr>
        <w:pStyle w:val="Normal"/>
        <w:rPr>
          <w:rFonts w:ascii="Arial" w:hAnsi="Arial" w:eastAsia="Times New Roman" w:cs="Arial"/>
          <w:sz w:val="8"/>
          <w:szCs w:val="8"/>
          <w:lang w:val="en-US" w:eastAsia="en-US"/>
        </w:rPr>
      </w:pPr>
      <w:r>
        <w:rPr>
          <w:rFonts w:eastAsia="Times New Roman" w:cs="Arial" w:ascii="Arial" w:hAnsi="Arial"/>
          <w:sz w:val="8"/>
          <w:szCs w:val="8"/>
          <w:lang w:val="en-US" w:eastAsia="en-US"/>
        </w:rPr>
      </w:r>
    </w:p>
    <w:p>
      <w:pPr>
        <w:pStyle w:val="Normal"/>
        <w:jc w:val="center"/>
        <w:rPr>
          <w:rFonts w:eastAsia="Times New Roman"/>
          <w:color w:val="FF0000"/>
        </w:rPr>
      </w:pPr>
      <w:r>
        <w:rPr>
          <w:rFonts w:eastAsia="Times New Roman"/>
          <w:color w:val="FF0000"/>
        </w:rPr>
        <w:t>&lt;&lt;&lt;&lt;&lt;&lt;&lt;&lt;&lt;&lt;&lt;&lt;&lt;&lt;&lt;&lt;&lt;&lt;&lt;&lt; First Change &gt;&gt;&gt;&gt;&gt;&gt;&gt;&gt;&gt;&gt;&gt;&gt;&gt;&gt;&gt;&gt;&gt;&gt;&gt;&gt;</w:t>
      </w:r>
    </w:p>
    <w:p>
      <w:pPr>
        <w:pStyle w:val="Heading4"/>
        <w:ind w:start="1418" w:hanging="1418"/>
        <w:rPr/>
      </w:pPr>
      <w:r>
        <w:rPr/>
        <w:t>8.2.1.2</w:t>
        <w:tab/>
        <w:t>Successful Operation</w:t>
      </w:r>
    </w:p>
    <w:p>
      <w:pPr>
        <w:pStyle w:val="TH"/>
        <w:rPr/>
      </w:pPr>
      <w:r>
        <w:rPr/>
        <w:object w:dxaOrig="9183" w:dyaOrig="3242">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44.65pt;height:119pt" filled="f" o:ole="">
            <v:imagedata r:id="rId5" o:title=""/>
          </v:shape>
          <o:OLEObject Type="Embed" ProgID="" ShapeID="ole_rId4" DrawAspect="Content" ObjectID="_1533814535" r:id="rId4"/>
        </w:object>
      </w:r>
    </w:p>
    <w:p>
      <w:pPr>
        <w:pStyle w:val="TF"/>
        <w:rPr/>
      </w:pPr>
      <w:r>
        <w:rPr/>
        <w:t>Figure 8.2.1.2-1: PDU session resource setup: successful operation</w:t>
      </w:r>
    </w:p>
    <w:p>
      <w:pPr>
        <w:pStyle w:val="Normal"/>
        <w:rPr/>
      </w:pPr>
      <w:r>
        <w:rPr/>
        <w:t>The AMF initiates the procedure by sending a PDU SESSION RESOURCE SETUP REQUEST message to the NG-RAN node.</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FirstChange"/>
        <w:rPr/>
      </w:pPr>
      <w:r>
        <w:rPr/>
        <w:t>&lt;&lt;&lt;&lt;&lt;&lt;&lt;&lt;&lt;&lt;&lt;&lt;&lt;&lt;&lt;&lt;&lt;&lt;&lt;&lt; Unmodified Text Omitted &gt;&gt;&gt;&gt;&gt;&gt;&gt;&gt;&gt;&gt;&gt;&gt;&gt;&gt;&gt;&gt;&gt;&gt;&gt;&gt;</w:t>
      </w:r>
    </w:p>
    <w:p>
      <w:pPr>
        <w:pStyle w:val="Normal"/>
        <w:overflowPunct w:val="false"/>
        <w:autoSpaceDE w:val="false"/>
        <w:textAlignment w:val="baseline"/>
        <w:rPr>
          <w:rFonts w:eastAsia="Times New Roman"/>
          <w:lang w:eastAsia="ja-JP"/>
        </w:rPr>
      </w:pPr>
      <w:bookmarkStart w:id="1" w:name="_Hlk152107007"/>
      <w:r>
        <w:rPr>
          <w:rFonts w:eastAsia="Times New Roman"/>
          <w:lang w:eastAsia="ja-JP"/>
        </w:rPr>
        <w:t xml:space="preserve">If the </w:t>
      </w:r>
      <w:r>
        <w:rPr>
          <w:rFonts w:eastAsia="Times New Roman"/>
          <w:i/>
          <w:iCs/>
          <w:lang w:eastAsia="ja-JP"/>
        </w:rPr>
        <w:t>PDU Set QoS Parameters</w:t>
      </w:r>
      <w:r>
        <w:rPr>
          <w:rFonts w:eastAsia="Times New Roman"/>
          <w:lang w:eastAsia="ja-JP"/>
        </w:rPr>
        <w:t xml:space="preserve"> IE</w:t>
      </w:r>
      <w:r>
        <w:rPr>
          <w:rFonts w:eastAsia="Times New Roman"/>
          <w:lang w:eastAsia="ko-KR"/>
        </w:rPr>
        <w:t xml:space="preserve"> is included in the PDU SESSION RESOURCE SETUP REQUEST </w:t>
      </w:r>
      <w:r>
        <w:rPr>
          <w:rFonts w:eastAsia="Times New Roman"/>
          <w:lang w:eastAsia="ja-JP"/>
        </w:rPr>
        <w:t xml:space="preserve">message, the NG-RAN node shall, if supported, report in the PDU SESSION RESOURCE SETUP RESPONSE message the </w:t>
      </w:r>
      <w:r>
        <w:rPr>
          <w:rFonts w:eastAsia="Times New Roman"/>
          <w:i/>
          <w:lang w:eastAsia="ja-JP"/>
        </w:rPr>
        <w:t>PDU Set based Handling Indicator</w:t>
      </w:r>
      <w:r>
        <w:rPr>
          <w:rFonts w:eastAsia="Times New Roman"/>
          <w:lang w:eastAsia="ja-JP"/>
        </w:rPr>
        <w:t xml:space="preserve"> IE in the </w:t>
      </w:r>
      <w:r>
        <w:rPr>
          <w:rFonts w:eastAsia="Times New Roman"/>
          <w:i/>
          <w:iCs/>
          <w:lang w:eastAsia="ja-JP"/>
        </w:rPr>
        <w:t xml:space="preserve">PDU Session Resource Setup Response Transfer </w:t>
      </w:r>
      <w:r>
        <w:rPr>
          <w:rFonts w:eastAsia="Times New Roman"/>
          <w:lang w:eastAsia="ja-JP"/>
        </w:rPr>
        <w:t xml:space="preserve">IE. If the </w:t>
      </w:r>
      <w:r>
        <w:rPr>
          <w:rFonts w:eastAsia="Times New Roman"/>
          <w:i/>
          <w:lang w:eastAsia="ja-JP"/>
        </w:rPr>
        <w:t>PDU Set based Handling Indicator</w:t>
      </w:r>
      <w:r>
        <w:rPr>
          <w:rFonts w:eastAsia="Times New Roman"/>
          <w:lang w:eastAsia="ja-JP"/>
        </w:rPr>
        <w:t xml:space="preserve"> IE is included in the </w:t>
      </w:r>
      <w:r>
        <w:rPr>
          <w:rFonts w:eastAsia="Times New Roman"/>
          <w:i/>
          <w:iCs/>
          <w:lang w:eastAsia="ja-JP"/>
        </w:rPr>
        <w:t xml:space="preserve">PDU Session Resource Setup Response Transfer </w:t>
      </w:r>
      <w:r>
        <w:rPr>
          <w:rFonts w:eastAsia="Times New Roman"/>
          <w:lang w:eastAsia="ja-JP"/>
        </w:rPr>
        <w:t>IE</w:t>
      </w:r>
      <w:r>
        <w:rPr>
          <w:rFonts w:eastAsia="Times New Roman"/>
          <w:lang w:eastAsia="ko-KR"/>
        </w:rPr>
        <w:t xml:space="preserve"> in the PDU </w:t>
      </w:r>
      <w:r>
        <w:rPr>
          <w:rFonts w:eastAsia="Times New Roman"/>
          <w:iCs/>
          <w:lang w:eastAsia="zh-CN"/>
        </w:rPr>
        <w:t>SESSION</w:t>
      </w:r>
      <w:r>
        <w:rPr>
          <w:rFonts w:eastAsia="Times New Roman"/>
          <w:lang w:eastAsia="ko-KR"/>
        </w:rPr>
        <w:t xml:space="preserve"> RESOURCE SETUP RESPONSE</w:t>
      </w:r>
      <w:r>
        <w:rPr>
          <w:rFonts w:eastAsia="Times New Roman"/>
          <w:lang w:eastAsia="ja-JP"/>
        </w:rPr>
        <w:t xml:space="preserve"> message, the SMF shall, if supported, handle this information as specified in TS 23.501 [9].</w:t>
      </w:r>
      <w:bookmarkEnd w:id="1"/>
    </w:p>
    <w:p>
      <w:pPr>
        <w:pStyle w:val="Normal"/>
        <w:overflowPunct w:val="false"/>
        <w:autoSpaceDE w:val="false"/>
        <w:textAlignment w:val="baseline"/>
        <w:rPr>
          <w:rFonts w:eastAsia="Times New Roman"/>
          <w:lang w:eastAsia="ja-JP"/>
        </w:rPr>
      </w:pPr>
      <w:ins w:id="0" w:author="Nok-1" w:date="2024-01-04T16:03:00Z">
        <w:r>
          <w:rPr>
            <w:rFonts w:eastAsia="Times New Roman"/>
            <w:lang w:eastAsia="ja-JP"/>
          </w:rPr>
          <w:t xml:space="preserve">If the </w:t>
        </w:r>
      </w:ins>
      <w:ins w:id="1" w:author="Nok-1" w:date="2024-01-04T16:04:00Z">
        <w:r>
          <w:rPr>
            <w:rFonts w:eastAsia="Times New Roman"/>
            <w:i/>
            <w:lang w:eastAsia="ja-JP"/>
          </w:rPr>
          <w:t xml:space="preserve">MBS </w:t>
        </w:r>
      </w:ins>
      <w:ins w:id="2" w:author="Nok-1" w:date="2024-02-29T13:06:00Z">
        <w:r>
          <w:rPr>
            <w:rFonts w:eastAsia="Times New Roman"/>
            <w:i/>
            <w:lang w:eastAsia="ja-JP"/>
          </w:rPr>
          <w:t>Support</w:t>
        </w:r>
      </w:ins>
      <w:ins w:id="3" w:author="Ericsson User" w:date="2024-03-01T08:55:00Z">
        <w:r>
          <w:rPr>
            <w:rFonts w:eastAsia="Times New Roman"/>
            <w:i/>
            <w:lang w:eastAsia="ja-JP"/>
          </w:rPr>
          <w:t xml:space="preserve"> Indicator</w:t>
        </w:r>
      </w:ins>
      <w:ins w:id="4" w:author="Nok-1" w:date="2024-01-04T16:03:00Z">
        <w:r>
          <w:rPr>
            <w:rFonts w:eastAsia="Times New Roman"/>
            <w:lang w:eastAsia="ja-JP"/>
          </w:rPr>
          <w:t xml:space="preserve"> IE is included in the </w:t>
        </w:r>
      </w:ins>
      <w:ins w:id="5" w:author="Nok-1" w:date="2024-01-04T16:03:00Z">
        <w:r>
          <w:rPr>
            <w:rFonts w:eastAsia="Times New Roman"/>
            <w:i/>
            <w:iCs/>
            <w:lang w:eastAsia="ja-JP"/>
          </w:rPr>
          <w:t xml:space="preserve">PDU Session Resource Setup Response Transfer </w:t>
        </w:r>
      </w:ins>
      <w:ins w:id="6" w:author="Nok-1" w:date="2024-01-04T16:03:00Z">
        <w:r>
          <w:rPr>
            <w:rFonts w:eastAsia="Times New Roman"/>
            <w:lang w:eastAsia="ja-JP"/>
          </w:rPr>
          <w:t>IE</w:t>
        </w:r>
      </w:ins>
      <w:ins w:id="7" w:author="Nok-1" w:date="2024-01-04T16:03:00Z">
        <w:r>
          <w:rPr>
            <w:rFonts w:eastAsia="Times New Roman"/>
            <w:lang w:eastAsia="ko-KR"/>
          </w:rPr>
          <w:t xml:space="preserve"> in the PDU </w:t>
        </w:r>
      </w:ins>
      <w:ins w:id="8" w:author="Nok-1" w:date="2024-01-04T16:03:00Z">
        <w:r>
          <w:rPr>
            <w:rFonts w:eastAsia="Times New Roman"/>
            <w:iCs/>
            <w:lang w:eastAsia="zh-CN"/>
          </w:rPr>
          <w:t>SESSION</w:t>
        </w:r>
      </w:ins>
      <w:ins w:id="9" w:author="Nok-1" w:date="2024-01-04T16:03:00Z">
        <w:r>
          <w:rPr>
            <w:rFonts w:eastAsia="Times New Roman"/>
            <w:lang w:eastAsia="ko-KR"/>
          </w:rPr>
          <w:t xml:space="preserve"> RESOURCE SETUP RESPONSE</w:t>
        </w:r>
      </w:ins>
      <w:ins w:id="10" w:author="Nok-1" w:date="2024-01-04T16:03:00Z">
        <w:r>
          <w:rPr>
            <w:rFonts w:eastAsia="Times New Roman"/>
            <w:lang w:eastAsia="ja-JP"/>
          </w:rPr>
          <w:t xml:space="preserve"> message, the SMF shall, if supported, handle this information as specified in TS 23.</w:t>
        </w:r>
      </w:ins>
      <w:ins w:id="11" w:author="Ericsson User" w:date="2024-03-01T08:56:00Z">
        <w:r>
          <w:rPr>
            <w:rFonts w:eastAsia="Times New Roman"/>
            <w:lang w:eastAsia="ja-JP"/>
          </w:rPr>
          <w:t>247 [44]</w:t>
        </w:r>
      </w:ins>
      <w:ins w:id="12" w:author="Nok-1" w:date="2024-01-04T16:03:00Z">
        <w:r>
          <w:rPr>
            <w:rFonts w:eastAsia="Times New Roman"/>
            <w:lang w:eastAsia="ja-JP"/>
          </w:rPr>
          <w:t>.</w:t>
        </w:r>
      </w:ins>
    </w:p>
    <w:p>
      <w:pPr>
        <w:pStyle w:val="Normal"/>
        <w:overflowPunct w:val="false"/>
        <w:autoSpaceDE w:val="false"/>
        <w:textAlignment w:val="baseline"/>
        <w:rPr/>
      </w:pPr>
      <w:r>
        <w:rPr>
          <w:rFonts w:eastAsia="Times New Roman"/>
          <w:b/>
          <w:lang w:eastAsia="ko-KR"/>
        </w:rPr>
        <w:t>Interactions with</w:t>
      </w:r>
      <w:r>
        <w:rPr>
          <w:rFonts w:eastAsia="SimSun;宋体"/>
          <w:b/>
          <w:lang w:eastAsia="zh-CN"/>
        </w:rPr>
        <w:t xml:space="preserve"> Handover </w:t>
      </w:r>
      <w:r>
        <w:rPr>
          <w:rFonts w:eastAsia="SimSun;宋体"/>
          <w:b/>
          <w:lang w:eastAsia="zh-CN"/>
        </w:rPr>
        <w:t>Preparation</w:t>
      </w:r>
      <w:r>
        <w:rPr>
          <w:rFonts w:eastAsia="SimSun;宋体"/>
          <w:b/>
          <w:lang w:eastAsia="zh-CN"/>
        </w:rPr>
        <w:t xml:space="preserve"> </w:t>
      </w:r>
      <w:r>
        <w:rPr>
          <w:rFonts w:eastAsia="Times New Roman"/>
          <w:b/>
          <w:lang w:eastAsia="ko-KR"/>
        </w:rPr>
        <w:t>procedure:</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FirstChange"/>
        <w:rPr/>
      </w:pPr>
      <w:r>
        <w:rPr/>
        <w:t>&lt;&lt;&lt;&lt;&lt;&lt;&lt;&lt;&lt;&lt;&lt;&lt;&lt;&lt;&lt;&lt;&lt;&lt;&lt;&lt; Unmodified Text Omitted &gt;&gt;&gt;&gt;&gt;&gt;&gt;&gt;&gt;&gt;&gt;&gt;&gt;&gt;&gt;&gt;&gt;&gt;&gt;&gt;</w:t>
      </w:r>
    </w:p>
    <w:p>
      <w:pPr>
        <w:pStyle w:val="Heading4"/>
        <w:ind w:start="1418" w:hanging="1418"/>
        <w:rPr/>
      </w:pPr>
      <w:r>
        <w:rPr/>
        <w:t>8.2.3.2</w:t>
        <w:tab/>
        <w:t>Successful Operation</w:t>
      </w:r>
    </w:p>
    <w:p>
      <w:pPr>
        <w:pStyle w:val="TH"/>
        <w:rPr/>
      </w:pPr>
      <w:r>
        <w:rPr/>
        <w:object w:dxaOrig="9183" w:dyaOrig="3242">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344.65pt;height:119pt" filled="f" o:ole="">
            <v:imagedata r:id="rId7" o:title=""/>
          </v:shape>
          <o:OLEObject Type="Embed" ProgID="" ShapeID="ole_rId6" DrawAspect="Content" ObjectID="_1374586291" r:id="rId6"/>
        </w:object>
      </w:r>
    </w:p>
    <w:p>
      <w:pPr>
        <w:pStyle w:val="TF"/>
        <w:rPr/>
      </w:pPr>
      <w:r>
        <w:rPr/>
        <w:t>Figure 8.2.3.2-1: PDU session resource modify: successful operation</w:t>
      </w:r>
    </w:p>
    <w:p>
      <w:pPr>
        <w:pStyle w:val="Normal"/>
        <w:rPr/>
      </w:pPr>
      <w:r>
        <w:rPr/>
        <w:t>The AMF initiates the procedure by sending a PDU SESSION RESOURCE MODIFY REQUEST message to the NG-RAN node.</w:t>
      </w:r>
    </w:p>
    <w:p>
      <w:pPr>
        <w:pStyle w:val="FirstChange"/>
        <w:rPr/>
      </w:pPr>
      <w:r>
        <w:rPr/>
        <w:t>&lt;&lt;&lt;&lt;&lt;&lt;&lt;&lt;&lt;&lt;&lt;&lt;&lt;&lt;&lt;&lt;&lt;&lt;&lt;&lt; Unmodified Text Omitted &gt;&gt;&gt;&gt;&gt;&gt;&gt;&gt;&gt;&gt;&gt;&gt;&gt;&gt;&gt;&gt;&gt;&gt;&gt;&gt;</w:t>
      </w:r>
    </w:p>
    <w:p>
      <w:pPr>
        <w:pStyle w:val="Normal"/>
        <w:overflowPunct w:val="false"/>
        <w:autoSpaceDE w:val="false"/>
        <w:textAlignment w:val="baseline"/>
        <w:rPr>
          <w:rFonts w:eastAsia="Times New Roman"/>
          <w:lang w:eastAsia="ja-JP"/>
        </w:rPr>
      </w:pPr>
      <w:r>
        <w:rPr>
          <w:rFonts w:eastAsia="Times New Roman"/>
          <w:lang w:eastAsia="ja-JP"/>
        </w:rPr>
        <w:t xml:space="preserve">If the </w:t>
      </w:r>
      <w:r>
        <w:rPr>
          <w:rFonts w:eastAsia="Times New Roman"/>
          <w:i/>
          <w:iCs/>
          <w:lang w:eastAsia="ja-JP"/>
        </w:rPr>
        <w:t>PDU Set QoS Parameters</w:t>
      </w:r>
      <w:r>
        <w:rPr>
          <w:rFonts w:eastAsia="Times New Roman"/>
          <w:lang w:eastAsia="ja-JP"/>
        </w:rPr>
        <w:t xml:space="preserve"> IE is included in the </w:t>
      </w:r>
      <w:r>
        <w:rPr>
          <w:rFonts w:eastAsia="Times New Roman"/>
          <w:lang w:eastAsia="ko-KR"/>
        </w:rPr>
        <w:t xml:space="preserve">PDU SESSION RESOURCE </w:t>
      </w:r>
      <w:r>
        <w:rPr>
          <w:rFonts w:eastAsia="Times New Roman"/>
          <w:lang w:eastAsia="zh-CN"/>
        </w:rPr>
        <w:t>MODIFY</w:t>
      </w:r>
      <w:r>
        <w:rPr>
          <w:rFonts w:eastAsia="Times New Roman"/>
          <w:lang w:eastAsia="zh-CN"/>
        </w:rPr>
        <w:t xml:space="preserve"> </w:t>
      </w:r>
      <w:r>
        <w:rPr>
          <w:rFonts w:eastAsia="Times New Roman"/>
          <w:lang w:eastAsia="ko-KR"/>
        </w:rPr>
        <w:t xml:space="preserve">REQUEST </w:t>
      </w:r>
      <w:r>
        <w:rPr>
          <w:rFonts w:eastAsia="Times New Roman"/>
          <w:lang w:eastAsia="ja-JP"/>
        </w:rPr>
        <w:t xml:space="preserve">message, the NG-RAN node shall, if supported, report in the PDU SESSION RESOURCE </w:t>
      </w:r>
      <w:r>
        <w:rPr>
          <w:rFonts w:eastAsia="Times New Roman"/>
          <w:lang w:eastAsia="ko-KR"/>
        </w:rPr>
        <w:t xml:space="preserve">MODIFY </w:t>
      </w:r>
      <w:r>
        <w:rPr>
          <w:rFonts w:eastAsia="Times New Roman"/>
          <w:lang w:eastAsia="ja-JP"/>
        </w:rPr>
        <w:t xml:space="preserve">RESPONSE message the </w:t>
      </w:r>
      <w:r>
        <w:rPr>
          <w:rFonts w:eastAsia="Times New Roman"/>
          <w:i/>
          <w:lang w:eastAsia="ja-JP"/>
        </w:rPr>
        <w:t>PDU Set based Handling Indicator</w:t>
      </w:r>
      <w:r>
        <w:rPr>
          <w:rFonts w:eastAsia="Times New Roman"/>
          <w:lang w:eastAsia="ja-JP"/>
        </w:rPr>
        <w:t xml:space="preserve"> IE in the </w:t>
      </w:r>
      <w:r>
        <w:rPr>
          <w:rFonts w:eastAsia="Times New Roman"/>
          <w:i/>
          <w:iCs/>
          <w:lang w:eastAsia="ja-JP"/>
        </w:rPr>
        <w:t xml:space="preserve">PDU Session Resource </w:t>
      </w:r>
      <w:r>
        <w:rPr>
          <w:rFonts w:eastAsia="Times New Roman"/>
          <w:i/>
          <w:lang w:eastAsia="ko-KR"/>
        </w:rPr>
        <w:t xml:space="preserve">Modify </w:t>
      </w:r>
      <w:r>
        <w:rPr>
          <w:rFonts w:eastAsia="Times New Roman"/>
          <w:i/>
          <w:iCs/>
          <w:lang w:eastAsia="ko-KR"/>
        </w:rPr>
        <w:t xml:space="preserve">Response </w:t>
      </w:r>
      <w:r>
        <w:rPr>
          <w:rFonts w:eastAsia="Times New Roman"/>
          <w:i/>
          <w:iCs/>
          <w:lang w:eastAsia="ja-JP"/>
        </w:rPr>
        <w:t xml:space="preserve">Transfer </w:t>
      </w:r>
      <w:r>
        <w:rPr>
          <w:rFonts w:eastAsia="Times New Roman"/>
          <w:lang w:eastAsia="ja-JP"/>
        </w:rPr>
        <w:t xml:space="preserve">IE. If the </w:t>
      </w:r>
      <w:r>
        <w:rPr>
          <w:rFonts w:eastAsia="Times New Roman"/>
          <w:i/>
          <w:lang w:eastAsia="ja-JP"/>
        </w:rPr>
        <w:t>PDU Set based Handling Indicator</w:t>
      </w:r>
      <w:r>
        <w:rPr>
          <w:rFonts w:eastAsia="Times New Roman"/>
          <w:lang w:eastAsia="ja-JP"/>
        </w:rPr>
        <w:t xml:space="preserve"> IE is included in the </w:t>
      </w:r>
      <w:r>
        <w:rPr>
          <w:rFonts w:eastAsia="Times New Roman"/>
          <w:i/>
          <w:iCs/>
          <w:lang w:eastAsia="ja-JP"/>
        </w:rPr>
        <w:t xml:space="preserve">PDU Session Resource </w:t>
      </w:r>
      <w:r>
        <w:rPr>
          <w:rFonts w:eastAsia="Times New Roman"/>
          <w:i/>
          <w:lang w:eastAsia="ko-KR"/>
        </w:rPr>
        <w:t xml:space="preserve">Modify </w:t>
      </w:r>
      <w:r>
        <w:rPr>
          <w:rFonts w:eastAsia="Times New Roman"/>
          <w:i/>
          <w:iCs/>
          <w:lang w:eastAsia="ko-KR"/>
        </w:rPr>
        <w:t xml:space="preserve">Response </w:t>
      </w:r>
      <w:r>
        <w:rPr>
          <w:rFonts w:eastAsia="Times New Roman"/>
          <w:i/>
          <w:iCs/>
          <w:lang w:eastAsia="ja-JP"/>
        </w:rPr>
        <w:t xml:space="preserve">Transfer </w:t>
      </w:r>
      <w:r>
        <w:rPr>
          <w:rFonts w:eastAsia="Times New Roman"/>
          <w:lang w:eastAsia="ja-JP"/>
        </w:rPr>
        <w:t>IE</w:t>
      </w:r>
      <w:r>
        <w:rPr>
          <w:rFonts w:eastAsia="Times New Roman"/>
          <w:lang w:eastAsia="ko-KR"/>
        </w:rPr>
        <w:t xml:space="preserve"> in the PDU </w:t>
      </w:r>
      <w:r>
        <w:rPr>
          <w:rFonts w:eastAsia="Times New Roman"/>
          <w:iCs/>
          <w:lang w:eastAsia="zh-CN"/>
        </w:rPr>
        <w:t>SESSION</w:t>
      </w:r>
      <w:r>
        <w:rPr>
          <w:rFonts w:eastAsia="Times New Roman"/>
          <w:lang w:eastAsia="ko-KR"/>
        </w:rPr>
        <w:t xml:space="preserve"> RESOURCE MODIFY RESPONSE</w:t>
      </w:r>
      <w:r>
        <w:rPr>
          <w:rFonts w:eastAsia="Times New Roman"/>
          <w:lang w:eastAsia="ja-JP"/>
        </w:rPr>
        <w:t xml:space="preserve"> message, the SMF shall, if supported, handle this information as specified in TS 23.501 [9].</w:t>
      </w:r>
    </w:p>
    <w:p>
      <w:pPr>
        <w:pStyle w:val="Normal"/>
        <w:overflowPunct w:val="false"/>
        <w:autoSpaceDE w:val="false"/>
        <w:textAlignment w:val="baseline"/>
        <w:rPr/>
      </w:pPr>
      <w:ins w:id="13" w:author="Nok-1" w:date="2024-01-04T16:05:00Z">
        <w:r>
          <w:rPr>
            <w:rFonts w:eastAsia="Times New Roman"/>
            <w:lang w:eastAsia="ja-JP"/>
          </w:rPr>
          <w:t xml:space="preserve">If the </w:t>
        </w:r>
      </w:ins>
      <w:ins w:id="14" w:author="Nok-1" w:date="2024-01-04T16:05:00Z">
        <w:r>
          <w:rPr>
            <w:rFonts w:eastAsia="Times New Roman"/>
            <w:i/>
            <w:lang w:eastAsia="ja-JP"/>
          </w:rPr>
          <w:t xml:space="preserve">MBS </w:t>
        </w:r>
      </w:ins>
      <w:ins w:id="15" w:author="Nok-1" w:date="2024-02-29T13:06:00Z">
        <w:r>
          <w:rPr>
            <w:rFonts w:eastAsia="Times New Roman"/>
            <w:i/>
            <w:lang w:eastAsia="ja-JP"/>
          </w:rPr>
          <w:t>Support</w:t>
        </w:r>
      </w:ins>
      <w:ins w:id="16" w:author="Ericsson User" w:date="2024-03-01T08:49:00Z">
        <w:r>
          <w:rPr>
            <w:rFonts w:eastAsia="Times New Roman"/>
            <w:i/>
            <w:lang w:eastAsia="ja-JP"/>
          </w:rPr>
          <w:t xml:space="preserve"> Indicator</w:t>
        </w:r>
      </w:ins>
      <w:ins w:id="17" w:author="Nok-1" w:date="2024-01-04T16:05:00Z">
        <w:r>
          <w:rPr>
            <w:rFonts w:eastAsia="Times New Roman"/>
            <w:lang w:eastAsia="ja-JP"/>
          </w:rPr>
          <w:t xml:space="preserve"> IE is included in the </w:t>
        </w:r>
      </w:ins>
      <w:ins w:id="18" w:author="Nok-1" w:date="2024-01-04T16:05:00Z">
        <w:r>
          <w:rPr>
            <w:rFonts w:eastAsia="Times New Roman"/>
            <w:i/>
            <w:iCs/>
            <w:lang w:eastAsia="ja-JP"/>
          </w:rPr>
          <w:t xml:space="preserve">PDU Session Resource </w:t>
        </w:r>
      </w:ins>
      <w:ins w:id="19" w:author="Nok-1" w:date="2024-01-04T16:06:00Z">
        <w:r>
          <w:rPr>
            <w:rFonts w:eastAsia="Times New Roman"/>
            <w:i/>
            <w:iCs/>
            <w:lang w:eastAsia="ja-JP"/>
          </w:rPr>
          <w:t>Modify</w:t>
        </w:r>
      </w:ins>
      <w:ins w:id="20" w:author="Nok-1" w:date="2024-01-04T16:05:00Z">
        <w:r>
          <w:rPr>
            <w:rFonts w:eastAsia="Times New Roman"/>
            <w:i/>
            <w:iCs/>
            <w:lang w:eastAsia="ja-JP"/>
          </w:rPr>
          <w:t xml:space="preserve"> Response Transfer </w:t>
        </w:r>
      </w:ins>
      <w:ins w:id="21" w:author="Nok-1" w:date="2024-01-04T16:05:00Z">
        <w:r>
          <w:rPr>
            <w:rFonts w:eastAsia="Times New Roman"/>
            <w:lang w:eastAsia="ja-JP"/>
          </w:rPr>
          <w:t>IE</w:t>
        </w:r>
      </w:ins>
      <w:ins w:id="22" w:author="Nok-1" w:date="2024-01-04T16:05:00Z">
        <w:r>
          <w:rPr>
            <w:rFonts w:eastAsia="Times New Roman"/>
            <w:lang w:eastAsia="ko-KR"/>
          </w:rPr>
          <w:t xml:space="preserve"> in the PDU </w:t>
        </w:r>
      </w:ins>
      <w:ins w:id="23" w:author="Nok-1" w:date="2024-01-04T16:05:00Z">
        <w:r>
          <w:rPr>
            <w:rFonts w:eastAsia="Times New Roman"/>
            <w:iCs/>
            <w:lang w:eastAsia="zh-CN"/>
          </w:rPr>
          <w:t>SESSION</w:t>
        </w:r>
      </w:ins>
      <w:ins w:id="24" w:author="Nok-1" w:date="2024-01-04T16:05:00Z">
        <w:r>
          <w:rPr>
            <w:rFonts w:eastAsia="Times New Roman"/>
            <w:lang w:eastAsia="ko-KR"/>
          </w:rPr>
          <w:t xml:space="preserve"> RESOURCE </w:t>
        </w:r>
      </w:ins>
      <w:ins w:id="25" w:author="Nok-1" w:date="2024-01-04T16:06:00Z">
        <w:r>
          <w:rPr>
            <w:rFonts w:eastAsia="Times New Roman"/>
            <w:lang w:eastAsia="ko-KR"/>
          </w:rPr>
          <w:t>MODIFY</w:t>
        </w:r>
      </w:ins>
      <w:ins w:id="26" w:author="Nok-1" w:date="2024-01-04T16:05:00Z">
        <w:r>
          <w:rPr>
            <w:rFonts w:eastAsia="Times New Roman"/>
            <w:lang w:eastAsia="ko-KR"/>
          </w:rPr>
          <w:t xml:space="preserve"> RESPONSE</w:t>
        </w:r>
      </w:ins>
      <w:ins w:id="27" w:author="Nok-1" w:date="2024-01-04T16:05:00Z">
        <w:r>
          <w:rPr>
            <w:rFonts w:eastAsia="Times New Roman"/>
            <w:lang w:eastAsia="ja-JP"/>
          </w:rPr>
          <w:t xml:space="preserve"> message, the SMF shall, if supported, handle this information as specified in TS 23.</w:t>
        </w:r>
      </w:ins>
      <w:ins w:id="28" w:author="Ericsson User" w:date="2024-03-01T08:56:00Z">
        <w:r>
          <w:rPr>
            <w:rFonts w:eastAsia="Times New Roman"/>
            <w:lang w:eastAsia="ja-JP"/>
          </w:rPr>
          <w:t>247 [44]</w:t>
        </w:r>
      </w:ins>
      <w:ins w:id="29" w:author="Nok-1" w:date="2024-01-04T16:05:00Z">
        <w:r>
          <w:rPr>
            <w:rFonts w:eastAsia="Times New Roman"/>
            <w:lang w:eastAsia="ja-JP"/>
          </w:rPr>
          <w:t>.</w:t>
        </w:r>
      </w:ins>
    </w:p>
    <w:p>
      <w:pPr>
        <w:pStyle w:val="Normal"/>
        <w:overflowPunct w:val="false"/>
        <w:autoSpaceDE w:val="false"/>
        <w:textAlignment w:val="baseline"/>
        <w:rPr/>
      </w:pPr>
      <w:r>
        <w:rPr>
          <w:rFonts w:eastAsia="Times New Roman"/>
          <w:b/>
          <w:lang w:eastAsia="ko-KR"/>
        </w:rPr>
        <w:t>Interactions with</w:t>
      </w:r>
      <w:r>
        <w:rPr>
          <w:rFonts w:eastAsia="SimSun;宋体"/>
          <w:b/>
          <w:lang w:eastAsia="zh-CN"/>
        </w:rPr>
        <w:t xml:space="preserve"> Handover </w:t>
      </w:r>
      <w:r>
        <w:rPr>
          <w:rFonts w:eastAsia="SimSun;宋体"/>
          <w:b/>
          <w:lang w:eastAsia="zh-CN"/>
        </w:rPr>
        <w:t>Preparation</w:t>
      </w:r>
      <w:r>
        <w:rPr>
          <w:rFonts w:eastAsia="SimSun;宋体"/>
          <w:b/>
          <w:lang w:eastAsia="zh-CN"/>
        </w:rPr>
        <w:t xml:space="preserve"> </w:t>
      </w:r>
      <w:r>
        <w:rPr>
          <w:rFonts w:eastAsia="Times New Roman"/>
          <w:b/>
          <w:lang w:eastAsia="ko-KR"/>
        </w:rPr>
        <w:t>procedure:</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FirstChange"/>
        <w:rPr/>
      </w:pPr>
      <w:r>
        <w:rPr/>
        <w:t>&lt;&lt;&lt;&lt;&lt;&lt;&lt;&lt;&lt;&lt;&lt;&lt;&lt;&lt;&lt;&lt;&lt;&lt;&lt;&lt; Unmodified Text Omitted &gt;&gt;&gt;&gt;&gt;&gt;&gt;&gt;&gt;&gt;&gt;&gt;&gt;&gt;&gt;&gt;&gt;&gt;&gt;&gt;</w:t>
      </w:r>
    </w:p>
    <w:p>
      <w:pPr>
        <w:pStyle w:val="Heading4"/>
        <w:ind w:start="1418" w:hanging="1418"/>
        <w:rPr/>
      </w:pPr>
      <w:r>
        <w:rPr/>
        <w:t>8.4.2.2</w:t>
        <w:tab/>
        <w:t>Successful Operation</w:t>
      </w:r>
    </w:p>
    <w:p>
      <w:pPr>
        <w:pStyle w:val="TH"/>
        <w:rPr/>
      </w:pPr>
      <w:r>
        <w:rPr/>
        <w:object w:dxaOrig="9183" w:dyaOrig="3242">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344.65pt;height:119pt" filled="f" o:ole="">
            <v:imagedata r:id="rId9" o:title=""/>
          </v:shape>
          <o:OLEObject Type="Embed" ProgID="" ShapeID="ole_rId8" DrawAspect="Content" ObjectID="_961756611" r:id="rId8"/>
        </w:object>
      </w:r>
    </w:p>
    <w:p>
      <w:pPr>
        <w:pStyle w:val="TF"/>
        <w:rPr/>
      </w:pPr>
      <w:r>
        <w:rPr/>
        <w:t>Figure 8.4.2.2-1: Handover resource allocation: successful operation</w:t>
      </w:r>
    </w:p>
    <w:p>
      <w:pPr>
        <w:pStyle w:val="Normal"/>
        <w:rPr/>
      </w:pPr>
      <w:r>
        <w:rPr/>
        <w:t>The AMF initiates the procedure by sending the HANDOVER REQUEST message to the target NG-RAN node.</w:t>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FirstChange"/>
        <w:rPr/>
      </w:pPr>
      <w:r>
        <w:rPr/>
        <w:t>&lt;&lt;&lt;&lt;&lt;&lt;&lt;&lt;&lt;&lt;&lt;&lt;&lt;&lt;&lt;&lt;&lt;&lt;&lt;&lt; Unmodified Text Omitted &gt;&gt;&gt;&gt;&gt;&gt;&gt;&gt;&gt;&gt;&gt;&gt;&gt;&gt;&gt;&gt;&gt;&gt;&gt;&gt;</w:t>
      </w:r>
    </w:p>
    <w:p>
      <w:pPr>
        <w:pStyle w:val="Normal"/>
        <w:overflowPunct w:val="false"/>
        <w:autoSpaceDE w:val="false"/>
        <w:textAlignment w:val="baseline"/>
        <w:rPr>
          <w:rFonts w:eastAsia="Times New Roman"/>
          <w:lang w:val="en-US" w:eastAsia="ko-KR"/>
        </w:rPr>
      </w:pPr>
      <w:r>
        <w:rPr>
          <w:rFonts w:eastAsia="Times New Roman"/>
          <w:lang w:eastAsia="ko-KR"/>
        </w:rPr>
        <w:t xml:space="preserve">If the </w:t>
      </w:r>
      <w:r>
        <w:rPr>
          <w:rFonts w:eastAsia="Times New Roman"/>
          <w:i/>
          <w:lang w:eastAsia="ko-KR"/>
        </w:rPr>
        <w:t xml:space="preserve">Partially Allowed NSSAI </w:t>
      </w:r>
      <w:r>
        <w:rPr>
          <w:rFonts w:eastAsia="Times New Roman"/>
          <w:lang w:eastAsia="ko-KR"/>
        </w:rPr>
        <w:t>IE is contained in the HANDOVER REQUEST</w:t>
      </w:r>
      <w:r>
        <w:rPr>
          <w:rFonts w:eastAsia="Times New Roman"/>
          <w:lang w:val="en-US" w:eastAsia="ko-KR"/>
        </w:rPr>
        <w:t xml:space="preserve"> </w:t>
      </w:r>
      <w:r>
        <w:rPr>
          <w:rFonts w:eastAsia="Times New Roman"/>
          <w:lang w:eastAsia="ko-KR"/>
        </w:rPr>
        <w:t>message, the NG-RAN node shall, if supported, deduce from it the partially allowed network slices for the UE, store and replace any previously received Partially Allowed NSSAI and use it as specified in TS 23.501 [9].</w:t>
      </w:r>
      <w:r>
        <w:rPr>
          <w:rFonts w:eastAsia="Times New Roman"/>
          <w:lang w:val="en-US" w:eastAsia="ko-KR"/>
        </w:rPr>
        <w:t xml:space="preserve"> </w:t>
      </w:r>
    </w:p>
    <w:p>
      <w:pPr>
        <w:pStyle w:val="Normal"/>
        <w:overflowPunct w:val="false"/>
        <w:autoSpaceDE w:val="false"/>
        <w:textAlignment w:val="baseline"/>
        <w:rPr/>
      </w:pPr>
      <w:ins w:id="31" w:author="Nok-1" w:date="2024-01-04T16:06:00Z">
        <w:r>
          <w:rPr>
            <w:rFonts w:eastAsia="Times New Roman"/>
            <w:lang w:eastAsia="ja-JP"/>
          </w:rPr>
          <w:t xml:space="preserve">If the </w:t>
        </w:r>
      </w:ins>
      <w:ins w:id="32" w:author="Nok-1" w:date="2024-01-04T16:06:00Z">
        <w:r>
          <w:rPr>
            <w:rFonts w:eastAsia="Times New Roman"/>
            <w:i/>
            <w:lang w:eastAsia="ja-JP"/>
          </w:rPr>
          <w:t xml:space="preserve">MBS </w:t>
        </w:r>
      </w:ins>
      <w:ins w:id="33" w:author="Nok-1" w:date="2024-02-29T13:06:00Z">
        <w:r>
          <w:rPr>
            <w:rFonts w:eastAsia="Times New Roman"/>
            <w:i/>
            <w:lang w:eastAsia="ja-JP"/>
          </w:rPr>
          <w:t>Suppor</w:t>
        </w:r>
      </w:ins>
      <w:ins w:id="34" w:author="Nok-1" w:date="2024-02-29T13:07:00Z">
        <w:r>
          <w:rPr>
            <w:rFonts w:eastAsia="Times New Roman"/>
            <w:i/>
            <w:lang w:eastAsia="ja-JP"/>
          </w:rPr>
          <w:t>t</w:t>
        </w:r>
      </w:ins>
      <w:ins w:id="35" w:author="Ericsson User" w:date="2024-03-01T08:49:00Z">
        <w:r>
          <w:rPr>
            <w:rFonts w:eastAsia="Times New Roman"/>
            <w:i/>
            <w:lang w:eastAsia="ja-JP"/>
          </w:rPr>
          <w:t xml:space="preserve"> Indicator</w:t>
        </w:r>
      </w:ins>
      <w:ins w:id="36" w:author="Nok-1" w:date="2024-01-04T16:06:00Z">
        <w:r>
          <w:rPr>
            <w:rFonts w:eastAsia="Times New Roman"/>
            <w:lang w:eastAsia="ja-JP"/>
          </w:rPr>
          <w:t xml:space="preserve"> IE is included in the </w:t>
        </w:r>
      </w:ins>
      <w:ins w:id="37" w:author="Nok-1" w:date="2024-01-04T16:07:00Z">
        <w:r>
          <w:rPr>
            <w:rFonts w:eastAsia="Times New Roman"/>
            <w:i/>
            <w:iCs/>
            <w:lang w:eastAsia="ja-JP"/>
          </w:rPr>
          <w:t>Handover Request Acknowledge Transfer</w:t>
        </w:r>
      </w:ins>
      <w:ins w:id="38" w:author="Nok-1" w:date="2024-01-04T16:06:00Z">
        <w:r>
          <w:rPr>
            <w:rFonts w:eastAsia="Times New Roman"/>
            <w:i/>
            <w:iCs/>
            <w:lang w:eastAsia="ja-JP"/>
          </w:rPr>
          <w:t xml:space="preserve"> </w:t>
        </w:r>
      </w:ins>
      <w:ins w:id="39" w:author="Nok-1" w:date="2024-01-04T16:06:00Z">
        <w:r>
          <w:rPr>
            <w:rFonts w:eastAsia="Times New Roman"/>
            <w:lang w:eastAsia="ja-JP"/>
          </w:rPr>
          <w:t>IE</w:t>
        </w:r>
      </w:ins>
      <w:ins w:id="40" w:author="Nok-1" w:date="2024-01-04T16:06:00Z">
        <w:r>
          <w:rPr>
            <w:rFonts w:eastAsia="Times New Roman"/>
            <w:lang w:eastAsia="ko-KR"/>
          </w:rPr>
          <w:t xml:space="preserve"> in the </w:t>
        </w:r>
      </w:ins>
      <w:ins w:id="41" w:author="Nok-1" w:date="2024-01-04T16:07:00Z">
        <w:r>
          <w:rPr>
            <w:rFonts w:eastAsia="Times New Roman"/>
            <w:lang w:eastAsia="ko-KR"/>
          </w:rPr>
          <w:t>HANDOVER REQUEST ACKNOWLEDGE</w:t>
        </w:r>
      </w:ins>
      <w:ins w:id="42" w:author="Nok-1" w:date="2024-01-04T16:06:00Z">
        <w:r>
          <w:rPr>
            <w:rFonts w:eastAsia="Times New Roman"/>
            <w:lang w:eastAsia="ja-JP"/>
          </w:rPr>
          <w:t xml:space="preserve"> message, the SMF shall, if supported, handle this information as specified in TS 23.</w:t>
        </w:r>
      </w:ins>
      <w:ins w:id="43" w:author="Ericsson User" w:date="2024-03-01T08:48:00Z">
        <w:r>
          <w:rPr>
            <w:rFonts w:eastAsia="Times New Roman"/>
            <w:lang w:eastAsia="ja-JP"/>
          </w:rPr>
          <w:t>247 [44]</w:t>
        </w:r>
      </w:ins>
      <w:ins w:id="44" w:author="Nok-1" w:date="2024-01-04T16:06:00Z">
        <w:r>
          <w:rPr>
            <w:rFonts w:eastAsia="Times New Roman"/>
            <w:lang w:eastAsia="ja-JP"/>
          </w:rPr>
          <w:t>.</w:t>
        </w:r>
      </w:ins>
    </w:p>
    <w:p>
      <w:pPr>
        <w:pStyle w:val="Normal"/>
        <w:overflowPunct w:val="false"/>
        <w:autoSpaceDE w:val="false"/>
        <w:textAlignment w:val="baseline"/>
        <w:rPr/>
      </w:pPr>
      <w:r>
        <w:rPr>
          <w:rFonts w:eastAsia="Times New Roman"/>
          <w:b/>
          <w:lang w:eastAsia="ko-KR"/>
        </w:rPr>
        <w:t>Interactions with</w:t>
      </w:r>
      <w:r>
        <w:rPr>
          <w:rFonts w:eastAsia="SimSun;宋体"/>
          <w:b/>
          <w:lang w:eastAsia="zh-CN"/>
        </w:rPr>
        <w:t xml:space="preserve"> </w:t>
      </w:r>
      <w:r>
        <w:rPr>
          <w:rFonts w:eastAsia="SimSun;宋体"/>
          <w:b/>
          <w:lang w:eastAsia="zh-CN"/>
        </w:rPr>
        <w:t>RRC Inactive Transition Report</w:t>
      </w:r>
      <w:r>
        <w:rPr>
          <w:rFonts w:eastAsia="SimSun;宋体"/>
          <w:b/>
          <w:lang w:eastAsia="zh-CN"/>
        </w:rPr>
        <w:t xml:space="preserve"> </w:t>
      </w:r>
      <w:r>
        <w:rPr>
          <w:rFonts w:eastAsia="Times New Roman"/>
          <w:b/>
          <w:lang w:eastAsia="ko-KR"/>
        </w:rPr>
        <w:t>procedure:</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FirstChange"/>
        <w:rPr/>
      </w:pPr>
      <w:r>
        <w:rPr/>
        <w:t>&lt;&lt;&lt;&lt;&lt;&lt;&lt;&lt;&lt;&lt;&lt;&lt;&lt;&lt;&lt;&lt;&lt;&lt;&lt;&lt; Unmodified Text Omitted &gt;&gt;&gt;&gt;&gt;&gt;&gt;&gt;&gt;&gt;&gt;&gt;&gt;&gt;&gt;&gt;&gt;&gt;&gt;&gt;</w:t>
      </w:r>
    </w:p>
    <w:p>
      <w:pPr>
        <w:pStyle w:val="Heading4"/>
        <w:ind w:start="1418" w:hanging="1418"/>
        <w:rPr/>
      </w:pPr>
      <w:r>
        <w:rPr/>
        <w:t>8.4.4.2</w:t>
        <w:tab/>
        <w:t>Successful Operation</w:t>
      </w:r>
    </w:p>
    <w:p>
      <w:pPr>
        <w:pStyle w:val="TH"/>
        <w:rPr/>
      </w:pPr>
      <w:r>
        <w:rPr/>
        <w:object w:dxaOrig="9183" w:dyaOrig="3242">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344.65pt;height:119pt" filled="f" o:ole="">
            <v:imagedata r:id="rId11" o:title=""/>
          </v:shape>
          <o:OLEObject Type="Embed" ProgID="" ShapeID="ole_rId10" DrawAspect="Content" ObjectID="_1336264133" r:id="rId10"/>
        </w:object>
      </w:r>
    </w:p>
    <w:p>
      <w:pPr>
        <w:pStyle w:val="TF"/>
        <w:rPr/>
      </w:pPr>
      <w:r>
        <w:rPr/>
        <w:t>Figure 8.4.4.2-1: Path switch request: successful operation</w:t>
      </w:r>
    </w:p>
    <w:p>
      <w:pPr>
        <w:pStyle w:val="Normal"/>
        <w:rPr/>
      </w:pPr>
      <w:r>
        <w:rPr/>
        <w:t>The NG-RAN node initiates the procedure by sending the PATH SWITCH REQUEST message to the AMF. Upon reception of the PATH SWITCH REQUEST message the AMF shall, for each PDU session indicated in the</w:t>
      </w:r>
      <w:r>
        <w:rPr>
          <w:i/>
        </w:rPr>
        <w:t xml:space="preserve"> PDU Session ID</w:t>
      </w:r>
      <w:r>
        <w:rPr/>
        <w:t xml:space="preserve"> IE, transparently</w:t>
      </w:r>
      <w:r>
        <w:rPr>
          <w:rFonts w:eastAsia="SimSun;宋体"/>
          <w:lang w:eastAsia="zh-CN"/>
        </w:rPr>
        <w:t xml:space="preserve"> </w:t>
      </w:r>
      <w:r>
        <w:rPr/>
        <w:t xml:space="preserve">transfer the </w:t>
      </w:r>
      <w:r>
        <w:rPr>
          <w:i/>
          <w:lang w:eastAsia="zh-CN"/>
        </w:rPr>
        <w:t>Path Switch Request Transfer</w:t>
      </w:r>
      <w:r>
        <w:rPr/>
        <w:t xml:space="preserve"> IE to the SMF associated with the concerned PDU session.</w:t>
      </w:r>
    </w:p>
    <w:p>
      <w:pPr>
        <w:pStyle w:val="FirstChange"/>
        <w:rPr/>
      </w:pPr>
      <w:r>
        <w:rPr/>
        <w:t>&lt;&lt;&lt;&lt;&lt;&lt;&lt;&lt;&lt;&lt;&lt;&lt;&lt;&lt;&lt;&lt;&lt;&lt;&lt;&lt; Unmodified Text Omitted &gt;&gt;&gt;&gt;&gt;&gt;&gt;&gt;&gt;&gt;&gt;&gt;&gt;&gt;&gt;&gt;&gt;&gt;&gt;&gt;</w:t>
      </w:r>
    </w:p>
    <w:p>
      <w:pPr>
        <w:pStyle w:val="Normal"/>
        <w:overflowPunct w:val="false"/>
        <w:autoSpaceDE w:val="false"/>
        <w:textAlignment w:val="baseline"/>
        <w:rPr>
          <w:rFonts w:eastAsia="Times New Roman"/>
          <w:lang w:eastAsia="ja-JP"/>
        </w:rPr>
      </w:pPr>
      <w:r>
        <w:rPr>
          <w:rFonts w:eastAsia="Times New Roman"/>
          <w:lang w:eastAsia="ja-JP"/>
        </w:rPr>
        <w:t>The NG-RAN node shall, if supported, report in the PATH SWITCH REQUEST</w:t>
      </w:r>
      <w:r>
        <w:rPr>
          <w:rFonts w:eastAsia="Times New Roman"/>
          <w:lang w:eastAsia="ko-KR"/>
        </w:rPr>
        <w:t xml:space="preserve"> </w:t>
      </w:r>
      <w:r>
        <w:rPr>
          <w:rFonts w:eastAsia="Times New Roman"/>
          <w:lang w:eastAsia="ja-JP"/>
        </w:rPr>
        <w:t xml:space="preserve">message the </w:t>
      </w:r>
      <w:r>
        <w:rPr>
          <w:rFonts w:eastAsia="Times New Roman"/>
          <w:i/>
          <w:lang w:eastAsia="ja-JP"/>
        </w:rPr>
        <w:t>PDU Set based Handling Indicator</w:t>
      </w:r>
      <w:r>
        <w:rPr>
          <w:rFonts w:eastAsia="Times New Roman"/>
          <w:lang w:eastAsia="ja-JP"/>
        </w:rPr>
        <w:t xml:space="preserve"> IE in the </w:t>
      </w:r>
      <w:r>
        <w:rPr>
          <w:rFonts w:eastAsia="Times New Roman"/>
          <w:i/>
          <w:lang w:eastAsia="zh-CN"/>
        </w:rPr>
        <w:t xml:space="preserve">Path Switch Request Transfer </w:t>
      </w:r>
      <w:r>
        <w:rPr>
          <w:rFonts w:eastAsia="Times New Roman"/>
          <w:lang w:eastAsia="ja-JP"/>
        </w:rPr>
        <w:t xml:space="preserve">IE. If the </w:t>
      </w:r>
      <w:r>
        <w:rPr>
          <w:rFonts w:eastAsia="Times New Roman"/>
          <w:i/>
          <w:lang w:eastAsia="ja-JP"/>
        </w:rPr>
        <w:t>PDU Set based Handling Indicator</w:t>
      </w:r>
      <w:r>
        <w:rPr>
          <w:rFonts w:eastAsia="Times New Roman"/>
          <w:lang w:eastAsia="ja-JP"/>
        </w:rPr>
        <w:t xml:space="preserve"> IE is included in the </w:t>
      </w:r>
      <w:r>
        <w:rPr>
          <w:rFonts w:eastAsia="Times New Roman"/>
          <w:i/>
          <w:lang w:eastAsia="zh-CN"/>
        </w:rPr>
        <w:t xml:space="preserve">Path Switch Request Transfer </w:t>
      </w:r>
      <w:r>
        <w:rPr>
          <w:rFonts w:eastAsia="Times New Roman"/>
          <w:lang w:eastAsia="ja-JP"/>
        </w:rPr>
        <w:t>IE</w:t>
      </w:r>
      <w:r>
        <w:rPr>
          <w:rFonts w:eastAsia="Times New Roman"/>
          <w:lang w:eastAsia="ko-KR"/>
        </w:rPr>
        <w:t xml:space="preserve"> in the PATH SWITCH REQUEST </w:t>
      </w:r>
      <w:r>
        <w:rPr>
          <w:rFonts w:eastAsia="Times New Roman"/>
          <w:lang w:eastAsia="ja-JP"/>
        </w:rPr>
        <w:t>message, the SMF shall, if supported, handle this information as specified in TS 23.501 [9].</w:t>
      </w:r>
    </w:p>
    <w:p>
      <w:pPr>
        <w:pStyle w:val="Normal"/>
        <w:overflowPunct w:val="false"/>
        <w:autoSpaceDE w:val="false"/>
        <w:textAlignment w:val="baseline"/>
        <w:rPr/>
      </w:pPr>
      <w:ins w:id="46" w:author="Nok-1" w:date="2024-01-04T16:08:00Z">
        <w:r>
          <w:rPr>
            <w:rFonts w:eastAsia="Times New Roman"/>
            <w:lang w:eastAsia="ja-JP"/>
          </w:rPr>
          <w:t xml:space="preserve">If the </w:t>
        </w:r>
      </w:ins>
      <w:ins w:id="47" w:author="Nok-1" w:date="2024-01-04T16:08:00Z">
        <w:r>
          <w:rPr>
            <w:rFonts w:eastAsia="Times New Roman"/>
            <w:i/>
            <w:lang w:eastAsia="ja-JP"/>
          </w:rPr>
          <w:t xml:space="preserve">MBS </w:t>
        </w:r>
      </w:ins>
      <w:ins w:id="48" w:author="Nok-1" w:date="2024-02-29T13:07:00Z">
        <w:r>
          <w:rPr>
            <w:rFonts w:eastAsia="Times New Roman"/>
            <w:i/>
            <w:lang w:eastAsia="ja-JP"/>
          </w:rPr>
          <w:t>Support</w:t>
        </w:r>
      </w:ins>
      <w:ins w:id="49" w:author="Ericsson User" w:date="2024-03-01T08:57:00Z">
        <w:r>
          <w:rPr>
            <w:rFonts w:eastAsia="Times New Roman"/>
            <w:i/>
            <w:lang w:eastAsia="ja-JP"/>
          </w:rPr>
          <w:t xml:space="preserve"> Indicator</w:t>
        </w:r>
      </w:ins>
      <w:ins w:id="50" w:author="Nok-1" w:date="2024-01-04T16:08:00Z">
        <w:r>
          <w:rPr>
            <w:rFonts w:eastAsia="Times New Roman"/>
            <w:lang w:eastAsia="ja-JP"/>
          </w:rPr>
          <w:t xml:space="preserve"> IE is included in the </w:t>
        </w:r>
      </w:ins>
      <w:ins w:id="51" w:author="Nok-1" w:date="2024-01-04T16:10:00Z">
        <w:r>
          <w:rPr>
            <w:rFonts w:eastAsia="Times New Roman"/>
            <w:i/>
            <w:iCs/>
            <w:lang w:eastAsia="ja-JP"/>
          </w:rPr>
          <w:t xml:space="preserve">Path Switch Request </w:t>
        </w:r>
      </w:ins>
      <w:ins w:id="52" w:author="Nok-1" w:date="2024-01-04T16:08:00Z">
        <w:r>
          <w:rPr>
            <w:rFonts w:eastAsia="Times New Roman"/>
            <w:i/>
            <w:iCs/>
            <w:lang w:eastAsia="ja-JP"/>
          </w:rPr>
          <w:t xml:space="preserve">Transfer </w:t>
        </w:r>
      </w:ins>
      <w:ins w:id="53" w:author="Nok-1" w:date="2024-01-04T16:08:00Z">
        <w:r>
          <w:rPr>
            <w:rFonts w:eastAsia="Times New Roman"/>
            <w:lang w:eastAsia="ja-JP"/>
          </w:rPr>
          <w:t>IE</w:t>
        </w:r>
      </w:ins>
      <w:ins w:id="54" w:author="Nok-1" w:date="2024-01-04T16:08:00Z">
        <w:r>
          <w:rPr>
            <w:rFonts w:eastAsia="Times New Roman"/>
            <w:lang w:eastAsia="ko-KR"/>
          </w:rPr>
          <w:t xml:space="preserve"> in the </w:t>
        </w:r>
      </w:ins>
      <w:ins w:id="55" w:author="Nok-1" w:date="2024-01-04T16:11:00Z">
        <w:r>
          <w:rPr>
            <w:rFonts w:eastAsia="Times New Roman"/>
            <w:lang w:eastAsia="ko-KR"/>
          </w:rPr>
          <w:t xml:space="preserve">PATH SWITCH REQUEST </w:t>
        </w:r>
      </w:ins>
      <w:ins w:id="56" w:author="Nok-1" w:date="2024-01-04T16:11:00Z">
        <w:r>
          <w:rPr>
            <w:rFonts w:eastAsia="Times New Roman"/>
            <w:lang w:eastAsia="ja-JP"/>
          </w:rPr>
          <w:t>message</w:t>
        </w:r>
      </w:ins>
      <w:ins w:id="57" w:author="Nok-1" w:date="2024-01-04T16:08:00Z">
        <w:r>
          <w:rPr>
            <w:rFonts w:eastAsia="Times New Roman"/>
            <w:lang w:eastAsia="ja-JP"/>
          </w:rPr>
          <w:t>, the SMF shall, if supported, handle this information as specified in TS 23.</w:t>
        </w:r>
      </w:ins>
      <w:ins w:id="58" w:author="Ericsson User" w:date="2024-03-01T08:48:00Z">
        <w:r>
          <w:rPr>
            <w:rFonts w:eastAsia="Times New Roman"/>
            <w:lang w:eastAsia="ja-JP"/>
          </w:rPr>
          <w:t>247 [44]</w:t>
        </w:r>
      </w:ins>
      <w:ins w:id="59" w:author="Nok-1" w:date="2024-01-04T16:08:00Z">
        <w:r>
          <w:rPr>
            <w:rFonts w:eastAsia="Times New Roman"/>
            <w:lang w:eastAsia="ja-JP"/>
          </w:rPr>
          <w:t>.</w:t>
        </w:r>
      </w:ins>
    </w:p>
    <w:p>
      <w:pPr>
        <w:pStyle w:val="Normal"/>
        <w:overflowPunct w:val="false"/>
        <w:autoSpaceDE w:val="false"/>
        <w:textAlignment w:val="baseline"/>
        <w:rPr/>
      </w:pPr>
      <w:r>
        <w:rPr>
          <w:rFonts w:eastAsia="Times New Roman"/>
          <w:lang w:eastAsia="ko-KR"/>
        </w:rPr>
        <w:t xml:space="preserve">If the </w:t>
      </w:r>
      <w:r>
        <w:rPr>
          <w:rFonts w:eastAsia="Times New Roman"/>
          <w:i/>
          <w:lang w:eastAsia="zh-CN"/>
        </w:rPr>
        <w:t xml:space="preserve">Security </w:t>
      </w:r>
      <w:r>
        <w:rPr>
          <w:rFonts w:eastAsia="Times New Roman"/>
          <w:i/>
          <w:lang w:eastAsia="zh-CN"/>
        </w:rPr>
        <w:t>Indication</w:t>
      </w:r>
      <w:r>
        <w:rPr>
          <w:rFonts w:eastAsia="Times New Roman"/>
          <w:lang w:eastAsia="zh-CN"/>
        </w:rPr>
        <w:t xml:space="preserve"> IE </w:t>
      </w:r>
      <w:r>
        <w:rPr>
          <w:rFonts w:eastAsia="Times New Roman"/>
          <w:lang w:eastAsia="zh-CN"/>
        </w:rPr>
        <w:t xml:space="preserve">is included within </w:t>
      </w:r>
      <w:r>
        <w:rPr>
          <w:rFonts w:eastAsia="Times New Roman"/>
          <w:lang w:eastAsia="ko-KR"/>
        </w:rPr>
        <w:t xml:space="preserve">the </w:t>
      </w:r>
      <w:r>
        <w:rPr>
          <w:rFonts w:eastAsia="Times New Roman"/>
          <w:i/>
          <w:lang w:eastAsia="zh-CN"/>
        </w:rPr>
        <w:t xml:space="preserve">Path Switch Request Acknowledge Transfer </w:t>
      </w:r>
      <w:r>
        <w:rPr>
          <w:rFonts w:eastAsia="Times New Roman"/>
          <w:lang w:eastAsia="zh-CN"/>
        </w:rPr>
        <w:t xml:space="preserve">IE </w:t>
      </w:r>
      <w:r>
        <w:rPr>
          <w:rFonts w:eastAsia="Times New Roman"/>
          <w:lang w:eastAsia="zh-CN"/>
        </w:rPr>
        <w:t xml:space="preserve">of the </w:t>
      </w:r>
      <w:r>
        <w:rPr>
          <w:rFonts w:eastAsia="Times New Roman"/>
          <w:lang w:eastAsia="ko-KR"/>
        </w:rPr>
        <w:t>PATH SWITCH REQUEST ACKNOWLEDGE message, the NG-RAN node shall behave as specified in TS 33.501 [13].</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FirstChange"/>
        <w:rPr/>
      </w:pPr>
      <w:r>
        <w:rPr/>
        <w:t>&lt;&lt;&lt;&lt;&lt;&lt;&lt;&lt;&lt;&lt;&lt;&lt;&lt;&lt;&lt;&lt;&lt;&lt;&lt;&lt; Unmodified Text Omitted &gt;&gt;&gt;&gt;&gt;&gt;&gt;&gt;&gt;&gt;&gt;&gt;&gt;&gt;&gt;&gt;&gt;&gt;&gt;&gt;</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FirstChange"/>
        <w:rPr/>
      </w:pPr>
      <w:r>
        <w:rPr/>
        <w:t>&lt;&lt;&lt;&lt;&lt;&lt;&lt;&lt;&lt;&lt;&lt;&lt;&lt;&lt;&lt;&lt;&lt;&lt;&lt;&lt; Unmodified Text Omitted &gt;&gt;&gt;&gt;&gt;&gt;&gt;&gt;&gt;&gt;&gt;&gt;&gt;&gt;&gt;&gt;&gt;&gt;&gt;&gt;</w:t>
      </w:r>
    </w:p>
    <w:p>
      <w:pPr>
        <w:pStyle w:val="Heading4"/>
        <w:ind w:start="1418" w:hanging="1418"/>
        <w:rPr/>
      </w:pPr>
      <w:r>
        <w:rPr/>
        <w:t>9.3.1.210</w:t>
        <w:tab/>
      </w:r>
      <w:r>
        <w:rPr>
          <w:rFonts w:cs="Arial"/>
          <w:szCs w:val="24"/>
        </w:rPr>
        <w:t>MBS Support Indicator</w:t>
      </w:r>
    </w:p>
    <w:p>
      <w:pPr>
        <w:pStyle w:val="Normal"/>
        <w:tabs>
          <w:tab w:val="clear" w:pos="284"/>
          <w:tab w:val="left" w:pos="9639" w:leader="none"/>
        </w:tabs>
        <w:rPr/>
      </w:pPr>
      <w:r>
        <w:rPr>
          <w:lang w:eastAsia="zh-CN"/>
        </w:rPr>
        <w:t>This IE indicates</w:t>
      </w:r>
      <w:r>
        <w:rPr/>
        <w:t xml:space="preserve"> whether MBS is supported for the NG-RAN node.</w:t>
      </w:r>
    </w:p>
    <w:tbl>
      <w:tblPr>
        <w:tblW w:w="9807" w:type="dxa"/>
        <w:jc w:val="start"/>
        <w:tblInd w:w="-113" w:type="dxa"/>
        <w:tblLayout w:type="fixed"/>
        <w:tblCellMar>
          <w:top w:w="0" w:type="dxa"/>
          <w:start w:w="108" w:type="dxa"/>
          <w:bottom w:w="0" w:type="dxa"/>
          <w:end w:w="108" w:type="dxa"/>
        </w:tblCellMar>
      </w:tblPr>
      <w:tblGrid>
        <w:gridCol w:w="2551"/>
        <w:gridCol w:w="1020"/>
        <w:gridCol w:w="1474"/>
        <w:gridCol w:w="1871"/>
        <w:gridCol w:w="2891"/>
      </w:tblGrid>
      <w:tr>
        <w:trPr/>
        <w:tc>
          <w:tcPr>
            <w:tcW w:w="2551" w:type="dxa"/>
            <w:tcBorders>
              <w:top w:val="single" w:sz="4" w:space="0" w:color="000000"/>
              <w:start w:val="single" w:sz="4" w:space="0" w:color="000000"/>
              <w:bottom w:val="single" w:sz="4" w:space="0" w:color="000000"/>
              <w:end w:val="single" w:sz="4" w:space="0" w:color="000000"/>
            </w:tcBorders>
          </w:tcPr>
          <w:p>
            <w:pPr>
              <w:pStyle w:val="TAH"/>
              <w:rPr>
                <w:rFonts w:cs="Arial"/>
                <w:lang w:eastAsia="ja-JP"/>
              </w:rPr>
            </w:pPr>
            <w:r>
              <w:rPr>
                <w:rFonts w:cs="Arial"/>
                <w:lang w:eastAsia="ja-JP"/>
              </w:rPr>
              <w:t>IE/Group Name</w:t>
            </w:r>
          </w:p>
        </w:tc>
        <w:tc>
          <w:tcPr>
            <w:tcW w:w="1020" w:type="dxa"/>
            <w:tcBorders>
              <w:top w:val="single" w:sz="4" w:space="0" w:color="000000"/>
              <w:start w:val="single" w:sz="4" w:space="0" w:color="000000"/>
              <w:bottom w:val="single" w:sz="4" w:space="0" w:color="000000"/>
              <w:end w:val="single" w:sz="4" w:space="0" w:color="000000"/>
            </w:tcBorders>
          </w:tcPr>
          <w:p>
            <w:pPr>
              <w:pStyle w:val="TAH"/>
              <w:rPr>
                <w:rFonts w:cs="Arial"/>
                <w:lang w:eastAsia="ja-JP"/>
              </w:rPr>
            </w:pPr>
            <w:r>
              <w:rPr>
                <w:rFonts w:cs="Arial"/>
                <w:lang w:eastAsia="ja-JP"/>
              </w:rPr>
              <w:t>Presence</w:t>
            </w:r>
          </w:p>
        </w:tc>
        <w:tc>
          <w:tcPr>
            <w:tcW w:w="1474" w:type="dxa"/>
            <w:tcBorders>
              <w:top w:val="single" w:sz="4" w:space="0" w:color="000000"/>
              <w:start w:val="single" w:sz="4" w:space="0" w:color="000000"/>
              <w:bottom w:val="single" w:sz="4" w:space="0" w:color="000000"/>
              <w:end w:val="single" w:sz="4" w:space="0" w:color="000000"/>
            </w:tcBorders>
          </w:tcPr>
          <w:p>
            <w:pPr>
              <w:pStyle w:val="TAH"/>
              <w:rPr>
                <w:rFonts w:cs="Arial"/>
                <w:lang w:eastAsia="ja-JP"/>
              </w:rPr>
            </w:pPr>
            <w:r>
              <w:rPr>
                <w:rFonts w:cs="Arial"/>
                <w:lang w:eastAsia="ja-JP"/>
              </w:rPr>
              <w:t>Range</w:t>
            </w:r>
          </w:p>
        </w:tc>
        <w:tc>
          <w:tcPr>
            <w:tcW w:w="1871" w:type="dxa"/>
            <w:tcBorders>
              <w:top w:val="single" w:sz="4" w:space="0" w:color="000000"/>
              <w:start w:val="single" w:sz="4" w:space="0" w:color="000000"/>
              <w:bottom w:val="single" w:sz="4" w:space="0" w:color="000000"/>
              <w:end w:val="single" w:sz="4" w:space="0" w:color="000000"/>
            </w:tcBorders>
          </w:tcPr>
          <w:p>
            <w:pPr>
              <w:pStyle w:val="TAH"/>
              <w:rPr>
                <w:rFonts w:cs="Arial"/>
                <w:lang w:eastAsia="ja-JP"/>
              </w:rPr>
            </w:pPr>
            <w:r>
              <w:rPr>
                <w:rFonts w:cs="Arial"/>
                <w:lang w:eastAsia="ja-JP"/>
              </w:rPr>
              <w:t>IE type and reference</w:t>
            </w:r>
          </w:p>
        </w:tc>
        <w:tc>
          <w:tcPr>
            <w:tcW w:w="2891" w:type="dxa"/>
            <w:tcBorders>
              <w:top w:val="single" w:sz="4" w:space="0" w:color="000000"/>
              <w:start w:val="single" w:sz="4" w:space="0" w:color="000000"/>
              <w:bottom w:val="single" w:sz="4" w:space="0" w:color="000000"/>
              <w:end w:val="single" w:sz="4" w:space="0" w:color="000000"/>
            </w:tcBorders>
          </w:tcPr>
          <w:p>
            <w:pPr>
              <w:pStyle w:val="TAH"/>
              <w:rPr>
                <w:rFonts w:cs="Arial"/>
                <w:lang w:eastAsia="ja-JP"/>
              </w:rPr>
            </w:pPr>
            <w:r>
              <w:rPr>
                <w:rFonts w:cs="Arial"/>
                <w:lang w:eastAsia="ja-JP"/>
              </w:rPr>
              <w:t>Semantics description</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rPr>
                <w:rFonts w:eastAsia="Batang;바탕" w:cs="Arial"/>
                <w:lang w:eastAsia="ja-JP"/>
              </w:rPr>
            </w:pPr>
            <w:r>
              <w:rPr>
                <w:rFonts w:cs="Arial"/>
                <w:szCs w:val="18"/>
                <w:lang w:eastAsia="ja-JP"/>
              </w:rPr>
              <w:t>MBS Support Indicator</w:t>
            </w:r>
          </w:p>
        </w:tc>
        <w:tc>
          <w:tcPr>
            <w:tcW w:w="1020" w:type="dxa"/>
            <w:tcBorders>
              <w:top w:val="single" w:sz="4" w:space="0" w:color="000000"/>
              <w:start w:val="single" w:sz="4" w:space="0" w:color="000000"/>
              <w:bottom w:val="single" w:sz="4" w:space="0" w:color="000000"/>
              <w:end w:val="single" w:sz="4" w:space="0" w:color="000000"/>
            </w:tcBorders>
          </w:tcPr>
          <w:p>
            <w:pPr>
              <w:pStyle w:val="TAL"/>
              <w:rPr>
                <w:rFonts w:cs="Arial"/>
                <w:lang w:eastAsia="ja-JP"/>
              </w:rPr>
            </w:pPr>
            <w:r>
              <w:rPr>
                <w:rFonts w:cs="Arial"/>
                <w:szCs w:val="18"/>
                <w:lang w:eastAsia="ja-JP"/>
              </w:rPr>
              <w:t>M</w:t>
            </w:r>
          </w:p>
        </w:tc>
        <w:tc>
          <w:tcPr>
            <w:tcW w:w="1474"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i/>
                <w:i/>
                <w:lang w:eastAsia="ja-JP"/>
              </w:rPr>
            </w:pPr>
            <w:r>
              <w:rPr>
                <w:rFonts w:cs="Arial"/>
                <w:i/>
                <w:lang w:eastAsia="ja-JP"/>
              </w:rPr>
            </w:r>
          </w:p>
        </w:tc>
        <w:tc>
          <w:tcPr>
            <w:tcW w:w="1871" w:type="dxa"/>
            <w:tcBorders>
              <w:top w:val="single" w:sz="4" w:space="0" w:color="000000"/>
              <w:start w:val="single" w:sz="4" w:space="0" w:color="000000"/>
              <w:bottom w:val="single" w:sz="4" w:space="0" w:color="000000"/>
              <w:end w:val="single" w:sz="4" w:space="0" w:color="000000"/>
            </w:tcBorders>
          </w:tcPr>
          <w:p>
            <w:pPr>
              <w:pStyle w:val="TAL"/>
              <w:rPr>
                <w:lang w:eastAsia="ja-JP"/>
              </w:rPr>
            </w:pPr>
            <w:r>
              <w:rPr>
                <w:rFonts w:eastAsia="Malgun Gothic" w:cs="Arial"/>
                <w:lang w:eastAsia="ja-JP"/>
              </w:rPr>
              <w:t>ENUMERATED (</w:t>
            </w:r>
            <w:ins w:id="61" w:author="Nok-1" w:date="2024-02-29T23:22:00Z">
              <w:r>
                <w:rPr>
                  <w:rFonts w:eastAsia="Malgun Gothic" w:cs="Arial"/>
                  <w:lang w:eastAsia="ja-JP"/>
                </w:rPr>
                <w:t xml:space="preserve">multicast </w:t>
              </w:r>
            </w:ins>
            <w:ins w:id="62" w:author="Nok-1" w:date="2024-02-29T13:05:00Z">
              <w:r>
                <w:rPr>
                  <w:rFonts w:eastAsia="Malgun Gothic" w:cs="Arial"/>
                  <w:lang w:eastAsia="ja-JP"/>
                </w:rPr>
                <w:t>supported</w:t>
              </w:r>
            </w:ins>
            <w:del w:id="63" w:author="Nok-1" w:date="2024-02-29T13:05:00Z">
              <w:r>
                <w:rPr>
                  <w:rFonts w:eastAsia="Malgun Gothic" w:cs="Arial"/>
                  <w:lang w:eastAsia="ja-JP"/>
                </w:rPr>
                <w:delText>true</w:delText>
              </w:r>
            </w:del>
            <w:ins w:id="64" w:author="Nok-1" w:date="2024-02-29T13:04:00Z">
              <w:del w:id="65" w:author="Huawei" w:date="2024-03-01T09:18:00Z">
                <w:r>
                  <w:rPr>
                    <w:rFonts w:eastAsia="Malgun Gothic" w:cs="Arial"/>
                    <w:lang w:eastAsia="ja-JP"/>
                  </w:rPr>
                  <w:delText>,</w:delText>
                </w:r>
              </w:del>
            </w:ins>
            <w:ins w:id="66" w:author="Nok-1" w:date="2024-02-29T13:05:00Z">
              <w:del w:id="67" w:author="Huawei" w:date="2024-03-01T09:18:00Z">
                <w:r>
                  <w:rPr>
                    <w:rFonts w:eastAsia="Malgun Gothic" w:cs="Arial"/>
                    <w:lang w:eastAsia="ja-JP"/>
                  </w:rPr>
                  <w:delText xml:space="preserve"> </w:delText>
                </w:r>
              </w:del>
            </w:ins>
            <w:r>
              <w:rPr>
                <w:rFonts w:eastAsia="Malgun Gothic" w:cs="Arial"/>
                <w:lang w:eastAsia="ja-JP"/>
              </w:rPr>
              <w:t>, …</w:t>
            </w:r>
            <w:ins w:id="68" w:author="Huawei" w:date="2024-03-01T09:18:00Z">
              <w:r>
                <w:rPr>
                  <w:rFonts w:eastAsia="Malgun Gothic" w:cs="Arial"/>
                  <w:lang w:eastAsia="ja-JP"/>
                </w:rPr>
                <w:t>,</w:t>
              </w:r>
            </w:ins>
            <w:ins w:id="69" w:author="Huawei" w:date="2024-03-01T09:17:00Z">
              <w:r>
                <w:rPr>
                  <w:rFonts w:eastAsia="Malgun Gothic" w:cs="Arial"/>
                  <w:lang w:eastAsia="ja-JP"/>
                </w:rPr>
                <w:t xml:space="preserve"> multicast supported with reception in RRC inactive</w:t>
              </w:r>
            </w:ins>
            <w:r>
              <w:rPr>
                <w:rFonts w:eastAsia="Malgun Gothic" w:cs="Arial"/>
                <w:lang w:eastAsia="ja-JP"/>
              </w:rPr>
              <w:t>)</w:t>
            </w:r>
          </w:p>
        </w:tc>
        <w:tc>
          <w:tcPr>
            <w:tcW w:w="2891"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r>
    </w:tbl>
    <w:p>
      <w:pPr>
        <w:pStyle w:val="Normal"/>
        <w:rPr>
          <w:rFonts w:eastAsia="Malgun Gothic"/>
          <w:lang w:eastAsia="zh-CN"/>
        </w:rPr>
      </w:pPr>
      <w:r>
        <w:rPr>
          <w:rFonts w:eastAsia="Malgun Gothic"/>
          <w:lang w:eastAsia="zh-CN"/>
        </w:rPr>
      </w:r>
    </w:p>
    <w:p>
      <w:pPr>
        <w:pStyle w:val="Heading3"/>
        <w:overflowPunct w:val="false"/>
        <w:autoSpaceDE w:val="false"/>
        <w:textAlignment w:val="baseline"/>
        <w:rPr>
          <w:rFonts w:eastAsia="Times New Roman"/>
          <w:lang w:eastAsia="ko-KR"/>
        </w:rPr>
      </w:pPr>
      <w:r>
        <w:rPr>
          <w:rFonts w:eastAsia="Times New Roman"/>
          <w:lang w:eastAsia="ko-KR"/>
        </w:rPr>
      </w:r>
    </w:p>
    <w:p>
      <w:pPr>
        <w:pStyle w:val="FirstChange"/>
        <w:rPr/>
      </w:pPr>
      <w:r>
        <w:rPr/>
        <w:t>&lt;&lt;&lt;&lt;&lt;&lt;&lt;&lt;&lt;&lt;&lt;&lt;&lt;&lt;&lt;&lt;&lt;&lt;&lt;&lt; Unmodified Text Omitted &gt;&gt;&gt;&gt;&gt;&gt;&gt;&gt;&gt;&gt;&gt;&gt;&gt;&gt;&gt;&gt;&gt;&gt;&gt;&gt;</w:t>
      </w:r>
    </w:p>
    <w:p>
      <w:pPr>
        <w:pStyle w:val="Heading3"/>
        <w:overflowPunct w:val="false"/>
        <w:autoSpaceDE w:val="false"/>
        <w:textAlignment w:val="baseline"/>
        <w:rPr>
          <w:rFonts w:eastAsia="Times New Roman"/>
          <w:lang w:eastAsia="ko-KR"/>
        </w:rPr>
      </w:pPr>
      <w:r>
        <w:rPr>
          <w:rFonts w:eastAsia="Times New Roman"/>
          <w:lang w:eastAsia="ko-KR"/>
        </w:rPr>
      </w:r>
    </w:p>
    <w:p>
      <w:pPr>
        <w:pStyle w:val="Heading3"/>
        <w:overflowPunct w:val="false"/>
        <w:autoSpaceDE w:val="false"/>
        <w:textAlignment w:val="baseline"/>
        <w:rPr>
          <w:rFonts w:eastAsia="Times New Roman"/>
          <w:lang w:eastAsia="ko-KR"/>
        </w:rPr>
      </w:pPr>
      <w:r>
        <w:rPr>
          <w:rFonts w:eastAsia="Times New Roman"/>
          <w:lang w:eastAsia="ko-KR"/>
        </w:rPr>
        <w:t>9.4.5</w:t>
        <w:tab/>
        <w:t>Information Element Definitions</w:t>
      </w:r>
    </w:p>
    <w:p>
      <w:pPr>
        <w:pStyle w:val="PL"/>
        <w:overflowPunct w:val="false"/>
        <w:autoSpaceDE w:val="false"/>
        <w:textAlignment w:val="baseline"/>
        <w:rPr>
          <w:rFonts w:eastAsia="Times New Roman"/>
          <w:lang w:val="en-GB" w:eastAsia="ko-KR"/>
        </w:rPr>
      </w:pPr>
      <w:r>
        <w:rPr>
          <w:rFonts w:eastAsia="Times New Roman"/>
          <w:lang w:val="en-GB" w:eastAsia="ko-KR"/>
        </w:rPr>
        <w:t>-- ASN1START</w:t>
      </w:r>
    </w:p>
    <w:p>
      <w:pPr>
        <w:pStyle w:val="PL"/>
        <w:overflowPunct w:val="false"/>
        <w:autoSpaceDE w:val="false"/>
        <w:textAlignment w:val="baseline"/>
        <w:rPr>
          <w:rFonts w:eastAsia="Times New Roman"/>
          <w:lang w:val="en-GB" w:eastAsia="ko-KR"/>
        </w:rPr>
      </w:pPr>
      <w:r>
        <w:rPr>
          <w:rFonts w:eastAsia="Times New Roman"/>
          <w:lang w:val="en-GB" w:eastAsia="ko-KR"/>
        </w:rPr>
        <w:t>-- **************************************************************</w:t>
      </w:r>
    </w:p>
    <w:p>
      <w:pPr>
        <w:pStyle w:val="PL"/>
        <w:overflowPunct w:val="false"/>
        <w:autoSpaceDE w:val="false"/>
        <w:textAlignment w:val="baseline"/>
        <w:rPr>
          <w:rFonts w:eastAsia="Times New Roman"/>
          <w:lang w:val="en-GB" w:eastAsia="ko-KR"/>
        </w:rPr>
      </w:pPr>
      <w:r>
        <w:rPr>
          <w:rFonts w:eastAsia="Times New Roman"/>
          <w:lang w:val="en-GB" w:eastAsia="ko-KR"/>
        </w:rPr>
        <w:t>--</w:t>
      </w:r>
    </w:p>
    <w:p>
      <w:pPr>
        <w:pStyle w:val="PL"/>
        <w:overflowPunct w:val="false"/>
        <w:autoSpaceDE w:val="false"/>
        <w:textAlignment w:val="baseline"/>
        <w:rPr>
          <w:rFonts w:eastAsia="Times New Roman"/>
          <w:lang w:val="en-GB" w:eastAsia="ko-KR"/>
        </w:rPr>
      </w:pPr>
      <w:r>
        <w:rPr>
          <w:rFonts w:eastAsia="Times New Roman"/>
          <w:lang w:val="en-GB" w:eastAsia="ko-KR"/>
        </w:rPr>
        <w:t>-- Information Element Definitions</w:t>
      </w:r>
    </w:p>
    <w:p>
      <w:pPr>
        <w:pStyle w:val="PL"/>
        <w:overflowPunct w:val="false"/>
        <w:autoSpaceDE w:val="false"/>
        <w:textAlignment w:val="baseline"/>
        <w:rPr>
          <w:rFonts w:eastAsia="Times New Roman"/>
          <w:lang w:val="en-GB" w:eastAsia="ko-KR"/>
        </w:rPr>
      </w:pPr>
      <w:r>
        <w:rPr>
          <w:rFonts w:eastAsia="Times New Roman"/>
          <w:lang w:val="en-GB" w:eastAsia="ko-KR"/>
        </w:rPr>
        <w:t>--</w:t>
      </w:r>
    </w:p>
    <w:p>
      <w:pPr>
        <w:pStyle w:val="PL"/>
        <w:overflowPunct w:val="false"/>
        <w:autoSpaceDE w:val="false"/>
        <w:textAlignment w:val="baseline"/>
        <w:rPr>
          <w:rFonts w:eastAsia="Times New Roman"/>
          <w:lang w:val="en-GB" w:eastAsia="ko-KR"/>
        </w:rPr>
      </w:pPr>
      <w:r>
        <w:rPr>
          <w:rFonts w:eastAsia="Times New Roman"/>
          <w:lang w:val="en-GB" w:eastAsia="ko-KR"/>
        </w:rPr>
        <w:t>-- **************************************************************</w:t>
      </w:r>
    </w:p>
    <w:p>
      <w:pPr>
        <w:pStyle w:val="PL"/>
        <w:overflowPunct w:val="false"/>
        <w:autoSpaceDE w:val="false"/>
        <w:textAlignment w:val="baseline"/>
        <w:rPr>
          <w:rFonts w:eastAsia="Times New Roman"/>
          <w:lang w:val="en-GB" w:eastAsia="ko-KR"/>
        </w:rPr>
      </w:pPr>
      <w:r>
        <w:rPr>
          <w:rFonts w:eastAsia="Times New Roman"/>
          <w:lang w:val="en-GB" w:eastAsia="ko-KR"/>
        </w:rPr>
      </w:r>
    </w:p>
    <w:p>
      <w:pPr>
        <w:pStyle w:val="PL"/>
        <w:overflowPunct w:val="false"/>
        <w:autoSpaceDE w:val="false"/>
        <w:textAlignment w:val="baseline"/>
        <w:rPr>
          <w:rFonts w:eastAsia="Times New Roman"/>
          <w:lang w:val="en-GB" w:eastAsia="ko-KR"/>
        </w:rPr>
      </w:pPr>
      <w:r>
        <w:rPr>
          <w:rFonts w:eastAsia="Times New Roman"/>
          <w:lang w:val="en-GB" w:eastAsia="ko-KR"/>
        </w:rPr>
        <w:t>NGAP-IEs {</w:t>
      </w:r>
    </w:p>
    <w:p>
      <w:pPr>
        <w:pStyle w:val="PL"/>
        <w:overflowPunct w:val="false"/>
        <w:autoSpaceDE w:val="false"/>
        <w:textAlignment w:val="baseline"/>
        <w:rPr>
          <w:rFonts w:eastAsia="Times New Roman"/>
          <w:lang w:val="en-GB" w:eastAsia="ko-KR"/>
        </w:rPr>
      </w:pPr>
      <w:r>
        <w:rPr>
          <w:rFonts w:eastAsia="Times New Roman"/>
          <w:lang w:val="en-GB" w:eastAsia="ko-KR"/>
        </w:rPr>
        <w:t xml:space="preserve">itu-t (0) identified-organization (4) etsi (0) mobileDomain (0) </w:t>
      </w:r>
    </w:p>
    <w:p>
      <w:pPr>
        <w:pStyle w:val="PL"/>
        <w:overflowPunct w:val="false"/>
        <w:autoSpaceDE w:val="false"/>
        <w:textAlignment w:val="baseline"/>
        <w:rPr>
          <w:rFonts w:eastAsia="Times New Roman"/>
          <w:lang w:val="en-GB" w:eastAsia="ko-KR"/>
        </w:rPr>
      </w:pPr>
      <w:r>
        <w:rPr>
          <w:rFonts w:eastAsia="Times New Roman"/>
          <w:lang w:val="en-GB" w:eastAsia="ko-KR"/>
        </w:rPr>
        <w:t>ngran-Access (22) modules (3) ngap (1) version1 (1) ngap-IEs (2) }</w:t>
      </w:r>
    </w:p>
    <w:p>
      <w:pPr>
        <w:pStyle w:val="PL"/>
        <w:overflowPunct w:val="false"/>
        <w:autoSpaceDE w:val="false"/>
        <w:textAlignment w:val="baseline"/>
        <w:rPr>
          <w:rFonts w:eastAsia="Times New Roman"/>
          <w:lang w:val="en-GB" w:eastAsia="ko-KR"/>
        </w:rPr>
      </w:pPr>
      <w:r>
        <w:rPr>
          <w:rFonts w:eastAsia="Times New Roman"/>
          <w:lang w:val="en-GB" w:eastAsia="ko-KR"/>
        </w:rPr>
      </w:r>
    </w:p>
    <w:p>
      <w:pPr>
        <w:pStyle w:val="PL"/>
        <w:overflowPunct w:val="false"/>
        <w:autoSpaceDE w:val="false"/>
        <w:textAlignment w:val="baseline"/>
        <w:rPr/>
      </w:pPr>
      <w:r>
        <w:rPr>
          <w:rFonts w:eastAsia="Times New Roman"/>
          <w:lang w:val="en-GB" w:eastAsia="ko-KR"/>
        </w:rPr>
        <w:t xml:space="preserve">DEFINITIONS AUTOMATIC TAGS ::= </w:t>
      </w:r>
    </w:p>
    <w:p>
      <w:pPr>
        <w:pStyle w:val="PL"/>
        <w:overflowPunct w:val="false"/>
        <w:autoSpaceDE w:val="false"/>
        <w:textAlignment w:val="baseline"/>
        <w:rPr>
          <w:rFonts w:eastAsia="Times New Roman"/>
          <w:lang w:val="en-GB" w:eastAsia="ko-KR"/>
        </w:rPr>
      </w:pPr>
      <w:r>
        <w:rPr>
          <w:rFonts w:eastAsia="Times New Roman"/>
          <w:lang w:val="en-GB" w:eastAsia="ko-KR"/>
        </w:rPr>
      </w:r>
    </w:p>
    <w:p>
      <w:pPr>
        <w:pStyle w:val="PL"/>
        <w:overflowPunct w:val="false"/>
        <w:autoSpaceDE w:val="false"/>
        <w:textAlignment w:val="baseline"/>
        <w:rPr>
          <w:rFonts w:eastAsia="Times New Roman"/>
          <w:lang w:val="en-GB" w:eastAsia="ko-KR"/>
        </w:rPr>
      </w:pPr>
      <w:r>
        <w:rPr>
          <w:rFonts w:eastAsia="Times New Roman"/>
          <w:lang w:val="en-GB" w:eastAsia="ko-KR"/>
        </w:rPr>
        <w:t>BEGIN</w:t>
      </w:r>
    </w:p>
    <w:p>
      <w:pPr>
        <w:pStyle w:val="FirstChange"/>
        <w:rPr/>
      </w:pPr>
      <w:r>
        <w:rPr/>
        <w:t>&lt;&lt;&lt;&lt;&lt;&lt;&lt;&lt;&lt;&lt;&lt;&lt;&lt;&lt;&lt;&lt;&lt;&lt;&lt;&lt; Unmodified Text Omitted &gt;&gt;&gt;&gt;&gt;&gt;&gt;&gt;&gt;&gt;&gt;&gt;&gt;&gt;&gt;&gt;&gt;&gt;&gt;&gt;</w:t>
      </w:r>
    </w:p>
    <w:p>
      <w:pPr>
        <w:pStyle w:val="PL"/>
        <w:overflowPunct w:val="false"/>
        <w:autoSpaceDE w:val="false"/>
        <w:textAlignment w:val="baseline"/>
        <w:rPr>
          <w:rFonts w:eastAsia="Times New Roman"/>
          <w:lang w:val="en-GB" w:eastAsia="ko-KR"/>
        </w:rPr>
      </w:pPr>
      <w:r>
        <w:rPr>
          <w:rFonts w:eastAsia="Times New Roman"/>
          <w:lang w:val="en-GB" w:eastAsia="ko-KR"/>
        </w:rPr>
        <w:tab/>
      </w:r>
    </w:p>
    <w:p>
      <w:pPr>
        <w:pStyle w:val="PL"/>
        <w:rPr>
          <w:lang w:val="en-GB" w:eastAsia="ja-JP"/>
        </w:rPr>
      </w:pPr>
      <w:r>
        <w:rPr>
          <w:lang w:val="en-GB" w:eastAsia="ja-JP"/>
        </w:rPr>
        <w:t>MBSSessionSetupOrModResponseTransfer ::= SEQUENCE {</w:t>
      </w:r>
    </w:p>
    <w:p>
      <w:pPr>
        <w:pStyle w:val="PL"/>
        <w:rPr/>
      </w:pPr>
      <w:r>
        <w:rPr>
          <w:lang w:val="en-GB" w:eastAsia="ja-JP"/>
        </w:rPr>
        <w:tab/>
        <w:t xml:space="preserve">mBS-SessionTNLInfoNGRAN </w:t>
        <w:tab/>
        <w:t>MBS-SessionTNLInfoNGRAN</w:t>
        <w:tab/>
        <w:tab/>
        <w:tab/>
        <w:tab/>
        <w:tab/>
        <w:tab/>
        <w:tab/>
        <w:tab/>
        <w:tab/>
        <w:tab/>
        <w:tab/>
        <w:tab/>
        <w:tab/>
        <w:tab/>
        <w:t>OPTIONAL,</w:t>
      </w:r>
    </w:p>
    <w:p>
      <w:pPr>
        <w:pStyle w:val="PL"/>
        <w:rPr>
          <w:lang w:val="en-GB" w:eastAsia="ja-JP"/>
        </w:rPr>
      </w:pPr>
      <w:r>
        <w:rPr>
          <w:lang w:val="en-GB" w:eastAsia="ja-JP"/>
        </w:rPr>
        <w:tab/>
        <w:t>iE-Extensions</w:t>
        <w:tab/>
        <w:tab/>
        <w:t>ProtocolExtensionContainer { {MBSSessionSetupOrModResponseTransfer-ExtIEs} }</w:t>
        <w:tab/>
        <w:tab/>
        <w:t>OPTIONAL,</w:t>
      </w:r>
    </w:p>
    <w:p>
      <w:pPr>
        <w:pStyle w:val="PL"/>
        <w:rPr>
          <w:lang w:val="en-GB" w:eastAsia="ja-JP"/>
        </w:rPr>
      </w:pPr>
      <w:r>
        <w:rPr>
          <w:lang w:val="en-GB" w:eastAsia="ja-JP"/>
        </w:rPr>
        <w:tab/>
        <w:t>...</w:t>
      </w:r>
    </w:p>
    <w:p>
      <w:pPr>
        <w:pStyle w:val="PL"/>
        <w:rPr>
          <w:lang w:val="en-GB" w:eastAsia="ja-JP"/>
        </w:rPr>
      </w:pPr>
      <w:r>
        <w:rPr>
          <w:lang w:val="en-GB" w:eastAsia="ja-JP"/>
        </w:rPr>
        <w:t>}</w:t>
      </w:r>
    </w:p>
    <w:p>
      <w:pPr>
        <w:pStyle w:val="PL"/>
        <w:rPr>
          <w:lang w:val="en-GB" w:eastAsia="ja-JP"/>
        </w:rPr>
      </w:pPr>
      <w:r>
        <w:rPr>
          <w:lang w:val="en-GB" w:eastAsia="ja-JP"/>
        </w:rPr>
      </w:r>
    </w:p>
    <w:p>
      <w:pPr>
        <w:pStyle w:val="PL"/>
        <w:rPr/>
      </w:pPr>
      <w:r>
        <w:rPr>
          <w:lang w:val="en-GB" w:eastAsia="ja-JP"/>
        </w:rPr>
        <w:t>MBSSessionSetupOrModResponseTransfer-ExtIEs NGAP-PROTOCOL-EXTENSION ::= {</w:t>
      </w:r>
    </w:p>
    <w:p>
      <w:pPr>
        <w:pStyle w:val="PL"/>
        <w:rPr>
          <w:lang w:val="en-GB" w:eastAsia="ja-JP"/>
        </w:rPr>
      </w:pPr>
      <w:r>
        <w:rPr>
          <w:lang w:val="en-GB" w:eastAsia="ja-JP"/>
        </w:rPr>
        <w:tab/>
        <w:t>...</w:t>
      </w:r>
    </w:p>
    <w:p>
      <w:pPr>
        <w:pStyle w:val="PL"/>
        <w:rPr>
          <w:lang w:val="en-GB" w:eastAsia="ja-JP"/>
        </w:rPr>
      </w:pPr>
      <w:r>
        <w:rPr>
          <w:lang w:val="en-GB" w:eastAsia="ja-JP"/>
        </w:rPr>
        <w:t>}</w:t>
      </w:r>
    </w:p>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rPr>
          <w:lang w:val="en-GB" w:eastAsia="ja-JP"/>
        </w:rPr>
      </w:pPr>
      <w:r>
        <w:rPr>
          <w:lang w:val="en-GB" w:eastAsia="ja-JP"/>
        </w:rPr>
      </w:r>
    </w:p>
    <w:p>
      <w:pPr>
        <w:pStyle w:val="PL"/>
        <w:rPr/>
      </w:pPr>
      <w:r>
        <w:rPr>
          <w:rFonts w:cs="Arial"/>
          <w:szCs w:val="24"/>
        </w:rPr>
        <w:t>MBS-SupportIndicator</w:t>
      </w:r>
      <w:r>
        <w:rPr>
          <w:lang w:val="en-GB" w:eastAsia="ja-JP"/>
        </w:rPr>
        <w:t xml:space="preserve"> ::= ENUMERATED {</w:t>
      </w:r>
    </w:p>
    <w:p>
      <w:pPr>
        <w:pStyle w:val="PL"/>
        <w:rPr/>
      </w:pPr>
      <w:r>
        <w:rPr>
          <w:lang w:val="en-GB" w:eastAsia="ja-JP"/>
        </w:rPr>
        <w:tab/>
      </w:r>
      <w:ins w:id="70" w:author="Nok-1" w:date="2024-02-29T23:23:00Z">
        <w:r>
          <w:rPr>
            <w:lang w:val="en-GB" w:eastAsia="ja-JP"/>
          </w:rPr>
          <w:t>multicast-</w:t>
        </w:r>
      </w:ins>
      <w:ins w:id="71" w:author="Nok-1" w:date="2024-02-29T13:12:00Z">
        <w:r>
          <w:rPr>
            <w:lang w:val="en-GB" w:eastAsia="ja-JP"/>
          </w:rPr>
          <w:t>supported</w:t>
        </w:r>
      </w:ins>
      <w:del w:id="72" w:author="Nok-1" w:date="2024-02-29T13:12:00Z">
        <w:r>
          <w:rPr>
            <w:lang w:val="en-GB" w:eastAsia="ja-JP"/>
          </w:rPr>
          <w:delText>true</w:delText>
        </w:r>
      </w:del>
      <w:r>
        <w:rPr>
          <w:lang w:val="en-GB" w:eastAsia="ja-JP"/>
        </w:rPr>
        <w:t>,</w:t>
      </w:r>
    </w:p>
    <w:p>
      <w:pPr>
        <w:pStyle w:val="PL"/>
        <w:rPr/>
      </w:pPr>
      <w:r>
        <w:rPr>
          <w:lang w:val="en-GB" w:eastAsia="ja-JP"/>
        </w:rPr>
        <w:tab/>
        <w:t>...</w:t>
      </w:r>
      <w:ins w:id="73" w:author="Nok-1" w:date="2024-02-29T13:12:00Z">
        <w:r>
          <w:rPr>
            <w:lang w:val="en-GB" w:eastAsia="ja-JP"/>
          </w:rPr>
          <w:t>,</w:t>
        </w:r>
      </w:ins>
    </w:p>
    <w:p>
      <w:pPr>
        <w:pStyle w:val="PL"/>
        <w:rPr>
          <w:lang w:val="en-GB" w:eastAsia="ja-JP"/>
        </w:rPr>
      </w:pPr>
      <w:ins w:id="75" w:author="Nok-1" w:date="2024-02-29T13:12:00Z">
        <w:r>
          <w:rPr>
            <w:lang w:val="en-GB" w:eastAsia="ja-JP"/>
          </w:rPr>
          <w:tab/>
        </w:r>
      </w:ins>
      <w:ins w:id="76" w:author="Nok-1" w:date="2024-02-29T23:23:00Z">
        <w:r>
          <w:rPr>
            <w:lang w:val="en-GB" w:eastAsia="ja-JP"/>
          </w:rPr>
          <w:t>multicast-supported-with-rec</w:t>
        </w:r>
      </w:ins>
      <w:ins w:id="77" w:author="Nok-1" w:date="2024-02-29T23:24:00Z">
        <w:r>
          <w:rPr>
            <w:lang w:val="en-GB" w:eastAsia="ja-JP"/>
          </w:rPr>
          <w:t>e</w:t>
        </w:r>
      </w:ins>
      <w:ins w:id="78" w:author="Nok-1" w:date="2024-02-29T23:23:00Z">
        <w:r>
          <w:rPr>
            <w:lang w:val="en-GB" w:eastAsia="ja-JP"/>
          </w:rPr>
          <w:t>ptio</w:t>
        </w:r>
      </w:ins>
      <w:ins w:id="79" w:author="Nok-1" w:date="2024-02-29T23:24:00Z">
        <w:r>
          <w:rPr>
            <w:lang w:val="en-GB" w:eastAsia="ja-JP"/>
          </w:rPr>
          <w:t>n</w:t>
        </w:r>
      </w:ins>
      <w:ins w:id="80" w:author="Nok-1" w:date="2024-02-29T23:23:00Z">
        <w:r>
          <w:rPr>
            <w:lang w:val="en-GB" w:eastAsia="ja-JP"/>
          </w:rPr>
          <w:t>-in-RRC</w:t>
        </w:r>
      </w:ins>
      <w:ins w:id="81" w:author="Nok-1" w:date="2024-02-29T23:24:00Z">
        <w:r>
          <w:rPr>
            <w:lang w:val="en-GB" w:eastAsia="ja-JP"/>
          </w:rPr>
          <w:t>-</w:t>
        </w:r>
      </w:ins>
      <w:ins w:id="82" w:author="Nok-1" w:date="2024-02-29T23:23:00Z">
        <w:r>
          <w:rPr>
            <w:lang w:val="en-GB" w:eastAsia="ja-JP"/>
          </w:rPr>
          <w:t>inactive</w:t>
        </w:r>
      </w:ins>
    </w:p>
    <w:p>
      <w:pPr>
        <w:pStyle w:val="PL"/>
        <w:rPr>
          <w:lang w:val="en-GB" w:eastAsia="ja-JP"/>
        </w:rPr>
      </w:pPr>
      <w:r>
        <w:rPr>
          <w:lang w:val="en-GB" w:eastAsia="ja-JP"/>
        </w:rPr>
        <w:t>}</w:t>
      </w:r>
    </w:p>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rPr>
          <w:rFonts w:eastAsia="Malgun Gothic"/>
          <w:lang w:val="en-GB" w:eastAsia="ja-JP"/>
        </w:rPr>
      </w:pPr>
      <w:r>
        <w:rPr>
          <w:rFonts w:eastAsia="Malgun Gothic"/>
          <w:lang w:val="en-GB" w:eastAsia="ja-JP"/>
        </w:rPr>
      </w:r>
    </w:p>
    <w:p>
      <w:pPr>
        <w:pStyle w:val="PL"/>
        <w:overflowPunct w:val="false"/>
        <w:autoSpaceDE w:val="false"/>
        <w:textAlignment w:val="baseline"/>
        <w:rPr>
          <w:rFonts w:eastAsia="Times New Roman"/>
          <w:lang w:val="en-GB" w:eastAsia="ko-KR"/>
        </w:rPr>
      </w:pPr>
      <w:r>
        <w:rPr>
          <w:rFonts w:eastAsia="Times New Roman"/>
          <w:lang w:val="en-GB" w:eastAsia="ko-KR"/>
        </w:rPr>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spacing w:before="0" w:after="180"/>
        <w:jc w:val="center"/>
        <w:rPr>
          <w:rFonts w:eastAsia="Times New Roman"/>
          <w:color w:val="FF0000"/>
        </w:rPr>
      </w:pPr>
      <w:r>
        <w:rPr>
          <w:rFonts w:eastAsia="Times New Roman"/>
          <w:color w:val="FF0000"/>
        </w:rPr>
        <w:t>&lt;&lt;&lt;&lt;&lt;&lt;&lt;&lt;&lt;&lt;&lt;&lt;&lt;&lt;&lt;&lt;&lt;&lt;&lt;&lt; End of Changes &gt;&gt;&gt;&gt;&gt;&gt;&gt;&gt;&gt;&gt;&gt;&gt;&gt;&gt;&gt;&gt;&gt;&gt;&gt;&gt;</w:t>
      </w:r>
    </w:p>
    <w:sectPr>
      <w:headerReference w:type="default" r:id="rId12"/>
      <w:type w:val="nextPage"/>
      <w:pgSz w:w="11906" w:h="16838"/>
      <w:pgMar w:left="1134" w:right="1134" w:gutter="0" w:header="680" w:top="1418" w:footer="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ZapfDingbats">
    <w:altName w:val="Wingdings"/>
    <w:charset w:val="02"/>
    <w:family w:val="decorative"/>
    <w:pitch w:val="default"/>
  </w:font>
  <w:font w:name="Tahoma">
    <w:charset w:val="00" w:characterSet="windows-1252"/>
    <w:family w:val="swiss"/>
    <w:pitch w:val="variable"/>
  </w:font>
  <w:font w:name="Liberation Sans">
    <w:altName w:val="Arial"/>
    <w:charset w:val="01" w:characterSet="utf-8"/>
    <w:family w:val="swiss"/>
    <w:pitch w:val="variable"/>
  </w:font>
  <w:font w:name="MS LineDraw">
    <w:charset w:val="02"/>
    <w:family w:val="modern"/>
    <w:pitch w:val="default"/>
  </w:font>
  <w:font w:name="Times">
    <w:altName w:val="Times New Roman"/>
    <w:charset w:val="00" w:characterSet="windows-1252"/>
    <w:family w:val="roman"/>
    <w:pitch w:val="variable"/>
  </w:font>
  <w:font w:name="Monotype Sorts">
    <w:altName w:val="Segoe UI Symbol"/>
    <w:charset w:val="00" w:characterSet="windows-1252"/>
    <w:family w:val="auto"/>
    <w:pitch w:val="variable"/>
  </w:font>
  <w:font w:name="SimSun">
    <w:altName w:val="宋体"/>
    <w:charset w:val="86"/>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284"/>
        <w:tab w:val="right" w:pos="963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840"/>
        </w:tabs>
        <w:ind w:start="1560" w:hanging="720"/>
      </w:pPr>
      <w:rPr>
        <w:rFonts w:ascii="Times New Roman" w:hAnsi="Times New Roman" w:eastAsia="SimSun;宋体" w:cs="Times New Roman"/>
      </w:rPr>
    </w:lvl>
  </w:abstractNum>
  <w:abstractNum w:abstractNumId="3">
    <w:lvl w:ilvl="0">
      <w:start w:val="1"/>
      <w:numFmt w:val="bullet"/>
      <w:lvlText w:val=""/>
      <w:lvlJc w:val="start"/>
      <w:pPr>
        <w:tabs>
          <w:tab w:val="num" w:pos="851"/>
        </w:tabs>
        <w:ind w:start="851" w:hanging="851"/>
      </w:pPr>
      <w:rPr>
        <w:rFonts w:ascii="ZapfDingbats" w:hAnsi="ZapfDingbats" w:cs="ZapfDingbats" w:hint="default"/>
        <w:sz w:val="20"/>
        <w:i w:val="false"/>
        <w:b/>
        <w:szCs w:val="20"/>
        <w:color w:val="70CEF5"/>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DengXian;等线"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start="1134" w:hanging="1134"/>
      <w:outlineLvl w:val="0"/>
    </w:pPr>
    <w:rPr>
      <w:rFonts w:ascii="Arial" w:hAnsi="Arial" w:eastAsia="DengXian;等线"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start="1418" w:hanging="1418"/>
      <w:outlineLvl w:val="3"/>
    </w:pPr>
    <w:rPr>
      <w:sz w:val="24"/>
    </w:rPr>
  </w:style>
  <w:style w:type="paragraph" w:styleId="Heading5">
    <w:name w:val="Heading 5"/>
    <w:basedOn w:val="Heading4"/>
    <w:next w:val="Normal"/>
    <w:qFormat/>
    <w:pPr>
      <w:numPr>
        <w:ilvl w:val="4"/>
        <w:numId w:val="1"/>
      </w:numPr>
      <w:ind w:star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star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Times New Roman" w:hAnsi="Times New Roman" w:eastAsia="SimSun;宋体" w:cs="Times New Roman"/>
    </w:rPr>
  </w:style>
  <w:style w:type="character" w:styleId="WW8Num13z1">
    <w:name w:val="WW8Num13z1"/>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8z0">
    <w:name w:val="WW8Num18z0"/>
    <w:qFormat/>
    <w:rPr>
      <w:rFonts w:ascii="Times New Roman" w:hAnsi="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z w:val="18"/>
    </w:rPr>
  </w:style>
  <w:style w:type="character" w:styleId="WW8Num21z0">
    <w:name w:val="WW8Num21z0"/>
    <w:qFormat/>
    <w:rPr>
      <w:rFonts w:ascii="Times New Roman" w:hAnsi="Times New Roman" w:eastAsia="MS Mincho;ＭＳ 明朝" w:cs="Times New Roman"/>
    </w:rPr>
  </w:style>
  <w:style w:type="character" w:styleId="WW8Num21z1">
    <w:name w:val="WW8Num21z1"/>
    <w:qFormat/>
    <w:rPr>
      <w:rFonts w:ascii="Wingdings" w:hAnsi="Wingdings" w:cs="Wingdings"/>
    </w:rPr>
  </w:style>
  <w:style w:type="character" w:styleId="WW8Num22z0">
    <w:name w:val="WW8Num22z0"/>
    <w:qFormat/>
    <w:rPr>
      <w:rFonts w:ascii="Arial" w:hAnsi="Arial" w:cs="Arial"/>
      <w:sz w:val="16"/>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Arial" w:hAnsi="Arial" w:eastAsia="MS Mincho;ＭＳ 明朝" w:cs="Arial"/>
    </w:rPr>
  </w:style>
  <w:style w:type="character" w:styleId="WW8Num23z1">
    <w:name w:val="WW8Num23z1"/>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rFonts w:ascii="Times New Roman" w:hAnsi="Times New Roman" w:eastAsia="SimSun;宋体" w:cs="Times New Roman"/>
    </w:rPr>
  </w:style>
  <w:style w:type="character" w:styleId="WW8Num27z0">
    <w:name w:val="WW8Num27z0"/>
    <w:qFormat/>
    <w:rPr>
      <w:rFonts w:ascii="Calibri" w:hAnsi="Calibri" w:cs="Calibri"/>
    </w:rPr>
  </w:style>
  <w:style w:type="character" w:styleId="WW8Num27z1">
    <w:name w:val="WW8Num27z1"/>
    <w:qFormat/>
    <w:rPr>
      <w:rFonts w:ascii="Wingdings" w:hAnsi="Wingdings" w:cs="Wingdings"/>
    </w:rPr>
  </w:style>
  <w:style w:type="character" w:styleId="WW8Num28z0">
    <w:name w:val="WW8Num28z0"/>
    <w:qFormat/>
    <w:rPr/>
  </w:style>
  <w:style w:type="character" w:styleId="WW8Num29z0">
    <w:name w:val="WW8Num29z0"/>
    <w:qFormat/>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Arial" w:hAnsi="Arial" w:eastAsia="Times New Roman" w:cs="Aria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Arial" w:hAnsi="Arial" w:eastAsia="Times New Roman"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Times New Roman" w:hAnsi="Times New Roman"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Arial" w:hAnsi="Arial" w:cs="Arial"/>
      <w:sz w:val="16"/>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5z0">
    <w:name w:val="WW8Num35z0"/>
    <w:qFormat/>
    <w:rPr>
      <w:rFonts w:ascii="Times New Roman" w:hAnsi="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Times New Roman" w:hAnsi="Times New Roman" w:eastAsia="MS Mincho;ＭＳ 明朝"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8z0">
    <w:name w:val="WW8Num38z0"/>
    <w:qFormat/>
    <w:rPr/>
  </w:style>
  <w:style w:type="character" w:styleId="WW8Num39z0">
    <w:name w:val="WW8Num39z0"/>
    <w:qFormat/>
    <w:rPr>
      <w:rFonts w:ascii="Arial" w:hAnsi="Arial" w:eastAsia="Times New Roman" w:cs="Aria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Arial" w:hAnsi="Arial" w:eastAsia="Times New Roman" w:cs="Aria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ZapfDingbats;Wingdings" w:hAnsi="ZapfDingbats;Wingdings" w:cs="ZapfDingbats;Wingdings"/>
      <w:b/>
      <w:i w:val="false"/>
      <w:color w:val="70CEF5"/>
      <w:sz w:val="20"/>
      <w:szCs w:val="20"/>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Times New Roman" w:hAnsi="Times New Roman" w:cs="Times New Roman"/>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WW8NumSt3z0">
    <w:name w:val="WW8NumSt3z0"/>
    <w:qFormat/>
    <w:rPr>
      <w:rFonts w:ascii="Symbol" w:hAnsi="Symbol" w:cs="Symbol"/>
    </w:rPr>
  </w:style>
  <w:style w:type="character" w:styleId="WW8NumSt4z0">
    <w:name w:val="WW8NumSt4z0"/>
    <w:qFormat/>
    <w:rPr>
      <w:rFonts w:ascii="Symbol" w:hAnsi="Symbol" w:cs="Symbol"/>
    </w:rPr>
  </w:style>
  <w:style w:type="character" w:styleId="DefaultParagraphFont">
    <w:name w:val="Default Paragraph Font"/>
    <w:qFormat/>
    <w:rPr/>
  </w:style>
  <w:style w:type="character" w:styleId="FootnoteCharacters">
    <w:name w:val="Footnote Characters"/>
    <w:qFormat/>
    <w:rPr>
      <w:b/>
      <w:sz w:val="16"/>
      <w:vertAlign w:val="superscript"/>
    </w:rPr>
  </w:style>
  <w:style w:type="character" w:styleId="ZGSM">
    <w:name w:val="ZGSM"/>
    <w:qFormat/>
    <w:rPr/>
  </w:style>
  <w:style w:type="character" w:styleId="InternetLink">
    <w:name w:val="Hyperlink"/>
    <w:rPr>
      <w:color w:val="0000FF"/>
      <w:u w:val="single"/>
    </w:rPr>
  </w:style>
  <w:style w:type="character" w:styleId="CommentReference">
    <w:name w:val="Comment Reference"/>
    <w:qFormat/>
    <w:rPr>
      <w:sz w:val="16"/>
    </w:rPr>
  </w:style>
  <w:style w:type="character" w:styleId="VisitedInternetLink">
    <w:name w:val="FollowedHyperlink"/>
    <w:rPr>
      <w:color w:val="800080"/>
      <w:u w:val="single"/>
    </w:rPr>
  </w:style>
  <w:style w:type="character" w:styleId="B1Char">
    <w:name w:val="B1 Char"/>
    <w:qFormat/>
    <w:rPr>
      <w:rFonts w:ascii="Times New Roman" w:hAnsi="Times New Roman" w:cs="Times New Roman"/>
      <w:lang w:val="en-GB"/>
    </w:rPr>
  </w:style>
  <w:style w:type="character" w:styleId="TFZchn">
    <w:name w:val="TF Zchn"/>
    <w:qFormat/>
    <w:rPr>
      <w:rFonts w:ascii="Arial" w:hAnsi="Arial" w:cs="Arial"/>
      <w:b/>
      <w:lang w:val="en-GB"/>
    </w:rPr>
  </w:style>
  <w:style w:type="character" w:styleId="THChar">
    <w:name w:val="TH Char"/>
    <w:qFormat/>
    <w:rPr>
      <w:rFonts w:ascii="Arial" w:hAnsi="Arial" w:cs="Arial"/>
      <w:b/>
      <w:lang w:val="en-GB"/>
    </w:rPr>
  </w:style>
  <w:style w:type="character" w:styleId="Msoins">
    <w:name w:val="msoins"/>
    <w:qFormat/>
    <w:rPr/>
  </w:style>
  <w:style w:type="character" w:styleId="TALChar">
    <w:name w:val="TAL Char"/>
    <w:qFormat/>
    <w:rPr>
      <w:rFonts w:ascii="Arial" w:hAnsi="Arial" w:cs="Arial"/>
      <w:sz w:val="18"/>
      <w:lang w:val="en-GB"/>
    </w:rPr>
  </w:style>
  <w:style w:type="character" w:styleId="Emphasis">
    <w:name w:val="Emphasis"/>
    <w:qFormat/>
    <w:rPr>
      <w:i/>
      <w:iCs/>
    </w:rPr>
  </w:style>
  <w:style w:type="character" w:styleId="TAHChar">
    <w:name w:val="TAH Char"/>
    <w:qFormat/>
    <w:rPr>
      <w:rFonts w:ascii="Arial" w:hAnsi="Arial" w:cs="Arial"/>
      <w:b/>
      <w:sz w:val="18"/>
      <w:lang w:val="en-GB"/>
    </w:rPr>
  </w:style>
  <w:style w:type="character" w:styleId="TACChar">
    <w:name w:val="TAC Char"/>
    <w:qFormat/>
    <w:rPr/>
  </w:style>
  <w:style w:type="character" w:styleId="PLChar">
    <w:name w:val="PL Char"/>
    <w:qFormat/>
    <w:rPr>
      <w:rFonts w:ascii="Courier New" w:hAnsi="Courier New" w:cs="Courier New"/>
      <w:sz w:val="16"/>
      <w:lang w:val="en-GB" w:eastAsia="en-US" w:bidi="ar-SA"/>
    </w:rPr>
  </w:style>
  <w:style w:type="character" w:styleId="EditorsNoteChar">
    <w:name w:val="Editor's Note Char"/>
    <w:qFormat/>
    <w:rPr>
      <w:rFonts w:ascii="Times New Roman" w:hAnsi="Times New Roman" w:cs="Times New Roman"/>
      <w:color w:val="FF0000"/>
      <w:lang w:val="en-GB"/>
    </w:rPr>
  </w:style>
  <w:style w:type="character" w:styleId="StandardZchn">
    <w:name w:val="Standard Zchn"/>
    <w:qFormat/>
    <w:rPr>
      <w:rFonts w:ascii="Times New Roman" w:hAnsi="Times New Roman" w:cs="Times New Roman"/>
      <w:szCs w:val="22"/>
      <w:lang w:val="en-GB"/>
    </w:rPr>
  </w:style>
  <w:style w:type="character" w:styleId="BodyTextChar">
    <w:name w:val="Body Text Char"/>
    <w:qFormat/>
    <w:rPr>
      <w:rFonts w:ascii="Times New Roman" w:hAnsi="Times New Roman" w:cs="Times New Roman"/>
    </w:rPr>
  </w:style>
  <w:style w:type="character" w:styleId="TALCar">
    <w:name w:val="TAL Car"/>
    <w:qFormat/>
    <w:rPr>
      <w:rFonts w:ascii="Arial" w:hAnsi="Arial" w:cs="Arial"/>
      <w:sz w:val="18"/>
      <w:lang w:val="en-GB" w:bidi="ar-SA"/>
    </w:rPr>
  </w:style>
  <w:style w:type="character" w:styleId="Msoins1">
    <w:name w:val="msoins1"/>
    <w:qFormat/>
    <w:rPr/>
  </w:style>
  <w:style w:type="character" w:styleId="TFChar">
    <w:name w:val="TF Char"/>
    <w:qFormat/>
    <w:rPr>
      <w:rFonts w:ascii="Arial" w:hAnsi="Arial" w:eastAsia="SimSun;宋体" w:cs="Arial"/>
      <w:b/>
      <w:lang w:val="en-GB" w:bidi="ar-SA"/>
    </w:rPr>
  </w:style>
  <w:style w:type="character" w:styleId="CommentTextChar">
    <w:name w:val="Comment Text Char"/>
    <w:qFormat/>
    <w:rPr>
      <w:rFonts w:ascii="Times New Roman" w:hAnsi="Times New Roman" w:cs="Times New Roman"/>
      <w:lang w:val="en-GB"/>
    </w:rPr>
  </w:style>
  <w:style w:type="character" w:styleId="TALLeft100cmCharChar">
    <w:name w:val="TAL + Left:  1;00 cm Char Char"/>
    <w:qFormat/>
    <w:rPr>
      <w:rFonts w:ascii="Arial" w:hAnsi="Arial" w:cs="Arial"/>
      <w:sz w:val="18"/>
      <w:lang w:val="en-GB"/>
    </w:rPr>
  </w:style>
  <w:style w:type="character" w:styleId="B1Zchn">
    <w:name w:val="B1 Zchn"/>
    <w:qFormat/>
    <w:rPr>
      <w:lang w:val="en-GB" w:bidi="ar-SA"/>
    </w:rPr>
  </w:style>
  <w:style w:type="character" w:styleId="DocumentMapChar">
    <w:name w:val="Document Map Char"/>
    <w:qFormat/>
    <w:rPr>
      <w:rFonts w:ascii="Tahoma" w:hAnsi="Tahoma" w:cs="Tahoma"/>
      <w:shd w:fill="000080" w:val="clear"/>
      <w:lang w:val="en-GB"/>
    </w:rPr>
  </w:style>
  <w:style w:type="character" w:styleId="TAHCar">
    <w:name w:val="TAH Car"/>
    <w:qFormat/>
    <w:rPr>
      <w:rFonts w:ascii="Arial" w:hAnsi="Arial" w:cs="Arial"/>
      <w:b/>
      <w:sz w:val="18"/>
      <w:lang w:val="en-GB"/>
    </w:rPr>
  </w:style>
  <w:style w:type="character" w:styleId="Heading3Char">
    <w:name w:val="Heading 3 Char"/>
    <w:qFormat/>
    <w:rPr>
      <w:rFonts w:ascii="Arial" w:hAnsi="Arial" w:eastAsia="SimSun;宋体" w:cs="Arial"/>
      <w:color w:val="0000FF"/>
      <w:kern w:val="2"/>
      <w:sz w:val="28"/>
      <w:lang w:val="en-GB" w:bidi="ar-SA"/>
    </w:rPr>
  </w:style>
  <w:style w:type="character" w:styleId="NOChar">
    <w:name w:val="NO Char"/>
    <w:qFormat/>
    <w:rPr>
      <w:rFonts w:ascii="Arial" w:hAnsi="Arial" w:eastAsia="SimSun;宋体" w:cs="Arial"/>
      <w:color w:val="0000FF"/>
      <w:kern w:val="2"/>
      <w:lang w:val="en-GB" w:bidi="ar-SA"/>
    </w:rPr>
  </w:style>
  <w:style w:type="character" w:styleId="B2Char">
    <w:name w:val="B2 Char"/>
    <w:qFormat/>
    <w:rPr>
      <w:rFonts w:ascii="Arial" w:hAnsi="Arial" w:eastAsia="SimSun;宋体" w:cs="Arial"/>
      <w:color w:val="0000FF"/>
      <w:kern w:val="2"/>
      <w:lang w:val="en-GB" w:bidi="ar-SA"/>
    </w:rPr>
  </w:style>
  <w:style w:type="character" w:styleId="PlainTextChar">
    <w:name w:val="Plain Text Char"/>
    <w:qFormat/>
    <w:rPr>
      <w:rFonts w:ascii="Courier New" w:hAnsi="Courier New" w:eastAsia="MS Mincho;ＭＳ 明朝" w:cs="Courier New"/>
      <w:lang w:val="nb-NO"/>
    </w:rPr>
  </w:style>
  <w:style w:type="character" w:styleId="BodyTextIndentChar">
    <w:name w:val="Body Text Indent Char"/>
    <w:qFormat/>
    <w:rPr>
      <w:rFonts w:ascii="Times New Roman" w:hAnsi="Times New Roman" w:eastAsia="MS Mincho;ＭＳ 明朝" w:cs="Times New Roman"/>
      <w:lang w:val="en-GB"/>
    </w:rPr>
  </w:style>
  <w:style w:type="character" w:styleId="QuotationZchn">
    <w:name w:val="Quotation Zchn"/>
    <w:qFormat/>
    <w:rPr>
      <w:rFonts w:ascii="Arial" w:hAnsi="Arial" w:eastAsia="SimSun;宋体" w:cs="Arial"/>
      <w:color w:val="0000FF"/>
      <w:kern w:val="2"/>
      <w:szCs w:val="22"/>
      <w:lang w:val="en-GB" w:bidi="ar-SA"/>
    </w:rPr>
  </w:style>
  <w:style w:type="character" w:styleId="EditorsNoteZchn">
    <w:name w:val="Editor's Note Zchn"/>
    <w:qFormat/>
    <w:rPr>
      <w:rFonts w:ascii="Arial" w:hAnsi="Arial" w:eastAsia="SimSun;宋体" w:cs="Arial"/>
      <w:color w:val="FF0000"/>
      <w:kern w:val="2"/>
      <w:lang w:val="en-GB" w:bidi="ar-SA"/>
    </w:rPr>
  </w:style>
  <w:style w:type="character" w:styleId="Heading2Char">
    <w:name w:val="Heading 2 Char"/>
    <w:qFormat/>
    <w:rPr>
      <w:rFonts w:ascii="Arial" w:hAnsi="Arial" w:cs="Arial"/>
      <w:sz w:val="32"/>
      <w:lang w:val="en-GB"/>
    </w:rPr>
  </w:style>
  <w:style w:type="character" w:styleId="Heading3Char1">
    <w:name w:val="Heading 3 Char1"/>
    <w:qFormat/>
    <w:rPr>
      <w:rFonts w:ascii="Arial" w:hAnsi="Arial" w:cs="Arial"/>
      <w:sz w:val="28"/>
      <w:lang w:val="en-GB"/>
    </w:rPr>
  </w:style>
  <w:style w:type="character" w:styleId="Head2AChar">
    <w:name w:val="Head2A Char"/>
    <w:qFormat/>
    <w:rPr>
      <w:rFonts w:ascii="Arial" w:hAnsi="Arial" w:eastAsia="MS Mincho;ＭＳ 明朝" w:cs="Arial"/>
      <w:color w:val="0000FF"/>
      <w:kern w:val="2"/>
      <w:sz w:val="32"/>
      <w:lang w:val="en-GB" w:bidi="ar-SA"/>
    </w:rPr>
  </w:style>
  <w:style w:type="character" w:styleId="CharChar">
    <w:name w:val="Char Char"/>
    <w:qFormat/>
    <w:rPr>
      <w:rFonts w:ascii="Arial" w:hAnsi="Arial" w:eastAsia="MS Mincho;ＭＳ 明朝" w:cs="Arial"/>
      <w:color w:val="0000FF"/>
      <w:kern w:val="2"/>
      <w:lang w:val="en-GB" w:bidi="ar-SA"/>
    </w:rPr>
  </w:style>
  <w:style w:type="character" w:styleId="B1Char1">
    <w:name w:val="B1 Char1"/>
    <w:qFormat/>
    <w:rPr>
      <w:rFonts w:ascii="Arial" w:hAnsi="Arial" w:eastAsia="SimSun;宋体" w:cs="Arial"/>
      <w:color w:val="0000FF"/>
      <w:kern w:val="2"/>
      <w:lang w:val="en-GB" w:bidi="ar-SA"/>
    </w:rPr>
  </w:style>
  <w:style w:type="character" w:styleId="Msoins0">
    <w:name w:val="msoins0"/>
    <w:qFormat/>
    <w:rPr>
      <w:rFonts w:ascii="Arial" w:hAnsi="Arial" w:eastAsia="SimSun;宋体" w:cs="Arial"/>
      <w:color w:val="0000FF"/>
      <w:kern w:val="2"/>
      <w:lang w:val="en-US" w:eastAsia="zh-CN" w:bidi="ar-SA"/>
    </w:rPr>
  </w:style>
  <w:style w:type="character" w:styleId="StrongEmphasis">
    <w:name w:val="Strong Emphasis"/>
    <w:qFormat/>
    <w:rPr>
      <w:rFonts w:ascii="Arial" w:hAnsi="Arial" w:eastAsia="SimSun;宋体" w:cs="Arial"/>
      <w:b/>
      <w:bCs/>
      <w:color w:val="0000FF"/>
      <w:kern w:val="2"/>
      <w:lang w:val="en-US" w:eastAsia="zh-CN" w:bidi="ar-SA"/>
    </w:rPr>
  </w:style>
  <w:style w:type="character" w:styleId="Doctext2Char">
    <w:name w:val="Doc-text2 Char"/>
    <w:qFormat/>
    <w:rPr>
      <w:rFonts w:ascii="Arial" w:hAnsi="Arial" w:eastAsia="SimSun;宋体" w:cs="Arial"/>
      <w:color w:val="0000FF"/>
      <w:kern w:val="2"/>
      <w:lang w:eastAsia="zh-CN"/>
    </w:rPr>
  </w:style>
  <w:style w:type="character" w:styleId="TFleftCharChar">
    <w:name w:val="TF;left Char Char"/>
    <w:qFormat/>
    <w:rPr>
      <w:rFonts w:ascii="Arial" w:hAnsi="Arial" w:eastAsia="SimSun;宋体" w:cs="Arial"/>
      <w:b/>
      <w:color w:val="0000FF"/>
      <w:kern w:val="2"/>
      <w:lang w:val="en-GB" w:bidi="ar-SA"/>
    </w:rPr>
  </w:style>
  <w:style w:type="character" w:styleId="CharChar2">
    <w:name w:val="Char Char2"/>
    <w:qFormat/>
    <w:rPr>
      <w:rFonts w:ascii="Times New Roman" w:hAnsi="Times New Roman" w:eastAsia="MS Mincho;ＭＳ 明朝" w:cs="Times New Roman"/>
      <w:lang w:val="en-GB"/>
    </w:rPr>
  </w:style>
  <w:style w:type="character" w:styleId="H6Char">
    <w:name w:val="H6 Char"/>
    <w:qFormat/>
    <w:rPr>
      <w:rFonts w:ascii="Arial" w:hAnsi="Arial" w:cs="Arial"/>
      <w:lang w:val="en-GB"/>
    </w:rPr>
  </w:style>
  <w:style w:type="character" w:styleId="EXChar">
    <w:name w:val="EX Char"/>
    <w:qFormat/>
    <w:rPr>
      <w:rFonts w:ascii="Times New Roman" w:hAnsi="Times New Roman" w:cs="Times New Roman"/>
      <w:lang w:val="en-GB"/>
    </w:rPr>
  </w:style>
  <w:style w:type="character" w:styleId="B2Car">
    <w:name w:val="B2 Car"/>
    <w:qFormat/>
    <w:rPr>
      <w:rFonts w:ascii="Times New Roman" w:hAnsi="Times New Roman" w:cs="Times New Roman"/>
      <w:lang w:val="en-GB"/>
    </w:rPr>
  </w:style>
  <w:style w:type="character" w:styleId="B3Char">
    <w:name w:val="B3 Char"/>
    <w:qFormat/>
    <w:rPr>
      <w:rFonts w:ascii="Times New Roman" w:hAnsi="Times New Roman" w:cs="Times New Roman"/>
      <w:lang w:val="en-GB"/>
    </w:rPr>
  </w:style>
  <w:style w:type="character" w:styleId="Style5">
    <w:name w:val="首标题"/>
    <w:qFormat/>
    <w:rPr>
      <w:rFonts w:ascii="Arial" w:hAnsi="Arial" w:eastAsia="SimSun;宋体" w:cs="Arial"/>
      <w:sz w:val="24"/>
      <w:lang w:val="en-US" w:eastAsia="zh-CN" w:bidi="ar-SA"/>
    </w:rPr>
  </w:style>
  <w:style w:type="character" w:styleId="HeaderChar">
    <w:name w:val="Header Char"/>
    <w:qFormat/>
    <w:rPr>
      <w:rFonts w:ascii="Arial" w:hAnsi="Arial" w:cs="Arial"/>
      <w:b/>
      <w:sz w:val="18"/>
      <w:lang w:val="en-GB" w:eastAsia="en-US" w:bidi="ar-SA"/>
    </w:rPr>
  </w:style>
  <w:style w:type="character" w:styleId="CRCoverPageZchn">
    <w:name w:val="CR Cover Page Zchn"/>
    <w:qFormat/>
    <w:rPr>
      <w:rFonts w:ascii="Arial" w:hAnsi="Arial" w:cs="Arial"/>
      <w:lang w:val="en-GB"/>
    </w:rPr>
  </w:style>
  <w:style w:type="character" w:styleId="BalloonTextChar">
    <w:name w:val="Balloon Text Char"/>
    <w:qFormat/>
    <w:rPr>
      <w:rFonts w:ascii="Tahoma" w:hAnsi="Tahoma" w:cs="Tahoma"/>
      <w:sz w:val="16"/>
      <w:szCs w:val="16"/>
      <w:lang w:val="en-GB"/>
    </w:rPr>
  </w:style>
  <w:style w:type="character" w:styleId="CommentSubjectChar">
    <w:name w:val="Comment Subject Char"/>
    <w:qFormat/>
    <w:rPr>
      <w:rFonts w:ascii="Times New Roman" w:hAnsi="Times New Roman" w:cs="Times New Roman"/>
      <w:b/>
      <w:bCs/>
      <w:lang w:val="en-GB"/>
    </w:rPr>
  </w:style>
  <w:style w:type="character" w:styleId="FootnoteTextChar">
    <w:name w:val="Footnote Text Char"/>
    <w:qFormat/>
    <w:rPr>
      <w:rFonts w:ascii="Times New Roman" w:hAnsi="Times New Roman" w:cs="Times New Roman"/>
      <w:sz w:val="16"/>
      <w:lang w:val="en-GB"/>
    </w:rPr>
  </w:style>
  <w:style w:type="character" w:styleId="FooterChar">
    <w:name w:val="Footer Char"/>
    <w:qFormat/>
    <w:rPr>
      <w:rFonts w:ascii="Arial" w:hAnsi="Arial" w:cs="Arial"/>
      <w:b/>
      <w:i/>
      <w:sz w:val="18"/>
      <w:lang w:val="en-GB" w:eastAsia="en-US"/>
    </w:rPr>
  </w:style>
  <w:style w:type="character" w:styleId="HTMLPreformattedChar">
    <w:name w:val="HTML Preformatted Char"/>
    <w:qFormat/>
    <w:rPr>
      <w:rFonts w:ascii="Courier New" w:hAnsi="Courier New" w:eastAsia="Times New Roman" w:cs="Courier New"/>
      <w:lang w:val="en-US"/>
    </w:rPr>
  </w:style>
  <w:style w:type="character" w:styleId="UnresolvedMention">
    <w:name w:val="Unresolved Mention"/>
    <w:qFormat/>
    <w:rPr>
      <w:color w:val="808080"/>
      <w:shd w:fill="E6E6E6" w:val="clear"/>
    </w:rPr>
  </w:style>
  <w:style w:type="character" w:styleId="Heading1Char">
    <w:name w:val="Heading 1 Char"/>
    <w:qFormat/>
    <w:rPr>
      <w:rFonts w:ascii="Arial" w:hAnsi="Arial" w:cs="Arial"/>
      <w:sz w:val="36"/>
      <w:lang w:val="en-GB"/>
    </w:rPr>
  </w:style>
  <w:style w:type="character" w:styleId="Heading4Char">
    <w:name w:val="Heading 4 Char"/>
    <w:qFormat/>
    <w:rPr>
      <w:rFonts w:ascii="Arial" w:hAnsi="Arial" w:cs="Arial"/>
      <w:sz w:val="24"/>
      <w:lang w:val="en-GB"/>
    </w:rPr>
  </w:style>
  <w:style w:type="character" w:styleId="Heading5Char">
    <w:name w:val="Heading 5 Char"/>
    <w:qFormat/>
    <w:rPr>
      <w:rFonts w:ascii="Arial" w:hAnsi="Arial" w:cs="Arial"/>
      <w:sz w:val="22"/>
      <w:lang w:val="en-GB"/>
    </w:rPr>
  </w:style>
  <w:style w:type="character" w:styleId="NOZchn">
    <w:name w:val="NO Zchn"/>
    <w:qFormat/>
    <w:rPr>
      <w:rFonts w:ascii="Times New Roman" w:hAnsi="Times New Roman" w:cs="Times New Roman"/>
      <w:lang w:val="en-GB"/>
    </w:rPr>
  </w:style>
  <w:style w:type="character" w:styleId="ListParagraphChar">
    <w:name w:val="List Paragraph Char"/>
    <w:qFormat/>
    <w:rPr>
      <w:rFonts w:ascii="Times New Roman" w:hAnsi="Times New Roman" w:cs="Times New Roman"/>
      <w:lang w:val="en-GB"/>
    </w:rPr>
  </w:style>
  <w:style w:type="character" w:styleId="B4Char">
    <w:name w:val="B4 Char"/>
    <w:qFormat/>
    <w:rPr>
      <w:rFonts w:ascii="Times New Roman" w:hAnsi="Times New Roman" w:cs="Times New Roman"/>
      <w:lang w:val="en-GB"/>
    </w:rPr>
  </w:style>
  <w:style w:type="character" w:styleId="UnresolvedMention1">
    <w:name w:val="Unresolved Mention1"/>
    <w:qFormat/>
    <w:rPr>
      <w:color w:val="808080"/>
      <w:shd w:fill="E6E6E6" w:val="clear"/>
    </w:rPr>
  </w:style>
  <w:style w:type="character" w:styleId="Heading6Char">
    <w:name w:val="Heading 6 Char"/>
    <w:qFormat/>
    <w:rPr>
      <w:rFonts w:ascii="Arial" w:hAnsi="Arial" w:cs="Arial"/>
      <w:lang w:val="en-GB"/>
    </w:rPr>
  </w:style>
  <w:style w:type="character" w:styleId="Heading7Char">
    <w:name w:val="Heading 7 Char"/>
    <w:qFormat/>
    <w:rPr>
      <w:rFonts w:ascii="Arial" w:hAnsi="Arial" w:cs="Arial"/>
      <w:lang w:val="en-GB"/>
    </w:rPr>
  </w:style>
  <w:style w:type="character" w:styleId="Heading8Char">
    <w:name w:val="Heading 8 Char"/>
    <w:qFormat/>
    <w:rPr>
      <w:rFonts w:ascii="Arial" w:hAnsi="Arial" w:cs="Arial"/>
      <w:sz w:val="36"/>
      <w:lang w:val="en-GB"/>
    </w:rPr>
  </w:style>
  <w:style w:type="character" w:styleId="Heading9Char">
    <w:name w:val="Heading 9 Char"/>
    <w:qFormat/>
    <w:rPr>
      <w:rFonts w:ascii="Arial" w:hAnsi="Arial" w:cs="Arial"/>
      <w:sz w:val="36"/>
      <w:lang w:val="en-GB"/>
    </w:rPr>
  </w:style>
  <w:style w:type="character" w:styleId="UnresolvedMention2">
    <w:name w:val="Unresolved Mention2"/>
    <w:qFormat/>
    <w:rPr>
      <w:color w:val="808080"/>
      <w:shd w:fill="E6E6E6" w:val="clear"/>
    </w:rPr>
  </w:style>
  <w:style w:type="character" w:styleId="Mention">
    <w:name w:val="Mention"/>
    <w:qFormat/>
    <w:rPr>
      <w:color w:val="2B579A"/>
      <w:shd w:fill="E6E6E6"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overflowPunct w:val="false"/>
      <w:autoSpaceDE w:val="false"/>
      <w:textAlignment w:val="baseline"/>
    </w:pPr>
    <w:rPr>
      <w:lang w:val="en-US"/>
    </w:rPr>
  </w:style>
  <w:style w:type="paragraph" w:styleId="List">
    <w:name w:val="List"/>
    <w:basedOn w:val="Normal"/>
    <w:pPr>
      <w:ind w:start="568" w:hanging="284"/>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6">
    <w:name w:val="H6"/>
    <w:basedOn w:val="Heading5"/>
    <w:next w:val="Normal"/>
    <w:qFormat/>
    <w:pPr>
      <w:numPr>
        <w:ilvl w:val="0"/>
        <w:numId w:val="0"/>
      </w:numPr>
      <w:ind w:star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start="567" w:end="425" w:hanging="567"/>
    </w:pPr>
    <w:rPr>
      <w:rFonts w:ascii="Times New Roman" w:hAnsi="Times New Roman" w:eastAsia="DengXian;等线" w:cs="Times New Roman"/>
      <w:color w:val="auto"/>
      <w:sz w:val="22"/>
      <w:szCs w:val="20"/>
      <w:lang w:val="en-GB" w:eastAsia="en-US" w:bidi="ar-SA"/>
    </w:rPr>
  </w:style>
  <w:style w:type="paragraph" w:styleId="Contents8">
    <w:name w:val="TOC 8"/>
    <w:basedOn w:val="Contents1"/>
    <w:pPr>
      <w:spacing w:before="180" w:after="0"/>
      <w:ind w:start="2693" w:end="425" w:hanging="2693"/>
    </w:pPr>
    <w:rPr>
      <w:b/>
    </w:rPr>
  </w:style>
  <w:style w:type="paragraph" w:styleId="ZT">
    <w:name w:val="ZT"/>
    <w:qFormat/>
    <w:pPr>
      <w:widowControl w:val="false"/>
      <w:bidi w:val="0"/>
      <w:spacing w:lineRule="atLeast" w:line="240"/>
      <w:jc w:val="end"/>
    </w:pPr>
    <w:rPr>
      <w:rFonts w:ascii="Arial" w:hAnsi="Arial" w:eastAsia="DengXian;等线" w:cs="Arial"/>
      <w:b/>
      <w:color w:val="auto"/>
      <w:sz w:val="34"/>
      <w:szCs w:val="20"/>
      <w:lang w:val="en-GB" w:bidi="ar-SA" w:eastAsia="zh-CN"/>
    </w:rPr>
  </w:style>
  <w:style w:type="paragraph" w:styleId="Contents2">
    <w:name w:val="TOC 2"/>
    <w:basedOn w:val="Contents1"/>
    <w:pPr>
      <w:keepNext w:val="false"/>
      <w:spacing w:before="0" w:after="0"/>
      <w:ind w:start="851" w:end="425" w:hanging="851"/>
    </w:pPr>
    <w:rPr>
      <w:sz w:val="20"/>
    </w:rPr>
  </w:style>
  <w:style w:type="paragraph" w:styleId="Contents3">
    <w:name w:val="TOC 3"/>
    <w:basedOn w:val="Contents2"/>
    <w:pPr>
      <w:ind w:start="1134" w:end="425" w:hanging="1134"/>
    </w:pPr>
    <w:rPr/>
  </w:style>
  <w:style w:type="paragraph" w:styleId="Contents4">
    <w:name w:val="TOC 4"/>
    <w:basedOn w:val="Contents3"/>
    <w:pPr>
      <w:ind w:start="1418" w:end="425" w:hanging="1418"/>
    </w:pPr>
    <w:rPr/>
  </w:style>
  <w:style w:type="paragraph" w:styleId="Contents5">
    <w:name w:val="TOC 5"/>
    <w:basedOn w:val="Contents4"/>
    <w:pPr>
      <w:ind w:start="1701" w:end="425" w:hanging="1701"/>
    </w:pPr>
    <w:rPr/>
  </w:style>
  <w:style w:type="paragraph" w:styleId="Index1">
    <w:name w:val="Index 1"/>
    <w:basedOn w:val="Normal"/>
    <w:pPr>
      <w:keepLines/>
      <w:spacing w:before="0" w:after="0"/>
    </w:pPr>
    <w:rPr/>
  </w:style>
  <w:style w:type="paragraph" w:styleId="Index2">
    <w:name w:val="Index 2"/>
    <w:basedOn w:val="Index1"/>
    <w:pPr>
      <w:ind w:start="284" w:hanging="0"/>
    </w:pPr>
    <w:rPr/>
  </w:style>
  <w:style w:type="paragraph" w:styleId="ZH">
    <w:name w:val="ZH"/>
    <w:qFormat/>
    <w:pPr>
      <w:widowControl w:val="false"/>
      <w:bidi w:val="0"/>
    </w:pPr>
    <w:rPr>
      <w:rFonts w:ascii="Arial" w:hAnsi="Arial" w:eastAsia="DengXian;等线" w:cs="Arial"/>
      <w:color w:val="auto"/>
      <w:sz w:val="20"/>
      <w:szCs w:val="20"/>
      <w:lang w:val="en-GB" w:eastAsia="en-US" w:bidi="ar-SA"/>
    </w:rPr>
  </w:style>
  <w:style w:type="paragraph" w:styleId="TT">
    <w:name w:val="TT"/>
    <w:basedOn w:val="Heading1"/>
    <w:next w:val="Normal"/>
    <w:qFormat/>
    <w:pPr>
      <w:numPr>
        <w:ilvl w:val="0"/>
        <w:numId w:val="0"/>
      </w:numPr>
      <w:ind w:start="1134" w:hanging="1134"/>
      <w:outlineLvl w:val="9"/>
    </w:pPr>
    <w:rPr/>
  </w:style>
  <w:style w:type="paragraph" w:styleId="ListNumber">
    <w:name w:val="List Number"/>
    <w:basedOn w:val="List"/>
    <w:qFormat/>
    <w:pPr/>
    <w:rPr/>
  </w:style>
  <w:style w:type="paragraph" w:styleId="ListNumber2">
    <w:name w:val="List Number 2"/>
    <w:basedOn w:val="ListNumber"/>
    <w:qFormat/>
    <w:pPr>
      <w:ind w:start="851" w:hanging="284"/>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bidi w:val="0"/>
    </w:pPr>
    <w:rPr>
      <w:rFonts w:ascii="Arial" w:hAnsi="Arial" w:eastAsia="DengXian;等线" w:cs="Arial"/>
      <w:b/>
      <w:color w:val="auto"/>
      <w:sz w:val="18"/>
      <w:szCs w:val="20"/>
      <w:lang w:val="en-GB" w:eastAsia="en-US" w:bidi="ar-SA"/>
    </w:rPr>
  </w:style>
  <w:style w:type="paragraph" w:styleId="Footnote">
    <w:name w:val="Footnote Text"/>
    <w:basedOn w:val="Normal"/>
    <w:pPr>
      <w:keepLines/>
      <w:spacing w:before="0" w:after="0"/>
      <w:ind w:start="454" w:hanging="454"/>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start="1135" w:hanging="851"/>
    </w:pPr>
    <w:rPr/>
  </w:style>
  <w:style w:type="paragraph" w:styleId="Contents9">
    <w:name w:val="TOC 9"/>
    <w:basedOn w:val="Contents8"/>
    <w:pPr>
      <w:ind w:start="1418" w:end="425" w:hanging="1418"/>
    </w:pPr>
    <w:rPr/>
  </w:style>
  <w:style w:type="paragraph" w:styleId="EX">
    <w:name w:val="EX"/>
    <w:basedOn w:val="Normal"/>
    <w:qFormat/>
    <w:pPr>
      <w:keepLines/>
      <w:ind w:start="1702" w:hanging="1418"/>
    </w:pPr>
    <w:rPr/>
  </w:style>
  <w:style w:type="paragraph" w:styleId="FP">
    <w:name w:val="FP"/>
    <w:basedOn w:val="Normal"/>
    <w:qFormat/>
    <w:pPr>
      <w:spacing w:before="0" w:after="0"/>
    </w:pPr>
    <w:rPr/>
  </w:style>
  <w:style w:type="paragraph" w:styleId="LD">
    <w:name w:val="LD"/>
    <w:qFormat/>
    <w:pPr>
      <w:keepNext w:val="true"/>
      <w:keepLines/>
      <w:widowControl/>
      <w:bidi w:val="0"/>
      <w:spacing w:lineRule="exact" w:line="180"/>
    </w:pPr>
    <w:rPr>
      <w:rFonts w:ascii="MS LineDraw" w:hAnsi="MS LineDraw" w:eastAsia="DengXian;等线" w:cs="MS LineDraw"/>
      <w:color w:val="auto"/>
      <w:sz w:val="20"/>
      <w:szCs w:val="20"/>
      <w:lang w:val="en-GB" w:eastAsia="en-US" w:bidi="ar-SA"/>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Contents6">
    <w:name w:val="TOC 6"/>
    <w:basedOn w:val="Contents5"/>
    <w:next w:val="Normal"/>
    <w:pPr>
      <w:ind w:start="1985" w:end="425" w:hanging="1985"/>
    </w:pPr>
    <w:rPr/>
  </w:style>
  <w:style w:type="paragraph" w:styleId="Contents7">
    <w:name w:val="TOC 7"/>
    <w:basedOn w:val="Contents6"/>
    <w:next w:val="Normal"/>
    <w:pPr>
      <w:ind w:start="2268" w:end="425" w:hanging="2268"/>
    </w:pPr>
    <w:rPr/>
  </w:style>
  <w:style w:type="paragraph" w:styleId="ListBullet">
    <w:name w:val="List Bullet"/>
    <w:basedOn w:val="List"/>
    <w:qFormat/>
    <w:pPr/>
    <w:rPr/>
  </w:style>
  <w:style w:type="paragraph" w:styleId="ListBullet2">
    <w:name w:val="List Bullet 2"/>
    <w:basedOn w:val="ListBullet"/>
    <w:qFormat/>
    <w:pPr>
      <w:ind w:start="851" w:hanging="284"/>
    </w:pPr>
    <w:rPr/>
  </w:style>
  <w:style w:type="paragraph" w:styleId="ListBullet3">
    <w:name w:val="List Bullet 3"/>
    <w:basedOn w:val="ListBullet2"/>
    <w:qFormat/>
    <w:pPr>
      <w:ind w:start="1135" w:hanging="284"/>
    </w:pPr>
    <w:rPr/>
  </w:style>
  <w:style w:type="paragraph" w:styleId="EQ">
    <w:name w:val="EQ"/>
    <w:basedOn w:val="Normal"/>
    <w:next w:val="Normal"/>
    <w:qFormat/>
    <w:pPr>
      <w:keepLines/>
    </w:pPr>
    <w:rPr>
      <w:lang w:val="en-US" w:eastAsia="en-US"/>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DengXian;等线" w:cs="Courier New"/>
      <w:color w:val="auto"/>
      <w:sz w:val="16"/>
      <w:szCs w:val="20"/>
      <w:lang w:val="en-GB" w:eastAsia="en-US" w:bidi="ar-SA"/>
    </w:rPr>
  </w:style>
  <w:style w:type="paragraph" w:styleId="TAR">
    <w:name w:val="TAR"/>
    <w:basedOn w:val="TAL"/>
    <w:qFormat/>
    <w:pPr>
      <w:jc w:val="end"/>
    </w:pPr>
    <w:rPr/>
  </w:style>
  <w:style w:type="paragraph" w:styleId="TAN">
    <w:name w:val="TAN"/>
    <w:basedOn w:val="TAL"/>
    <w:qFormat/>
    <w:pPr>
      <w:ind w:start="851" w:hanging="851"/>
    </w:pPr>
    <w:rPr/>
  </w:style>
  <w:style w:type="paragraph" w:styleId="ZA">
    <w:name w:val="ZA"/>
    <w:qFormat/>
    <w:pPr>
      <w:widowControl w:val="false"/>
      <w:pBdr>
        <w:bottom w:val="single" w:sz="12" w:space="1" w:color="000000"/>
      </w:pBdr>
      <w:bidi w:val="0"/>
      <w:jc w:val="end"/>
    </w:pPr>
    <w:rPr>
      <w:rFonts w:ascii="Arial" w:hAnsi="Arial" w:eastAsia="DengXian;等线" w:cs="Arial"/>
      <w:color w:val="auto"/>
      <w:sz w:val="40"/>
      <w:szCs w:val="20"/>
      <w:lang w:val="en-GB" w:eastAsia="en-US" w:bidi="ar-SA"/>
    </w:rPr>
  </w:style>
  <w:style w:type="paragraph" w:styleId="ZB">
    <w:name w:val="ZB"/>
    <w:qFormat/>
    <w:pPr>
      <w:widowControl w:val="false"/>
      <w:bidi w:val="0"/>
      <w:ind w:end="28" w:hanging="0"/>
      <w:jc w:val="end"/>
    </w:pPr>
    <w:rPr>
      <w:rFonts w:ascii="Arial" w:hAnsi="Arial" w:eastAsia="DengXian;等线" w:cs="Arial"/>
      <w:i/>
      <w:color w:val="auto"/>
      <w:sz w:val="20"/>
      <w:szCs w:val="20"/>
      <w:lang w:val="en-GB" w:eastAsia="en-US" w:bidi="ar-SA"/>
    </w:rPr>
  </w:style>
  <w:style w:type="paragraph" w:styleId="ZD">
    <w:name w:val="ZD"/>
    <w:qFormat/>
    <w:pPr>
      <w:widowControl w:val="false"/>
      <w:bidi w:val="0"/>
    </w:pPr>
    <w:rPr>
      <w:rFonts w:ascii="Arial" w:hAnsi="Arial" w:eastAsia="DengXian;等线" w:cs="Arial"/>
      <w:color w:val="auto"/>
      <w:sz w:val="32"/>
      <w:szCs w:val="20"/>
      <w:lang w:val="en-GB" w:eastAsia="en-US" w:bidi="ar-SA"/>
    </w:rPr>
  </w:style>
  <w:style w:type="paragraph" w:styleId="ZU">
    <w:name w:val="ZU"/>
    <w:qFormat/>
    <w:pPr>
      <w:widowControl w:val="false"/>
      <w:pBdr>
        <w:top w:val="single" w:sz="12" w:space="1" w:color="000000"/>
      </w:pBdr>
      <w:bidi w:val="0"/>
      <w:jc w:val="end"/>
    </w:pPr>
    <w:rPr>
      <w:rFonts w:ascii="Arial" w:hAnsi="Arial" w:eastAsia="DengXian;等线" w:cs="Arial"/>
      <w:color w:val="auto"/>
      <w:sz w:val="20"/>
      <w:szCs w:val="20"/>
      <w:lang w:val="en-GB" w:eastAsia="en-US" w:bidi="ar-SA"/>
    </w:rPr>
  </w:style>
  <w:style w:type="paragraph" w:styleId="ZV">
    <w:name w:val="ZV"/>
    <w:basedOn w:val="ZU"/>
    <w:qFormat/>
    <w:pPr/>
    <w:rPr/>
  </w:style>
  <w:style w:type="paragraph" w:styleId="List2">
    <w:name w:val="List Bullet 3"/>
    <w:basedOn w:val="List"/>
    <w:pPr>
      <w:ind w:start="851" w:hanging="284"/>
    </w:pPr>
    <w:rPr/>
  </w:style>
  <w:style w:type="paragraph" w:styleId="ZG">
    <w:name w:val="ZG"/>
    <w:qFormat/>
    <w:pPr>
      <w:widowControl w:val="false"/>
      <w:bidi w:val="0"/>
      <w:jc w:val="end"/>
    </w:pPr>
    <w:rPr>
      <w:rFonts w:ascii="Arial" w:hAnsi="Arial" w:eastAsia="DengXian;等线" w:cs="Arial"/>
      <w:color w:val="auto"/>
      <w:sz w:val="20"/>
      <w:szCs w:val="20"/>
      <w:lang w:val="en-GB" w:eastAsia="en-US" w:bidi="ar-SA"/>
    </w:rPr>
  </w:style>
  <w:style w:type="paragraph" w:styleId="List3">
    <w:name w:val="List Bullet 4"/>
    <w:basedOn w:val="List2"/>
    <w:pPr>
      <w:ind w:start="1135" w:hanging="284"/>
    </w:pPr>
    <w:rPr/>
  </w:style>
  <w:style w:type="paragraph" w:styleId="List4">
    <w:name w:val="List Bullet 5"/>
    <w:basedOn w:val="List3"/>
    <w:pPr>
      <w:ind w:start="1418" w:hanging="284"/>
    </w:pPr>
    <w:rPr/>
  </w:style>
  <w:style w:type="paragraph" w:styleId="List5">
    <w:name w:val="List Number"/>
    <w:basedOn w:val="List4"/>
    <w:pPr>
      <w:ind w:start="1702" w:hanging="284"/>
    </w:pPr>
    <w:rPr/>
  </w:style>
  <w:style w:type="paragraph" w:styleId="EditorsNote">
    <w:name w:val="Editor's Note"/>
    <w:basedOn w:val="NO"/>
    <w:qFormat/>
    <w:pPr/>
    <w:rPr>
      <w:color w:val="FF0000"/>
    </w:rPr>
  </w:style>
  <w:style w:type="paragraph" w:styleId="ListBullet4">
    <w:name w:val="List Bullet 4"/>
    <w:basedOn w:val="ListBullet3"/>
    <w:qFormat/>
    <w:pPr>
      <w:ind w:start="1418" w:hanging="284"/>
    </w:pPr>
    <w:rPr/>
  </w:style>
  <w:style w:type="paragraph" w:styleId="ListBullet5">
    <w:name w:val="List Bullet 5"/>
    <w:basedOn w:val="ListBullet4"/>
    <w:qFormat/>
    <w:pPr>
      <w:ind w:start="1702" w:hanging="284"/>
    </w:pPr>
    <w:rPr/>
  </w:style>
  <w:style w:type="paragraph" w:styleId="B1">
    <w:name w:val="B1"/>
    <w:basedOn w:val="List"/>
    <w:qFormat/>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CRCoverPage">
    <w:name w:val="CR Cover Page"/>
    <w:qFormat/>
    <w:pPr>
      <w:widowControl/>
      <w:bidi w:val="0"/>
      <w:spacing w:before="0" w:after="120"/>
    </w:pPr>
    <w:rPr>
      <w:rFonts w:ascii="Arial" w:hAnsi="Arial" w:eastAsia="DengXian;等线" w:cs="Arial"/>
      <w:color w:val="auto"/>
      <w:sz w:val="20"/>
      <w:szCs w:val="20"/>
      <w:lang w:val="en-GB" w:bidi="ar-SA" w:eastAsia="zh-CN"/>
    </w:rPr>
  </w:style>
  <w:style w:type="paragraph" w:styleId="Tdocheader">
    <w:name w:val="tdoc-header"/>
    <w:qFormat/>
    <w:pPr>
      <w:widowControl/>
      <w:bidi w:val="0"/>
    </w:pPr>
    <w:rPr>
      <w:rFonts w:ascii="Arial" w:hAnsi="Arial" w:eastAsia="DengXian;等线" w:cs="Arial"/>
      <w:color w:val="auto"/>
      <w:sz w:val="24"/>
      <w:szCs w:val="20"/>
      <w:lang w:val="en-GB" w:eastAsia="en-US" w:bidi="ar-SA"/>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DocumentMap">
    <w:name w:val="Document Map"/>
    <w:basedOn w:val="Normal"/>
    <w:qFormat/>
    <w:pPr>
      <w:shd w:fill="000080" w:val="clear"/>
    </w:pPr>
    <w:rPr>
      <w:rFonts w:ascii="Tahoma" w:hAnsi="Tahoma" w:cs="Tahoma"/>
    </w:rPr>
  </w:style>
  <w:style w:type="paragraph" w:styleId="Standard1">
    <w:name w:val="Standard1"/>
    <w:basedOn w:val="Normal"/>
    <w:qFormat/>
    <w:pPr>
      <w:overflowPunct w:val="false"/>
      <w:autoSpaceDE w:val="false"/>
      <w:spacing w:before="0" w:after="120"/>
      <w:textAlignment w:val="baseline"/>
    </w:pPr>
    <w:rPr>
      <w:szCs w:val="22"/>
    </w:rPr>
  </w:style>
  <w:style w:type="paragraph" w:styleId="Guidance">
    <w:name w:val="Guidance"/>
    <w:basedOn w:val="Normal"/>
    <w:qFormat/>
    <w:pPr>
      <w:overflowPunct w:val="false"/>
      <w:autoSpaceDE w:val="false"/>
      <w:textAlignment w:val="baseline"/>
    </w:pPr>
    <w:rPr>
      <w:i/>
      <w:color w:val="0000FF"/>
    </w:rPr>
  </w:style>
  <w:style w:type="paragraph" w:styleId="Pl1">
    <w:name w:val="pl"/>
    <w:basedOn w:val="Normal"/>
    <w:qFormat/>
    <w:pPr>
      <w:overflowPunct w:val="false"/>
      <w:autoSpaceDE w:val="false"/>
      <w:spacing w:before="0" w:after="0"/>
      <w:textAlignment w:val="baseline"/>
    </w:pPr>
    <w:rPr>
      <w:rFonts w:ascii="Courier New" w:hAnsi="Courier New" w:eastAsia="Batang;바탕" w:cs="Courier New"/>
      <w:sz w:val="16"/>
      <w:szCs w:val="16"/>
      <w:lang w:val="en-US" w:eastAsia="ko-KR"/>
    </w:rPr>
  </w:style>
  <w:style w:type="paragraph" w:styleId="INDENT2">
    <w:name w:val="INDENT2"/>
    <w:basedOn w:val="Normal"/>
    <w:qFormat/>
    <w:pPr>
      <w:overflowPunct w:val="false"/>
      <w:autoSpaceDE w:val="false"/>
      <w:ind w:start="1135" w:hanging="284"/>
      <w:textAlignment w:val="baseline"/>
    </w:pPr>
    <w:rPr/>
  </w:style>
  <w:style w:type="paragraph" w:styleId="SpecText">
    <w:name w:val="SpecText"/>
    <w:basedOn w:val="Normal"/>
    <w:qFormat/>
    <w:pPr>
      <w:overflowPunct w:val="false"/>
      <w:autoSpaceDE w:val="false"/>
      <w:textAlignment w:val="baseline"/>
    </w:pPr>
    <w:rPr>
      <w:rFonts w:eastAsia="Batang;바탕"/>
    </w:rPr>
  </w:style>
  <w:style w:type="paragraph" w:styleId="ListBullet6">
    <w:name w:val="List Bullet 6"/>
    <w:basedOn w:val="ListBullet5"/>
    <w:qFormat/>
    <w:pPr>
      <w:overflowPunct w:val="false"/>
      <w:autoSpaceDE w:val="false"/>
      <w:spacing w:before="0" w:after="0"/>
      <w:ind w:start="1985" w:hanging="284"/>
      <w:jc w:val="both"/>
      <w:textAlignment w:val="baseline"/>
    </w:pPr>
    <w:rPr>
      <w:rFonts w:ascii="Times" w:hAnsi="Times" w:cs="Times"/>
      <w:sz w:val="24"/>
      <w:lang w:val="en-US"/>
    </w:rPr>
  </w:style>
  <w:style w:type="paragraph" w:styleId="StyleTALLeft075cm">
    <w:name w:val="Style TAL + Left:  075 cm"/>
    <w:basedOn w:val="TAL"/>
    <w:qFormat/>
    <w:pPr>
      <w:overflowPunct w:val="false"/>
      <w:autoSpaceDE w:val="false"/>
      <w:ind w:start="425" w:hanging="0"/>
      <w:textAlignment w:val="baseline"/>
    </w:pPr>
    <w:rPr/>
  </w:style>
  <w:style w:type="paragraph" w:styleId="TALLeft1">
    <w:name w:val="TAL + Left:  1"/>
    <w:basedOn w:val="TAL"/>
    <w:qFormat/>
    <w:pPr>
      <w:overflowPunct w:val="false"/>
      <w:autoSpaceDE w:val="false"/>
      <w:ind w:start="567" w:hanging="0"/>
      <w:textAlignment w:val="baseline"/>
    </w:pPr>
    <w:rPr/>
  </w:style>
  <w:style w:type="paragraph" w:styleId="TALLeft125cm">
    <w:name w:val="TAL + Left: 125 cm"/>
    <w:basedOn w:val="StyleTALLeft075cm"/>
    <w:qFormat/>
    <w:pPr>
      <w:kinsoku w:val="false"/>
      <w:overflowPunct w:val="true"/>
      <w:autoSpaceDE w:val="true"/>
      <w:ind w:start="709" w:hanging="0"/>
      <w:textAlignment w:val="auto"/>
    </w:pPr>
    <w:rPr>
      <w:rFonts w:cs="Arial"/>
      <w:bCs/>
      <w:szCs w:val="18"/>
      <w:lang w:eastAsia="zh-CN"/>
    </w:rPr>
  </w:style>
  <w:style w:type="paragraph" w:styleId="TALLeft11">
    <w:name w:val="TAL + Left: 1"/>
    <w:basedOn w:val="TALLeft125cm"/>
    <w:qFormat/>
    <w:pPr>
      <w:ind w:start="851" w:hanging="0"/>
    </w:pPr>
    <w:rPr>
      <w:rFonts w:eastAsia="Batang;바탕"/>
    </w:rPr>
  </w:style>
  <w:style w:type="paragraph" w:styleId="Revision">
    <w:name w:val="Revision"/>
    <w:qFormat/>
    <w:pPr>
      <w:widowControl/>
      <w:bidi w:val="0"/>
    </w:pPr>
    <w:rPr>
      <w:rFonts w:ascii="Times New Roman" w:hAnsi="Times New Roman" w:eastAsia="DengXian;等线" w:cs="Times New Roman"/>
      <w:color w:val="auto"/>
      <w:sz w:val="20"/>
      <w:szCs w:val="20"/>
      <w:lang w:val="en-GB" w:bidi="ar-SA" w:eastAsia="zh-CN"/>
    </w:rPr>
  </w:style>
  <w:style w:type="paragraph" w:styleId="IndexHeading">
    <w:name w:val="Index Heading"/>
    <w:basedOn w:val="Normal"/>
    <w:next w:val="Normal"/>
    <w:pPr>
      <w:pBdr>
        <w:top w:val="single" w:sz="12" w:space="0" w:color="000000"/>
      </w:pBdr>
      <w:spacing w:before="360" w:after="240"/>
    </w:pPr>
    <w:rPr>
      <w:rFonts w:eastAsia="MS Mincho;ＭＳ 明朝"/>
      <w:b/>
      <w:i/>
      <w:sz w:val="26"/>
    </w:rPr>
  </w:style>
  <w:style w:type="paragraph" w:styleId="INDENT1">
    <w:name w:val="INDENT1"/>
    <w:basedOn w:val="Normal"/>
    <w:qFormat/>
    <w:pPr>
      <w:ind w:start="851" w:hanging="0"/>
    </w:pPr>
    <w:rPr>
      <w:rFonts w:eastAsia="MS Mincho;ＭＳ 明朝"/>
    </w:rPr>
  </w:style>
  <w:style w:type="paragraph" w:styleId="INDENT3">
    <w:name w:val="INDENT3"/>
    <w:basedOn w:val="Normal"/>
    <w:qFormat/>
    <w:pPr>
      <w:ind w:start="1701" w:hanging="567"/>
    </w:pPr>
    <w:rPr>
      <w:rFonts w:eastAsia="MS Mincho;ＭＳ 明朝"/>
    </w:rPr>
  </w:style>
  <w:style w:type="paragraph" w:styleId="FigureTitle">
    <w:name w:val="Figure_Title"/>
    <w:basedOn w:val="Normal"/>
    <w:next w:val="Normal"/>
    <w:qFormat/>
    <w:pPr>
      <w:keepLines/>
      <w:spacing w:before="120" w:after="480"/>
      <w:jc w:val="center"/>
    </w:pPr>
    <w:rPr>
      <w:rFonts w:eastAsia="MS Mincho;ＭＳ 明朝"/>
      <w:b/>
      <w:sz w:val="24"/>
    </w:rPr>
  </w:style>
  <w:style w:type="paragraph" w:styleId="RecCCITT">
    <w:name w:val="Rec_CCITT_#"/>
    <w:basedOn w:val="Normal"/>
    <w:qFormat/>
    <w:pPr>
      <w:keepNext w:val="true"/>
      <w:keepLines/>
    </w:pPr>
    <w:rPr>
      <w:rFonts w:eastAsia="MS Mincho;ＭＳ 明朝"/>
      <w:b/>
    </w:rPr>
  </w:style>
  <w:style w:type="paragraph" w:styleId="Enumlev2">
    <w:name w:val="enumlev2"/>
    <w:basedOn w:val="Normal"/>
    <w:qFormat/>
    <w:pPr>
      <w:spacing w:before="86" w:after="180"/>
      <w:ind w:start="1588" w:hanging="397"/>
      <w:jc w:val="both"/>
    </w:pPr>
    <w:rPr>
      <w:rFonts w:eastAsia="MS Mincho;ＭＳ 明朝"/>
      <w:lang w:val="en-US"/>
    </w:rPr>
  </w:style>
  <w:style w:type="paragraph" w:styleId="CouvRecTitle">
    <w:name w:val="Couv Rec Title"/>
    <w:basedOn w:val="Normal"/>
    <w:qFormat/>
    <w:pPr>
      <w:keepNext w:val="true"/>
      <w:keepLines/>
      <w:spacing w:before="240" w:after="180"/>
      <w:ind w:start="1418" w:hanging="0"/>
    </w:pPr>
    <w:rPr>
      <w:rFonts w:ascii="Arial" w:hAnsi="Arial" w:eastAsia="MS Mincho;ＭＳ 明朝" w:cs="Arial"/>
      <w:b/>
      <w:sz w:val="36"/>
      <w:lang w:val="en-US"/>
    </w:rPr>
  </w:style>
  <w:style w:type="paragraph" w:styleId="WWCaption">
    <w:name w:val="WW-Caption"/>
    <w:basedOn w:val="Normal"/>
    <w:next w:val="Normal"/>
    <w:qFormat/>
    <w:pPr>
      <w:spacing w:before="120" w:after="120"/>
    </w:pPr>
    <w:rPr>
      <w:rFonts w:eastAsia="MS Mincho;ＭＳ 明朝"/>
      <w:b/>
    </w:rPr>
  </w:style>
  <w:style w:type="paragraph" w:styleId="PlainText">
    <w:name w:val="Plain Text"/>
    <w:basedOn w:val="Normal"/>
    <w:qFormat/>
    <w:pPr/>
    <w:rPr>
      <w:rFonts w:ascii="Courier New" w:hAnsi="Courier New" w:eastAsia="MS Mincho;ＭＳ 明朝" w:cs="Courier New"/>
      <w:lang w:val="nb-NO"/>
    </w:rPr>
  </w:style>
  <w:style w:type="paragraph" w:styleId="TAJ">
    <w:name w:val="TAJ"/>
    <w:basedOn w:val="TH"/>
    <w:qFormat/>
    <w:pPr/>
    <w:rPr>
      <w:rFonts w:eastAsia="MS Mincho;ＭＳ 明朝"/>
    </w:rPr>
  </w:style>
  <w:style w:type="paragraph" w:styleId="00BodyText">
    <w:name w:val="00 BodyText"/>
    <w:basedOn w:val="Normal"/>
    <w:qFormat/>
    <w:pPr>
      <w:spacing w:before="0" w:after="220"/>
    </w:pPr>
    <w:rPr>
      <w:rFonts w:ascii="Arial" w:hAnsi="Arial" w:eastAsia="MS Mincho;ＭＳ 明朝" w:cs="Arial"/>
      <w:sz w:val="22"/>
      <w:lang w:val="en-US"/>
    </w:rPr>
  </w:style>
  <w:style w:type="paragraph" w:styleId="TextBodyIndent">
    <w:name w:val="Body Text Indent"/>
    <w:basedOn w:val="Normal"/>
    <w:pPr>
      <w:spacing w:before="0" w:after="120"/>
      <w:ind w:start="283" w:hanging="0"/>
    </w:pPr>
    <w:rPr>
      <w:rFonts w:eastAsia="MS Mincho;ＭＳ 明朝"/>
    </w:rPr>
  </w:style>
  <w:style w:type="paragraph" w:styleId="BalloonText1">
    <w:name w:val="Balloon Text1"/>
    <w:basedOn w:val="Normal"/>
    <w:qFormat/>
    <w:pPr/>
    <w:rPr>
      <w:rFonts w:ascii="Tahoma" w:hAnsi="Tahoma" w:eastAsia="MS Mincho;ＭＳ 明朝" w:cs="Tahoma"/>
      <w:sz w:val="16"/>
      <w:szCs w:val="16"/>
    </w:rPr>
  </w:style>
  <w:style w:type="paragraph" w:styleId="ZchnZchn">
    <w:name w:val="Zchn Zchn"/>
    <w:qFormat/>
    <w:pPr>
      <w:keepNext w:val="true"/>
      <w:widowControl/>
      <w:numPr>
        <w:ilvl w:val="0"/>
        <w:numId w:val="3"/>
      </w:numPr>
      <w:autoSpaceDE w:val="false"/>
      <w:bidi w:val="0"/>
      <w:spacing w:before="60" w:after="60"/>
      <w:jc w:val="both"/>
    </w:pPr>
    <w:rPr>
      <w:rFonts w:ascii="Arial" w:hAnsi="Arial" w:eastAsia="SimSun;宋体" w:cs="Arial"/>
      <w:color w:val="0000FF"/>
      <w:kern w:val="2"/>
      <w:sz w:val="20"/>
      <w:szCs w:val="20"/>
      <w:lang w:val="en-US" w:eastAsia="zh-CN" w:bidi="ar-SA"/>
    </w:rPr>
  </w:style>
  <w:style w:type="paragraph" w:styleId="CommentSubject1">
    <w:name w:val="Comment Subject1"/>
    <w:basedOn w:val="CommentText"/>
    <w:next w:val="CommentText"/>
    <w:qFormat/>
    <w:pPr/>
    <w:rPr>
      <w:rFonts w:eastAsia="MS Mincho;ＭＳ 明朝"/>
      <w:b/>
      <w:bCs/>
    </w:rPr>
  </w:style>
  <w:style w:type="paragraph" w:styleId="Char3CharCharCharCharChar">
    <w:name w:val="Char3 Char Char Char (文字) (文字) Char Ch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Car1">
    <w:name w:val="Car1"/>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Note">
    <w:name w:val="Note"/>
    <w:basedOn w:val="Normal"/>
    <w:qFormat/>
    <w:pPr>
      <w:spacing w:before="0" w:after="120"/>
      <w:ind w:start="1134" w:hanging="567"/>
    </w:pPr>
    <w:rPr>
      <w:rFonts w:eastAsia="MS Mincho;ＭＳ 明朝"/>
      <w:szCs w:val="22"/>
    </w:rPr>
  </w:style>
  <w:style w:type="paragraph" w:styleId="Char3CharCharCharCharCharCharCharCharCharCharChar">
    <w:name w:val="Char3 Char Char Char (文字) (文字) Char Char Char Char Char Char Char (文字) (文字) Ch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11BodyText">
    <w:name w:val="11 BodyText"/>
    <w:basedOn w:val="Normal"/>
    <w:qFormat/>
    <w:pPr>
      <w:spacing w:before="0" w:after="220"/>
      <w:ind w:start="1298" w:hanging="0"/>
    </w:pPr>
    <w:rPr>
      <w:rFonts w:ascii="Arial" w:hAnsi="Arial" w:eastAsia="MS Mincho;ＭＳ 明朝" w:cs="Arial"/>
      <w:sz w:val="22"/>
      <w:lang w:val="en-US"/>
    </w:rPr>
  </w:style>
  <w:style w:type="paragraph" w:styleId="CharCharCharCharChar">
    <w:name w:val="Char Char (文字) (文字) Char (文字) (文字) Char Char (文字) (文字)"/>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SectionXX">
    <w:name w:val="Section X.X"/>
    <w:basedOn w:val="Normal"/>
    <w:next w:val="Normal"/>
    <w:qFormat/>
    <w:pPr>
      <w:widowControl w:val="false"/>
      <w:jc w:val="both"/>
      <w:outlineLvl w:val="1"/>
    </w:pPr>
    <w:rPr>
      <w:rFonts w:ascii="Arial" w:hAnsi="Arial" w:eastAsia="Arial" w:cs="Arial"/>
      <w:kern w:val="2"/>
      <w:sz w:val="24"/>
      <w:szCs w:val="24"/>
      <w:lang w:eastAsia="ja-JP"/>
    </w:rPr>
  </w:style>
  <w:style w:type="paragraph" w:styleId="Char">
    <w:name w:val="Ch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ZchnZchn1">
    <w:name w:val="Zchn Zchn1"/>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List0">
    <w:name w:val="List 0"/>
    <w:basedOn w:val="Normal"/>
    <w:qFormat/>
    <w:pPr>
      <w:spacing w:before="0" w:after="120"/>
      <w:ind w:start="284" w:hanging="284"/>
    </w:pPr>
    <w:rPr>
      <w:rFonts w:ascii="Arial" w:hAnsi="Arial" w:eastAsia="MS Mincho;ＭＳ 明朝" w:cs="Arial"/>
      <w:szCs w:val="22"/>
    </w:rPr>
  </w:style>
  <w:style w:type="paragraph" w:styleId="BalloonText2">
    <w:name w:val="Balloon Text2"/>
    <w:basedOn w:val="Normal"/>
    <w:qFormat/>
    <w:pPr/>
    <w:rPr>
      <w:rFonts w:ascii="Arial" w:hAnsi="Arial" w:eastAsia="MS Gothic;ＭＳ ゴシック" w:cs="Arial"/>
      <w:sz w:val="18"/>
      <w:szCs w:val="18"/>
    </w:rPr>
  </w:style>
  <w:style w:type="paragraph" w:styleId="CharChar1CharChar">
    <w:name w:val="Char Char1 Char Char"/>
    <w:basedOn w:val="Normal"/>
    <w:qFormat/>
    <w:pPr>
      <w:widowControl w:val="false"/>
      <w:spacing w:before="0" w:after="0"/>
      <w:jc w:val="both"/>
    </w:pPr>
    <w:rPr>
      <w:rFonts w:eastAsia="SimSun;宋体"/>
      <w:kern w:val="2"/>
      <w:sz w:val="21"/>
      <w:szCs w:val="24"/>
      <w:lang w:val="en-US" w:eastAsia="zh-CN"/>
    </w:rPr>
  </w:style>
  <w:style w:type="paragraph" w:styleId="CharCharCharCharCarCarCharCarCarCharCharCarCarCharCarCarCharCarCar">
    <w:name w:val="Char Char Char Char Car Car Char Car Car Char Char Car Car Char Car Car Char Car C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CharChar1CharCharCharCharCharCharCharCharCharCharCharCharCharChar">
    <w:name w:val="Char Char1 Char Char Char Char Char Char Char Char Char Char Char Char Char Char"/>
    <w:basedOn w:val="Normal"/>
    <w:qFormat/>
    <w:pPr>
      <w:widowControl w:val="false"/>
      <w:spacing w:before="0" w:after="0"/>
      <w:jc w:val="both"/>
    </w:pPr>
    <w:rPr>
      <w:rFonts w:eastAsia="SimSun;宋体"/>
      <w:kern w:val="2"/>
      <w:sz w:val="21"/>
      <w:szCs w:val="24"/>
      <w:lang w:val="en-US" w:eastAsia="zh-CN"/>
    </w:rPr>
  </w:style>
  <w:style w:type="paragraph" w:styleId="CarCar">
    <w:name w:val="Car Car"/>
    <w:qFormat/>
    <w:pPr>
      <w:keepNext w:val="true"/>
      <w:widowControl/>
      <w:tabs>
        <w:tab w:val="clear" w:pos="284"/>
        <w:tab w:val="left" w:pos="720" w:leader="none"/>
      </w:tabs>
      <w:autoSpaceDE w:val="false"/>
      <w:bidi w:val="0"/>
      <w:spacing w:before="60" w:after="60"/>
      <w:ind w:start="720" w:hanging="360"/>
      <w:jc w:val="both"/>
    </w:pPr>
    <w:rPr>
      <w:rFonts w:ascii="Arial" w:hAnsi="Arial" w:eastAsia="SimSun;宋体" w:cs="Arial"/>
      <w:color w:val="0000FF"/>
      <w:kern w:val="2"/>
      <w:sz w:val="20"/>
      <w:szCs w:val="20"/>
      <w:lang w:val="en-US" w:eastAsia="zh-CN" w:bidi="ar-SA"/>
    </w:rPr>
  </w:style>
  <w:style w:type="paragraph" w:styleId="Tf1">
    <w:name w:val="tf"/>
    <w:basedOn w:val="Normal"/>
    <w:qFormat/>
    <w:pPr>
      <w:spacing w:before="280" w:after="280"/>
    </w:pPr>
    <w:rPr>
      <w:rFonts w:eastAsia="MS Mincho;ＭＳ 明朝"/>
      <w:sz w:val="24"/>
      <w:szCs w:val="24"/>
      <w:lang w:val="en-US" w:eastAsia="ja-JP"/>
    </w:rPr>
  </w:style>
  <w:style w:type="paragraph" w:styleId="Doctext2">
    <w:name w:val="Doc-text2"/>
    <w:basedOn w:val="Normal"/>
    <w:qFormat/>
    <w:pPr>
      <w:spacing w:before="0" w:after="0"/>
      <w:ind w:start="1622" w:hanging="363"/>
    </w:pPr>
    <w:rPr>
      <w:rFonts w:ascii="Arial" w:hAnsi="Arial" w:eastAsia="SimSun;宋体" w:cs="Arial"/>
      <w:color w:val="0000FF"/>
      <w:kern w:val="2"/>
      <w:lang w:val="en-US" w:eastAsia="zh-CN"/>
    </w:rPr>
  </w:style>
  <w:style w:type="paragraph" w:styleId="P1">
    <w:name w:val="p1"/>
    <w:basedOn w:val="Normal"/>
    <w:qFormat/>
    <w:pPr>
      <w:spacing w:before="0" w:after="0"/>
    </w:pPr>
    <w:rPr>
      <w:rFonts w:eastAsia="Calibri"/>
      <w:sz w:val="24"/>
      <w:szCs w:val="24"/>
      <w:lang w:val="en-US"/>
    </w:rPr>
  </w:style>
  <w:style w:type="paragraph" w:styleId="TALLeft1cm">
    <w:name w:val="TAL + Left:  1 cm"/>
    <w:basedOn w:val="TAL"/>
    <w:qFormat/>
    <w:pPr>
      <w:overflowPunct w:val="false"/>
      <w:autoSpaceDE w:val="false"/>
      <w:ind w:start="567" w:hanging="0"/>
      <w:textAlignment w:val="baseline"/>
    </w:pPr>
    <w:rPr/>
  </w:style>
  <w:style w:type="paragraph" w:styleId="NoteBoxed">
    <w:name w:val="Note - Boxed"/>
    <w:basedOn w:val="Normal"/>
    <w:next w:val="Normal"/>
    <w:qFormat/>
    <w:pPr>
      <w:pBdr>
        <w:top w:val="single" w:sz="8" w:space="1" w:color="000000" w:shadow="1"/>
        <w:left w:val="single" w:sz="8" w:space="4" w:color="000000" w:shadow="1"/>
        <w:bottom w:val="single" w:sz="8" w:space="1" w:color="000000" w:shadow="1"/>
        <w:right w:val="single" w:sz="8" w:space="4" w:color="000000" w:shadow="1"/>
      </w:pBdr>
      <w:shd w:fill="FFFF99" w:val="clear"/>
      <w:spacing w:before="100" w:after="100"/>
      <w:ind w:start="720" w:hanging="720"/>
    </w:pPr>
    <w:rPr>
      <w:rFonts w:ascii="Monotype Sorts;Segoe UI Symbol" w:hAnsi="Monotype Sorts;Segoe UI Symbol" w:eastAsia="Monotype Sorts;Segoe UI Symbol" w:cs="Monotype Sorts;Segoe UI Symbol"/>
      <w:bCs/>
      <w:i/>
      <w:sz w:val="22"/>
      <w:lang w:eastAsia="ko-KR"/>
    </w:rPr>
  </w:style>
  <w:style w:type="paragraph" w:styleId="FirstChange">
    <w:name w:val="First Change"/>
    <w:basedOn w:val="Normal"/>
    <w:qFormat/>
    <w:pPr>
      <w:jc w:val="center"/>
    </w:pPr>
    <w:rPr>
      <w:rFonts w:eastAsia="SimSun;宋体"/>
      <w:color w:val="FF0000"/>
    </w:rPr>
  </w:style>
  <w:style w:type="paragraph" w:styleId="TALLeft0">
    <w:name w:val="TAL + Left:  0"/>
    <w:basedOn w:val="TAL"/>
    <w:qFormat/>
    <w:pPr>
      <w:overflowPunct w:val="false"/>
      <w:autoSpaceDE w:val="false"/>
      <w:spacing w:lineRule="atLeast" w:line="0"/>
      <w:ind w:start="142" w:hanging="0"/>
      <w:textAlignment w:val="baseline"/>
    </w:pPr>
    <w:rPr>
      <w:rFonts w:eastAsia="SimSun;宋体"/>
    </w:rPr>
  </w:style>
  <w:style w:type="paragraph" w:styleId="BodyC">
    <w:name w:val="Body C"/>
    <w:qFormat/>
    <w:pPr>
      <w:widowControl/>
      <w:pBdr/>
      <w:bidi w:val="0"/>
    </w:pPr>
    <w:rPr>
      <w:rFonts w:ascii="Times New Roman" w:hAnsi="Times New Roman" w:eastAsia="Arial Unicode MS" w:cs="Arial Unicode MS"/>
      <w:color w:val="000000"/>
      <w:sz w:val="24"/>
      <w:szCs w:val="24"/>
      <w:lang w:val="en-US" w:bidi="ar-SA" w:eastAsia="zh-CN"/>
    </w:rPr>
  </w:style>
  <w:style w:type="paragraph" w:styleId="3GPPHeader">
    <w:name w:val="3GPP_Header"/>
    <w:basedOn w:val="Normal"/>
    <w:qFormat/>
    <w:pPr>
      <w:overflowPunct w:val="false"/>
      <w:autoSpaceDE w:val="false"/>
      <w:spacing w:before="0" w:after="240"/>
      <w:jc w:val="both"/>
      <w:textAlignment w:val="baseline"/>
    </w:pPr>
    <w:rPr>
      <w:rFonts w:ascii="Arial" w:hAnsi="Arial" w:cs="Arial"/>
      <w:b/>
      <w:sz w:val="24"/>
      <w:lang w:eastAsia="zh-CN"/>
    </w:rPr>
  </w:style>
  <w:style w:type="paragraph" w:styleId="ListParagraph">
    <w:name w:val="List Paragraph"/>
    <w:basedOn w:val="Normal"/>
    <w:qFormat/>
    <w:pPr>
      <w:spacing w:before="0" w:after="180"/>
      <w:ind w:start="720" w:hanging="0"/>
      <w:contextualSpacing/>
    </w:pPr>
    <w:rPr/>
  </w:style>
  <w:style w:type="paragraph" w:styleId="HTMLPreformatted">
    <w:name w:val="HTML Preformatted"/>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overflowPunct w:val="false"/>
      <w:autoSpaceDE w:val="false"/>
      <w:spacing w:before="0" w:after="0"/>
      <w:textAlignment w:val="baseline"/>
    </w:pPr>
    <w:rPr>
      <w:rFonts w:ascii="Courier New" w:hAnsi="Courier New" w:eastAsia="Times New Roman" w:cs="Courier New"/>
      <w:lang w:val="en-US"/>
    </w:rPr>
  </w:style>
  <w:style w:type="paragraph" w:styleId="Tal1">
    <w:name w:val="tal"/>
    <w:basedOn w:val="Normal"/>
    <w:qFormat/>
    <w:pPr>
      <w:overflowPunct w:val="false"/>
      <w:autoSpaceDE w:val="false"/>
      <w:spacing w:before="280" w:after="280"/>
      <w:textAlignment w:val="baseline"/>
    </w:pPr>
    <w:rPr>
      <w:rFonts w:ascii="SimSun;宋体" w:hAnsi="SimSun;宋体" w:eastAsia="SimSun;宋体" w:cs="SimSun;宋体"/>
      <w:sz w:val="24"/>
      <w:szCs w:val="24"/>
      <w:lang w:val="en-US" w:eastAsia="zh-CN"/>
    </w:rPr>
  </w:style>
  <w:style w:type="paragraph" w:styleId="2">
    <w:name w:val="编号2"/>
    <w:basedOn w:val="Normal"/>
    <w:qFormat/>
    <w:pPr>
      <w:numPr>
        <w:ilvl w:val="0"/>
        <w:numId w:val="2"/>
      </w:numPr>
      <w:tabs>
        <w:tab w:val="clear" w:pos="284"/>
        <w:tab w:val="left" w:pos="704" w:leader="none"/>
      </w:tabs>
      <w:ind w:start="704" w:hanging="420"/>
    </w:pPr>
    <w:rPr>
      <w:rFonts w:eastAsia="SimSun;宋体"/>
      <w:lang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3gpp.org/Change-Requests" TargetMode="External"/><Relationship Id="rId3" Type="http://schemas.openxmlformats.org/officeDocument/2006/relationships/hyperlink" Target="http://www.3gpp.org/ftp/Specs/html-info/21900.htm" TargetMode="External"/><Relationship Id="rId4" Type="http://schemas.openxmlformats.org/officeDocument/2006/relationships/oleObject" Target="embeddings/oleObject1.bin"/><Relationship Id="rId5" Type="http://schemas.openxmlformats.org/officeDocument/2006/relationships/image" Target="media/image1.wmf"/><Relationship Id="rId6" Type="http://schemas.openxmlformats.org/officeDocument/2006/relationships/oleObject" Target="embeddings/oleObject2.bin"/><Relationship Id="rId7" Type="http://schemas.openxmlformats.org/officeDocument/2006/relationships/image" Target="media/image2.wmf"/><Relationship Id="rId8" Type="http://schemas.openxmlformats.org/officeDocument/2006/relationships/oleObject" Target="embeddings/oleObject3.bin"/><Relationship Id="rId9" Type="http://schemas.openxmlformats.org/officeDocument/2006/relationships/image" Target="media/image3.wmf"/><Relationship Id="rId10" Type="http://schemas.openxmlformats.org/officeDocument/2006/relationships/oleObject" Target="embeddings/oleObject4.bin"/><Relationship Id="rId11" Type="http://schemas.openxmlformats.org/officeDocument/2006/relationships/image" Target="media/image4.wmf"/><Relationship Id="rId12" Type="http://schemas.openxmlformats.org/officeDocument/2006/relationships/header" Target="head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2024-03-01T17:19:00Z</dcterms:created>
  <dc:creator>Michael Sanders, John M Meredith</dc:creator>
  <dc:description/>
  <cp:keywords/>
  <dc:language>en-US</dc:language>
  <cp:lastModifiedBy>Nok-1</cp:lastModifiedBy>
  <cp:lastPrinted>1900-01-01T07:00:00Z</cp:lastPrinted>
  <dcterms:modified xsi:type="dcterms:W3CDTF">2024-03-01T17:22:00Z</dcterms:modified>
  <cp:revision>4</cp:revision>
  <dc:subject/>
  <dc:title>3GPP Change Request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_2015_ms_pID_725343">
    <vt:lpwstr>(3)qaCiGgUUdRyUbA4K09Gd4pnfn08Uh1GmdferMPEhK5AmI1b6obcw6VQo0WFehaBmF3ZpjO+k
WG7HvG3+L9Kovo/56XQ135Ut1t54f1jRHMhgcu75kAWgdBhsee7P1uOS2TIAQrAxlvbVB50j
kiswfLsLFOzhgIBNykBdcAQWYr4f9WZAIfVbIzPzjKLIpoeUjNf2G9TtFTUITuAn7FfSbt85
zKrdrLNTRRmyh4YoJX</vt:lpwstr>
  </property>
  <property fmtid="{D5CDD505-2E9C-101B-9397-08002B2CF9AE}" pid="4" name="_2015_ms_pID_7253431">
    <vt:lpwstr>P6xW1uIsqRvC6hXl2XJl6qjD9ry+mi4aa55xnAGPmBSwLgn43bI5Ae
17gMt1hQWssm9n5twFiCjlV+/iUuBnGxQtxy1bw++Kn7ID5rBlR6HG5VDZwYf+bZI4WNRL/Q
Qzhhdacm6qeK5G/L9oWFQE3XScpYiLjdwHYAvAksfgyY7h5utGBRS1imzSg/DSSFO+uwU0DM
c23zsXIF5id52BBwIs697hIKmYdioy3Zp/c1</vt:lpwstr>
  </property>
  <property fmtid="{D5CDD505-2E9C-101B-9397-08002B2CF9AE}" pid="5" name="_2015_ms_pID_7253432">
    <vt:lpwstr>sg==</vt:lpwstr>
  </property>
  <property fmtid="{D5CDD505-2E9C-101B-9397-08002B2CF9AE}" pid="6" name="_change">
    <vt:lpwstr/>
  </property>
  <property fmtid="{D5CDD505-2E9C-101B-9397-08002B2CF9AE}" pid="7" name="_full-control">
    <vt:lpwstr/>
  </property>
  <property fmtid="{D5CDD505-2E9C-101B-9397-08002B2CF9AE}" pid="8" name="_readonly">
    <vt:lpwstr/>
  </property>
  <property fmtid="{D5CDD505-2E9C-101B-9397-08002B2CF9AE}" pid="9" name="sflag">
    <vt:lpwstr>1708930300</vt:lpwstr>
  </property>
</Properties>
</file>