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wmf" ContentType="image/x-wmf"/>
  <Override PartName="/word/media/image2.wmf" ContentType="image/x-wmf"/>
  <Override PartName="/word/media/image3.wmf" ContentType="image/x-wmf"/>
  <Override PartName="/word/media/image4.wmf" ContentType="image/x-wmf"/>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284"/>
          <w:tab w:val="right" w:pos="9639" w:leader="none"/>
        </w:tabs>
        <w:spacing w:before="0" w:after="0"/>
        <w:rPr>
          <w:rFonts w:ascii="Arial" w:hAnsi="Arial" w:eastAsia="宋体;SimSun" w:cs="Arial"/>
          <w:b/>
          <w:b/>
          <w:sz w:val="24"/>
          <w:lang w:val="en-US" w:eastAsia="en-US"/>
        </w:rPr>
      </w:pPr>
      <w:r>
        <w:rPr>
          <w:rFonts w:eastAsia="Times New Roman" w:cs="Arial" w:ascii="Arial" w:hAnsi="Arial"/>
          <w:b/>
          <w:sz w:val="24"/>
          <w:lang w:val="en-US" w:eastAsia="en-US"/>
        </w:rPr>
        <w:t>3GPP TSG-RAN WG3#123</w:t>
      </w:r>
      <w:r>
        <w:rPr>
          <w:rFonts w:eastAsia="Times New Roman" w:cs="Arial" w:ascii="Arial" w:hAnsi="Arial"/>
          <w:b/>
          <w:i/>
          <w:sz w:val="28"/>
          <w:lang w:val="en-US" w:eastAsia="en-US"/>
        </w:rPr>
        <w:tab/>
      </w:r>
      <w:r>
        <w:rPr>
          <w:rFonts w:eastAsia="Times New Roman" w:cs="Arial" w:ascii="Arial" w:hAnsi="Arial"/>
          <w:b/>
          <w:sz w:val="24"/>
          <w:lang w:val="en-US" w:eastAsia="en-US"/>
        </w:rPr>
        <w:t>R3-240962</w:t>
      </w:r>
    </w:p>
    <w:p>
      <w:pPr>
        <w:pStyle w:val="Normal"/>
        <w:numPr>
          <w:ilvl w:val="0"/>
          <w:numId w:val="0"/>
        </w:numPr>
        <w:spacing w:before="0" w:after="120"/>
        <w:outlineLvl w:val="0"/>
        <w:rPr/>
      </w:pPr>
      <w:r>
        <w:rPr>
          <w:rFonts w:eastAsia="宋体;SimSun" w:cs="Arial" w:ascii="Arial" w:hAnsi="Arial"/>
          <w:b/>
          <w:sz w:val="24"/>
          <w:lang w:val="en-US" w:eastAsia="en-US"/>
        </w:rPr>
        <w:fldChar w:fldCharType="begin"/>
      </w:r>
      <w:r>
        <w:rPr>
          <w:sz w:val="24"/>
          <w:b/>
          <w:rFonts w:eastAsia="宋体;SimSun" w:cs="Arial" w:ascii="Arial" w:hAnsi="Arial"/>
          <w:lang w:val="en-US" w:eastAsia="en-US"/>
        </w:rPr>
        <w:instrText xml:space="preserve"> DOCPROPERTY "Location"</w:instrText>
      </w:r>
      <w:r>
        <w:rPr>
          <w:sz w:val="24"/>
          <w:b/>
          <w:rFonts w:eastAsia="宋体;SimSun" w:cs="Arial" w:ascii="Arial" w:hAnsi="Arial"/>
          <w:lang w:val="en-US" w:eastAsia="en-US"/>
        </w:rPr>
        <w:fldChar w:fldCharType="separate"/>
      </w:r>
      <w:r>
        <w:rPr>
          <w:sz w:val="24"/>
          <w:b/>
          <w:rFonts w:eastAsia="宋体;SimSun" w:cs="Arial" w:ascii="Arial" w:hAnsi="Arial"/>
          <w:lang w:val="en-US" w:eastAsia="en-US"/>
        </w:rPr>
        <w:t>Athens, Greece</w:t>
      </w:r>
      <w:r>
        <w:rPr>
          <w:sz w:val="24"/>
          <w:b/>
          <w:rFonts w:eastAsia="宋体;SimSun" w:cs="Arial" w:ascii="Arial" w:hAnsi="Arial"/>
          <w:lang w:val="en-US" w:eastAsia="en-US"/>
        </w:rPr>
        <w:fldChar w:fldCharType="end"/>
      </w:r>
      <w:r>
        <w:rPr>
          <w:rFonts w:eastAsia="宋体;SimSun" w:cs="Arial" w:ascii="Arial" w:hAnsi="Arial"/>
          <w:b/>
          <w:sz w:val="24"/>
          <w:lang w:val="en-US" w:eastAsia="en-US"/>
        </w:rPr>
        <w:t>, 26 February–1 March 202</w:t>
      </w:r>
      <w:r>
        <w:rPr/>
        <w:t>4</w:t>
      </w:r>
    </w:p>
    <w:tbl>
      <w:tblPr>
        <w:tblW w:w="9641" w:type="dxa"/>
        <w:jc w:val="start"/>
        <w:tblInd w:w="-5" w:type="dxa"/>
        <w:tblLayout w:type="fixed"/>
        <w:tblCellMar>
          <w:top w:w="0" w:type="dxa"/>
          <w:start w:w="42" w:type="dxa"/>
          <w:bottom w:w="0" w:type="dxa"/>
          <w:end w:w="42" w:type="dxa"/>
        </w:tblCellMar>
      </w:tblPr>
      <w:tblGrid>
        <w:gridCol w:w="142"/>
        <w:gridCol w:w="1559"/>
        <w:gridCol w:w="709"/>
        <w:gridCol w:w="1276"/>
        <w:gridCol w:w="709"/>
        <w:gridCol w:w="992"/>
        <w:gridCol w:w="2410"/>
        <w:gridCol w:w="1701"/>
        <w:gridCol w:w="143"/>
      </w:tblGrid>
      <w:tr>
        <w:trPr/>
        <w:tc>
          <w:tcPr>
            <w:tcW w:w="9641" w:type="dxa"/>
            <w:gridSpan w:val="9"/>
            <w:tcBorders>
              <w:top w:val="single" w:sz="4" w:space="0" w:color="000000"/>
              <w:start w:val="single" w:sz="4" w:space="0" w:color="000000"/>
              <w:end w:val="single" w:sz="4" w:space="0" w:color="000000"/>
            </w:tcBorders>
          </w:tcPr>
          <w:p>
            <w:pPr>
              <w:pStyle w:val="Normal"/>
              <w:spacing w:before="0" w:after="0"/>
              <w:jc w:val="end"/>
              <w:rPr>
                <w:rFonts w:ascii="Arial" w:hAnsi="Arial" w:eastAsia="Times New Roman" w:cs="Arial"/>
                <w:i/>
                <w:i/>
                <w:lang w:val="en-US" w:eastAsia="en-US"/>
              </w:rPr>
            </w:pPr>
            <w:r>
              <w:rPr>
                <w:rFonts w:eastAsia="Times New Roman" w:cs="Arial" w:ascii="Arial" w:hAnsi="Arial"/>
                <w:i/>
                <w:sz w:val="14"/>
                <w:lang w:val="en-US" w:eastAsia="en-US"/>
              </w:rPr>
              <w:t>CR-Form-v12.2</w:t>
            </w:r>
          </w:p>
        </w:tc>
      </w:tr>
      <w:tr>
        <w:trPr/>
        <w:tc>
          <w:tcPr>
            <w:tcW w:w="9641" w:type="dxa"/>
            <w:gridSpan w:val="9"/>
            <w:tcBorders>
              <w:start w:val="single" w:sz="4" w:space="0" w:color="000000"/>
              <w:end w:val="single" w:sz="4" w:space="0" w:color="000000"/>
            </w:tcBorders>
          </w:tcPr>
          <w:p>
            <w:pPr>
              <w:pStyle w:val="Normal"/>
              <w:spacing w:before="0" w:after="0"/>
              <w:jc w:val="center"/>
              <w:rPr>
                <w:rFonts w:ascii="Arial" w:hAnsi="Arial" w:eastAsia="Times New Roman" w:cs="Arial"/>
                <w:lang w:val="en-US" w:eastAsia="en-US"/>
              </w:rPr>
            </w:pPr>
            <w:r>
              <w:rPr>
                <w:rFonts w:eastAsia="Times New Roman" w:cs="Arial" w:ascii="Arial" w:hAnsi="Arial"/>
                <w:b/>
                <w:sz w:val="32"/>
                <w:lang w:val="en-US" w:eastAsia="en-US"/>
              </w:rPr>
              <w:t>CHANGE REQUEST</w:t>
            </w:r>
          </w:p>
        </w:tc>
      </w:tr>
      <w:tr>
        <w:trPr/>
        <w:tc>
          <w:tcPr>
            <w:tcW w:w="9641" w:type="dxa"/>
            <w:gridSpan w:val="9"/>
            <w:tcBorders>
              <w:start w:val="single" w:sz="4" w:space="0" w:color="000000"/>
              <w:end w:val="single" w:sz="4" w:space="0" w:color="000000"/>
            </w:tcBorders>
          </w:tcPr>
          <w:p>
            <w:pPr>
              <w:pStyle w:val="Normal"/>
              <w:snapToGrid w:val="false"/>
              <w:spacing w:before="0" w:after="0"/>
              <w:rPr>
                <w:rFonts w:ascii="Arial" w:hAnsi="Arial" w:eastAsia="Times New Roman" w:cs="Arial"/>
                <w:sz w:val="8"/>
                <w:szCs w:val="8"/>
                <w:lang w:val="en-US" w:eastAsia="en-US"/>
              </w:rPr>
            </w:pPr>
            <w:r>
              <w:rPr>
                <w:rFonts w:eastAsia="Times New Roman" w:cs="Arial" w:ascii="Arial" w:hAnsi="Arial"/>
                <w:sz w:val="8"/>
                <w:szCs w:val="8"/>
                <w:lang w:val="en-US" w:eastAsia="en-US"/>
              </w:rPr>
            </w:r>
          </w:p>
        </w:tc>
      </w:tr>
      <w:tr>
        <w:trPr/>
        <w:tc>
          <w:tcPr>
            <w:tcW w:w="142" w:type="dxa"/>
            <w:tcBorders>
              <w:start w:val="single" w:sz="4" w:space="0" w:color="000000"/>
            </w:tcBorders>
          </w:tcPr>
          <w:p>
            <w:pPr>
              <w:pStyle w:val="Normal"/>
              <w:snapToGrid w:val="false"/>
              <w:spacing w:before="0" w:after="0"/>
              <w:jc w:val="end"/>
              <w:rPr>
                <w:rFonts w:ascii="Arial" w:hAnsi="Arial" w:eastAsia="Times New Roman" w:cs="Arial"/>
                <w:sz w:val="8"/>
                <w:szCs w:val="8"/>
                <w:lang w:val="en-US" w:eastAsia="en-US"/>
              </w:rPr>
            </w:pPr>
            <w:r>
              <w:rPr>
                <w:rFonts w:eastAsia="Times New Roman" w:cs="Arial" w:ascii="Arial" w:hAnsi="Arial"/>
                <w:sz w:val="8"/>
                <w:szCs w:val="8"/>
                <w:lang w:val="en-US" w:eastAsia="en-US"/>
              </w:rPr>
            </w:r>
          </w:p>
        </w:tc>
        <w:tc>
          <w:tcPr>
            <w:tcW w:w="1559" w:type="dxa"/>
            <w:tcBorders/>
            <w:shd w:fill="FFFFB2" w:val="clear"/>
          </w:tcPr>
          <w:p>
            <w:pPr>
              <w:pStyle w:val="Normal"/>
              <w:spacing w:before="0" w:after="0"/>
              <w:jc w:val="center"/>
              <w:rPr>
                <w:rFonts w:ascii="Arial" w:hAnsi="Arial" w:eastAsia="宋体;SimSun" w:cs="Arial"/>
                <w:b/>
                <w:b/>
                <w:sz w:val="28"/>
                <w:lang w:val="en-US" w:eastAsia="en-US"/>
              </w:rPr>
            </w:pPr>
            <w:r>
              <w:rPr>
                <w:rFonts w:eastAsia="Times New Roman" w:cs="Arial" w:ascii="Arial" w:hAnsi="Arial"/>
                <w:b/>
                <w:bCs/>
                <w:sz w:val="28"/>
                <w:lang w:val="en-US" w:eastAsia="en-US"/>
              </w:rPr>
              <w:t>38.401</w:t>
            </w:r>
          </w:p>
        </w:tc>
        <w:tc>
          <w:tcPr>
            <w:tcW w:w="709" w:type="dxa"/>
            <w:tcBorders/>
          </w:tcPr>
          <w:p>
            <w:pPr>
              <w:pStyle w:val="Normal"/>
              <w:spacing w:before="0" w:after="0"/>
              <w:jc w:val="center"/>
              <w:rPr>
                <w:rFonts w:ascii="Arial" w:hAnsi="Arial" w:eastAsia="Times New Roman" w:cs="Arial"/>
                <w:lang w:val="en-US" w:eastAsia="en-US"/>
              </w:rPr>
            </w:pPr>
            <w:r>
              <w:rPr>
                <w:rFonts w:eastAsia="Times New Roman" w:cs="Arial" w:ascii="Arial" w:hAnsi="Arial"/>
                <w:b/>
                <w:sz w:val="28"/>
                <w:lang w:val="en-US" w:eastAsia="en-US"/>
              </w:rPr>
              <w:t>CR</w:t>
            </w:r>
          </w:p>
        </w:tc>
        <w:tc>
          <w:tcPr>
            <w:tcW w:w="1276" w:type="dxa"/>
            <w:tcBorders/>
            <w:shd w:fill="FFFFB2" w:val="clear"/>
          </w:tcPr>
          <w:p>
            <w:pPr>
              <w:pStyle w:val="Normal"/>
              <w:spacing w:before="0" w:after="0"/>
              <w:rPr>
                <w:rFonts w:ascii="Arial" w:hAnsi="Arial" w:eastAsia="宋体;SimSun" w:cs="Arial"/>
                <w:lang w:val="en-US" w:eastAsia="en-US"/>
              </w:rPr>
            </w:pPr>
            <w:r>
              <w:rPr>
                <w:rFonts w:eastAsia="Times New Roman" w:cs="Arial" w:ascii="Arial" w:hAnsi="Arial"/>
                <w:b/>
                <w:bCs/>
                <w:sz w:val="28"/>
                <w:lang w:val="en-US" w:eastAsia="en-US"/>
              </w:rPr>
              <w:t>0346</w:t>
            </w:r>
          </w:p>
        </w:tc>
        <w:tc>
          <w:tcPr>
            <w:tcW w:w="709" w:type="dxa"/>
            <w:tcBorders/>
          </w:tcPr>
          <w:p>
            <w:pPr>
              <w:pStyle w:val="Normal"/>
              <w:tabs>
                <w:tab w:val="clear" w:pos="284"/>
                <w:tab w:val="right" w:pos="625" w:leader="none"/>
              </w:tabs>
              <w:spacing w:before="0" w:after="0"/>
              <w:jc w:val="center"/>
              <w:rPr>
                <w:rFonts w:ascii="Arial" w:hAnsi="Arial" w:eastAsia="Times New Roman" w:cs="Arial"/>
                <w:lang w:val="en-US" w:eastAsia="en-US"/>
              </w:rPr>
            </w:pPr>
            <w:r>
              <w:rPr>
                <w:rFonts w:eastAsia="Times New Roman" w:cs="Arial" w:ascii="Arial" w:hAnsi="Arial"/>
                <w:b/>
                <w:bCs/>
                <w:sz w:val="28"/>
                <w:lang w:val="en-US" w:eastAsia="en-US"/>
              </w:rPr>
              <w:t>rev</w:t>
            </w:r>
          </w:p>
        </w:tc>
        <w:tc>
          <w:tcPr>
            <w:tcW w:w="992" w:type="dxa"/>
            <w:tcBorders/>
            <w:shd w:fill="FFFFB2" w:val="clear"/>
          </w:tcPr>
          <w:p>
            <w:pPr>
              <w:pStyle w:val="Normal"/>
              <w:spacing w:before="0" w:after="0"/>
              <w:jc w:val="center"/>
              <w:rPr>
                <w:rFonts w:ascii="Arial" w:hAnsi="Arial" w:eastAsia="宋体;SimSun" w:cs="Arial"/>
                <w:b/>
                <w:b/>
                <w:bCs/>
                <w:sz w:val="28"/>
                <w:szCs w:val="28"/>
                <w:lang w:val="en-US" w:eastAsia="en-US"/>
              </w:rPr>
            </w:pPr>
            <w:r>
              <w:rPr>
                <w:rFonts w:eastAsia="宋体;SimSun" w:cs="Arial" w:ascii="Arial" w:hAnsi="Arial"/>
                <w:b/>
                <w:bCs/>
                <w:sz w:val="28"/>
                <w:szCs w:val="28"/>
                <w:lang w:eastAsia="zh-CN"/>
              </w:rPr>
              <w:t>1</w:t>
            </w:r>
          </w:p>
        </w:tc>
        <w:tc>
          <w:tcPr>
            <w:tcW w:w="2410" w:type="dxa"/>
            <w:tcBorders/>
          </w:tcPr>
          <w:p>
            <w:pPr>
              <w:pStyle w:val="Normal"/>
              <w:tabs>
                <w:tab w:val="clear" w:pos="284"/>
                <w:tab w:val="right" w:pos="1825" w:leader="none"/>
              </w:tabs>
              <w:spacing w:before="0" w:after="0"/>
              <w:jc w:val="center"/>
              <w:rPr>
                <w:rFonts w:ascii="Arial" w:hAnsi="Arial" w:eastAsia="Times New Roman" w:cs="Arial"/>
                <w:lang w:val="en-US" w:eastAsia="en-US"/>
              </w:rPr>
            </w:pPr>
            <w:r>
              <w:rPr>
                <w:rFonts w:eastAsia="Times New Roman" w:cs="Arial" w:ascii="Arial" w:hAnsi="Arial"/>
                <w:b/>
                <w:sz w:val="28"/>
                <w:szCs w:val="28"/>
                <w:lang w:val="en-US" w:eastAsia="en-US"/>
              </w:rPr>
              <w:t>Current version:</w:t>
            </w:r>
          </w:p>
        </w:tc>
        <w:tc>
          <w:tcPr>
            <w:tcW w:w="1701" w:type="dxa"/>
            <w:tcBorders/>
            <w:shd w:fill="FFFFB2" w:val="clear"/>
          </w:tcPr>
          <w:p>
            <w:pPr>
              <w:pStyle w:val="Normal"/>
              <w:spacing w:before="0" w:after="0"/>
              <w:jc w:val="center"/>
              <w:rPr>
                <w:rFonts w:ascii="Arial" w:hAnsi="Arial" w:eastAsia="Times New Roman" w:cs="Arial"/>
                <w:sz w:val="28"/>
                <w:lang w:val="en-US" w:eastAsia="en-US"/>
              </w:rPr>
            </w:pPr>
            <w:r>
              <w:rPr>
                <w:rFonts w:eastAsia="Times New Roman" w:cs="Arial" w:ascii="Arial" w:hAnsi="Arial"/>
              </w:rPr>
              <w:fldChar w:fldCharType="begin"/>
            </w:r>
            <w:r>
              <w:rPr>
                <w:rFonts w:eastAsia="Times New Roman" w:cs="Arial" w:ascii="Arial" w:hAnsi="Arial"/>
              </w:rPr>
              <w:instrText xml:space="preserve"> DOCPROPERTY "Version"</w:instrText>
            </w:r>
            <w:r>
              <w:rPr>
                <w:rFonts w:eastAsia="Times New Roman" w:cs="Arial" w:ascii="Arial" w:hAnsi="Arial"/>
              </w:rPr>
              <w:fldChar w:fldCharType="separate"/>
            </w:r>
            <w:r>
              <w:rPr>
                <w:rFonts w:eastAsia="Times New Roman" w:cs="Arial" w:ascii="Arial" w:hAnsi="Arial"/>
              </w:rPr>
              <w:t>18.0.0</w:t>
            </w:r>
            <w:r>
              <w:rPr>
                <w:rFonts w:eastAsia="Times New Roman" w:cs="Arial" w:ascii="Arial" w:hAnsi="Arial"/>
              </w:rPr>
              <w:fldChar w:fldCharType="end"/>
            </w:r>
          </w:p>
        </w:tc>
        <w:tc>
          <w:tcPr>
            <w:tcW w:w="143" w:type="dxa"/>
            <w:tcBorders>
              <w:end w:val="single" w:sz="4" w:space="0" w:color="000000"/>
            </w:tcBorders>
          </w:tcPr>
          <w:p>
            <w:pPr>
              <w:pStyle w:val="Normal"/>
              <w:snapToGrid w:val="false"/>
              <w:spacing w:before="0" w:after="0"/>
              <w:rPr>
                <w:rFonts w:ascii="Arial" w:hAnsi="Arial" w:eastAsia="Times New Roman" w:cs="Arial"/>
                <w:sz w:val="28"/>
                <w:lang w:val="en-US" w:eastAsia="en-US"/>
              </w:rPr>
            </w:pPr>
            <w:r>
              <w:rPr>
                <w:rFonts w:eastAsia="Times New Roman" w:cs="Arial" w:ascii="Arial" w:hAnsi="Arial"/>
                <w:sz w:val="28"/>
                <w:lang w:val="en-US" w:eastAsia="en-US"/>
              </w:rPr>
            </w:r>
          </w:p>
        </w:tc>
      </w:tr>
      <w:tr>
        <w:trPr/>
        <w:tc>
          <w:tcPr>
            <w:tcW w:w="9641" w:type="dxa"/>
            <w:gridSpan w:val="9"/>
            <w:tcBorders>
              <w:start w:val="single" w:sz="4" w:space="0" w:color="000000"/>
              <w:end w:val="single" w:sz="4" w:space="0" w:color="000000"/>
            </w:tcBorders>
          </w:tcPr>
          <w:p>
            <w:pPr>
              <w:pStyle w:val="Normal"/>
              <w:snapToGrid w:val="false"/>
              <w:spacing w:before="0" w:after="0"/>
              <w:rPr>
                <w:rFonts w:ascii="Arial" w:hAnsi="Arial" w:eastAsia="Times New Roman" w:cs="Arial"/>
                <w:lang w:val="en-US" w:eastAsia="en-US"/>
              </w:rPr>
            </w:pPr>
            <w:r>
              <w:rPr>
                <w:rFonts w:eastAsia="Times New Roman" w:cs="Arial" w:ascii="Arial" w:hAnsi="Arial"/>
                <w:lang w:val="en-US" w:eastAsia="en-US"/>
              </w:rPr>
            </w:r>
          </w:p>
        </w:tc>
      </w:tr>
      <w:tr>
        <w:trPr/>
        <w:tc>
          <w:tcPr>
            <w:tcW w:w="9641" w:type="dxa"/>
            <w:gridSpan w:val="9"/>
            <w:tcBorders>
              <w:top w:val="single" w:sz="4" w:space="0" w:color="000000"/>
            </w:tcBorders>
          </w:tcPr>
          <w:p>
            <w:pPr>
              <w:pStyle w:val="Normal"/>
              <w:spacing w:before="0" w:after="0"/>
              <w:jc w:val="center"/>
              <w:rPr/>
            </w:pPr>
            <w:r>
              <w:rPr>
                <w:rFonts w:eastAsia="Times New Roman" w:cs="Arial" w:ascii="Arial" w:hAnsi="Arial"/>
                <w:i/>
                <w:lang w:val="en-US" w:eastAsia="en-US"/>
              </w:rPr>
              <w:t xml:space="preserve">For </w:t>
            </w:r>
            <w:r>
              <w:fldChar w:fldCharType="begin"/>
            </w:r>
            <w:r>
              <w:rPr>
                <w:rStyle w:val="InternetLink"/>
                <w:i/>
                <w:u w:val="single"/>
                <w:b/>
                <w:rFonts w:eastAsia="Times New Roman" w:cs="Arial" w:ascii="Arial" w:hAnsi="Arial"/>
                <w:color w:val="FF0000"/>
                <w:lang w:val="en-US" w:eastAsia="en-US"/>
              </w:rPr>
              <w:instrText xml:space="preserve"> HYPERLINK "http://www.3gpp.org/3G_Specs/CRs.htm" \l "_blank"</w:instrText>
            </w:r>
            <w:r>
              <w:rPr>
                <w:rStyle w:val="InternetLink"/>
                <w:i/>
                <w:u w:val="single"/>
                <w:b/>
                <w:rFonts w:eastAsia="Times New Roman" w:cs="Arial" w:ascii="Arial" w:hAnsi="Arial"/>
                <w:color w:val="FF0000"/>
                <w:lang w:val="en-US" w:eastAsia="en-US"/>
              </w:rPr>
              <w:fldChar w:fldCharType="separate"/>
            </w:r>
            <w:r>
              <w:rPr>
                <w:rStyle w:val="InternetLink"/>
                <w:rFonts w:eastAsia="Times New Roman" w:cs="Arial" w:ascii="Arial" w:hAnsi="Arial"/>
                <w:b/>
                <w:i/>
                <w:color w:val="FF0000"/>
                <w:u w:val="single"/>
                <w:lang w:val="en-US" w:eastAsia="en-US"/>
              </w:rPr>
              <w:t>HELP</w:t>
            </w:r>
            <w:r>
              <w:rPr>
                <w:rStyle w:val="InternetLink"/>
                <w:i/>
                <w:u w:val="single"/>
                <w:b/>
                <w:rFonts w:eastAsia="Times New Roman" w:cs="Arial" w:ascii="Arial" w:hAnsi="Arial"/>
                <w:color w:val="FF0000"/>
                <w:lang w:val="en-US" w:eastAsia="en-US"/>
              </w:rPr>
              <w:fldChar w:fldCharType="end"/>
            </w:r>
            <w:r>
              <w:rPr>
                <w:rFonts w:eastAsia="Times New Roman" w:cs="Arial" w:ascii="Arial" w:hAnsi="Arial"/>
                <w:b/>
                <w:i/>
                <w:color w:val="FF0000"/>
                <w:lang w:val="en-US" w:eastAsia="en-US"/>
              </w:rPr>
              <w:t xml:space="preserve"> </w:t>
            </w:r>
            <w:r>
              <w:rPr>
                <w:rFonts w:eastAsia="Times New Roman" w:cs="Arial" w:ascii="Arial" w:hAnsi="Arial"/>
                <w:i/>
                <w:lang w:val="en-US" w:eastAsia="en-US"/>
              </w:rPr>
              <w:t xml:space="preserve">on using this form: comprehensive instructions can be found at </w:t>
              <w:br/>
            </w:r>
            <w:hyperlink r:id="rId2">
              <w:r>
                <w:rPr>
                  <w:rStyle w:val="InternetLink"/>
                  <w:rFonts w:eastAsia="Times New Roman" w:cs="Arial" w:ascii="Arial" w:hAnsi="Arial"/>
                  <w:i/>
                  <w:color w:val="0000FF"/>
                  <w:u w:val="single"/>
                  <w:lang w:val="en-US" w:eastAsia="en-US"/>
                </w:rPr>
                <w:t>http://www.3gpp.org/Change-Requests</w:t>
              </w:r>
            </w:hyperlink>
            <w:r>
              <w:rPr>
                <w:rFonts w:eastAsia="Times New Roman" w:cs="Arial" w:ascii="Arial" w:hAnsi="Arial"/>
                <w:i/>
                <w:lang w:val="en-US" w:eastAsia="en-US"/>
              </w:rPr>
              <w:t>.</w:t>
            </w:r>
          </w:p>
        </w:tc>
      </w:tr>
      <w:tr>
        <w:trPr/>
        <w:tc>
          <w:tcPr>
            <w:tcW w:w="9641" w:type="dxa"/>
            <w:gridSpan w:val="9"/>
            <w:tcBorders/>
          </w:tcPr>
          <w:p>
            <w:pPr>
              <w:pStyle w:val="Normal"/>
              <w:snapToGrid w:val="false"/>
              <w:spacing w:before="0" w:after="0"/>
              <w:rPr>
                <w:rFonts w:ascii="Arial" w:hAnsi="Arial" w:eastAsia="Times New Roman" w:cs="Arial"/>
                <w:i/>
                <w:i/>
                <w:sz w:val="8"/>
                <w:szCs w:val="8"/>
                <w:lang w:val="en-US" w:eastAsia="en-US"/>
              </w:rPr>
            </w:pPr>
            <w:r>
              <w:rPr>
                <w:rFonts w:eastAsia="Times New Roman" w:cs="Arial" w:ascii="Arial" w:hAnsi="Arial"/>
                <w:i/>
                <w:sz w:val="8"/>
                <w:szCs w:val="8"/>
                <w:lang w:val="en-US" w:eastAsia="en-US"/>
              </w:rPr>
            </w:r>
          </w:p>
        </w:tc>
      </w:tr>
    </w:tbl>
    <w:p>
      <w:pPr>
        <w:pStyle w:val="Normal"/>
        <w:rPr>
          <w:rFonts w:eastAsia="Times New Roman"/>
          <w:sz w:val="8"/>
          <w:szCs w:val="8"/>
        </w:rPr>
      </w:pPr>
      <w:r>
        <w:rPr>
          <w:rFonts w:eastAsia="Times New Roman"/>
          <w:sz w:val="8"/>
          <w:szCs w:val="8"/>
        </w:rPr>
      </w:r>
    </w:p>
    <w:tbl>
      <w:tblPr>
        <w:tblW w:w="9639" w:type="dxa"/>
        <w:jc w:val="start"/>
        <w:tblInd w:w="0" w:type="dxa"/>
        <w:tblLayout w:type="fixed"/>
        <w:tblCellMar>
          <w:top w:w="0" w:type="dxa"/>
          <w:start w:w="42" w:type="dxa"/>
          <w:bottom w:w="0" w:type="dxa"/>
          <w:end w:w="42" w:type="dxa"/>
        </w:tblCellMar>
      </w:tblPr>
      <w:tblGrid>
        <w:gridCol w:w="2835"/>
        <w:gridCol w:w="1418"/>
        <w:gridCol w:w="283"/>
        <w:gridCol w:w="709"/>
        <w:gridCol w:w="284"/>
        <w:gridCol w:w="2126"/>
        <w:gridCol w:w="283"/>
        <w:gridCol w:w="1418"/>
        <w:gridCol w:w="283"/>
      </w:tblGrid>
      <w:tr>
        <w:trPr/>
        <w:tc>
          <w:tcPr>
            <w:tcW w:w="2835" w:type="dxa"/>
            <w:tcBorders/>
          </w:tcPr>
          <w:p>
            <w:pPr>
              <w:pStyle w:val="Normal"/>
              <w:tabs>
                <w:tab w:val="clear" w:pos="284"/>
                <w:tab w:val="right" w:pos="2751"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Proposed change affects:</w:t>
            </w:r>
          </w:p>
        </w:tc>
        <w:tc>
          <w:tcPr>
            <w:tcW w:w="1418" w:type="dxa"/>
            <w:tcBorders/>
          </w:tcPr>
          <w:p>
            <w:pPr>
              <w:pStyle w:val="Normal"/>
              <w:spacing w:before="0" w:after="0"/>
              <w:jc w:val="end"/>
              <w:rPr>
                <w:rFonts w:ascii="Arial" w:hAnsi="Arial" w:eastAsia="Times New Roman" w:cs="Arial"/>
                <w:lang w:val="en-US" w:eastAsia="en-US"/>
              </w:rPr>
            </w:pPr>
            <w:r>
              <w:rPr>
                <w:rFonts w:eastAsia="Times New Roman" w:cs="Arial" w:ascii="Arial" w:hAnsi="Arial"/>
                <w:lang w:val="en-US" w:eastAsia="en-US"/>
              </w:rPr>
              <w:t>UICC apps</w:t>
            </w:r>
          </w:p>
        </w:tc>
        <w:tc>
          <w:tcPr>
            <w:tcW w:w="283" w:type="dxa"/>
            <w:tcBorders>
              <w:top w:val="single" w:sz="6" w:space="0" w:color="000000"/>
              <w:start w:val="single" w:sz="6" w:space="0" w:color="000000"/>
              <w:bottom w:val="single" w:sz="6" w:space="0" w:color="000000"/>
              <w:end w:val="single" w:sz="6" w:space="0" w:color="000000"/>
            </w:tcBorders>
            <w:shd w:fill="FFFFBF" w:val="clear"/>
          </w:tcPr>
          <w:p>
            <w:pPr>
              <w:pStyle w:val="Normal"/>
              <w:snapToGrid w:val="false"/>
              <w:spacing w:before="0" w:after="0"/>
              <w:jc w:val="center"/>
              <w:rPr>
                <w:rFonts w:ascii="Arial" w:hAnsi="Arial" w:eastAsia="Times New Roman" w:cs="Arial"/>
                <w:b/>
                <w:b/>
                <w:caps/>
                <w:lang w:val="en-US" w:eastAsia="en-US"/>
              </w:rPr>
            </w:pPr>
            <w:r>
              <w:rPr>
                <w:rFonts w:eastAsia="Times New Roman" w:cs="Arial" w:ascii="Arial" w:hAnsi="Arial"/>
                <w:b/>
                <w:caps/>
                <w:lang w:val="en-US" w:eastAsia="en-US"/>
              </w:rPr>
            </w:r>
          </w:p>
        </w:tc>
        <w:tc>
          <w:tcPr>
            <w:tcW w:w="709" w:type="dxa"/>
            <w:tcBorders>
              <w:start w:val="single" w:sz="4" w:space="0" w:color="000000"/>
            </w:tcBorders>
          </w:tcPr>
          <w:p>
            <w:pPr>
              <w:pStyle w:val="Normal"/>
              <w:spacing w:before="0" w:after="0"/>
              <w:jc w:val="end"/>
              <w:rPr>
                <w:rFonts w:ascii="Arial" w:hAnsi="Arial" w:eastAsia="Times New Roman" w:cs="Arial"/>
                <w:u w:val="single"/>
                <w:lang w:val="en-US" w:eastAsia="en-US"/>
              </w:rPr>
            </w:pPr>
            <w:r>
              <w:rPr>
                <w:rFonts w:eastAsia="Times New Roman" w:cs="Arial" w:ascii="Arial" w:hAnsi="Arial"/>
                <w:lang w:val="en-US" w:eastAsia="en-US"/>
              </w:rPr>
              <w:t>ME</w:t>
            </w:r>
          </w:p>
        </w:tc>
        <w:tc>
          <w:tcPr>
            <w:tcW w:w="284" w:type="dxa"/>
            <w:tcBorders>
              <w:top w:val="single" w:sz="6" w:space="0" w:color="000000"/>
              <w:start w:val="single" w:sz="6" w:space="0" w:color="000000"/>
              <w:bottom w:val="single" w:sz="6" w:space="0" w:color="000000"/>
              <w:end w:val="single" w:sz="6" w:space="0" w:color="000000"/>
            </w:tcBorders>
            <w:shd w:fill="FFFFBF" w:val="clear"/>
          </w:tcPr>
          <w:p>
            <w:pPr>
              <w:pStyle w:val="Normal"/>
              <w:snapToGrid w:val="false"/>
              <w:spacing w:before="0" w:after="0"/>
              <w:jc w:val="center"/>
              <w:rPr>
                <w:rFonts w:ascii="Arial" w:hAnsi="Arial" w:eastAsia="Times New Roman" w:cs="Arial"/>
                <w:b/>
                <w:b/>
                <w:caps/>
                <w:u w:val="single"/>
                <w:lang w:val="en-US" w:eastAsia="en-US"/>
              </w:rPr>
            </w:pPr>
            <w:r>
              <w:rPr>
                <w:rFonts w:eastAsia="Times New Roman" w:cs="Arial" w:ascii="Arial" w:hAnsi="Arial"/>
                <w:b/>
                <w:caps/>
                <w:u w:val="single"/>
                <w:lang w:val="en-US" w:eastAsia="en-US"/>
              </w:rPr>
            </w:r>
          </w:p>
        </w:tc>
        <w:tc>
          <w:tcPr>
            <w:tcW w:w="2126" w:type="dxa"/>
            <w:tcBorders/>
          </w:tcPr>
          <w:p>
            <w:pPr>
              <w:pStyle w:val="Normal"/>
              <w:spacing w:before="0" w:after="0"/>
              <w:jc w:val="end"/>
              <w:rPr>
                <w:rFonts w:ascii="Arial" w:hAnsi="Arial" w:eastAsia="Times New Roman" w:cs="Arial"/>
                <w:u w:val="single"/>
                <w:lang w:val="en-US" w:eastAsia="en-US"/>
              </w:rPr>
            </w:pPr>
            <w:r>
              <w:rPr>
                <w:rFonts w:eastAsia="Times New Roman" w:cs="Arial" w:ascii="Arial" w:hAnsi="Arial"/>
                <w:lang w:val="en-US" w:eastAsia="en-US"/>
              </w:rPr>
              <w:t>Radio Access Network</w:t>
            </w:r>
          </w:p>
        </w:tc>
        <w:tc>
          <w:tcPr>
            <w:tcW w:w="283" w:type="dxa"/>
            <w:tcBorders>
              <w:top w:val="single" w:sz="4" w:space="0" w:color="000000"/>
              <w:start w:val="single" w:sz="4" w:space="0" w:color="000000"/>
              <w:bottom w:val="single" w:sz="4" w:space="0" w:color="000000"/>
              <w:end w:val="single" w:sz="4" w:space="0" w:color="000000"/>
            </w:tcBorders>
            <w:shd w:fill="FFFFBF" w:val="clear"/>
          </w:tcPr>
          <w:p>
            <w:pPr>
              <w:pStyle w:val="Normal"/>
              <w:spacing w:before="0" w:after="0"/>
              <w:jc w:val="center"/>
              <w:rPr>
                <w:rFonts w:ascii="Arial" w:hAnsi="Arial" w:eastAsia="Times New Roman" w:cs="Arial"/>
                <w:b/>
                <w:b/>
                <w:caps/>
                <w:lang w:val="en-US" w:eastAsia="en-US"/>
              </w:rPr>
            </w:pPr>
            <w:r>
              <w:rPr>
                <w:rFonts w:eastAsia="Times New Roman" w:cs="Arial" w:ascii="Arial" w:hAnsi="Arial"/>
                <w:b/>
                <w:caps/>
                <w:lang w:val="en-US" w:eastAsia="en-US"/>
              </w:rPr>
              <w:t>X</w:t>
            </w:r>
          </w:p>
        </w:tc>
        <w:tc>
          <w:tcPr>
            <w:tcW w:w="1418" w:type="dxa"/>
            <w:tcBorders/>
          </w:tcPr>
          <w:p>
            <w:pPr>
              <w:pStyle w:val="Normal"/>
              <w:spacing w:before="0" w:after="0"/>
              <w:jc w:val="end"/>
              <w:rPr>
                <w:rFonts w:ascii="Arial" w:hAnsi="Arial" w:eastAsia="Times New Roman" w:cs="Arial"/>
                <w:lang w:val="en-US" w:eastAsia="en-US"/>
              </w:rPr>
            </w:pPr>
            <w:r>
              <w:rPr>
                <w:rFonts w:eastAsia="Times New Roman" w:cs="Arial" w:ascii="Arial" w:hAnsi="Arial"/>
                <w:lang w:val="en-US" w:eastAsia="en-US"/>
              </w:rPr>
              <w:t>Core Network</w:t>
            </w:r>
          </w:p>
        </w:tc>
        <w:tc>
          <w:tcPr>
            <w:tcW w:w="283" w:type="dxa"/>
            <w:tcBorders>
              <w:top w:val="single" w:sz="6" w:space="0" w:color="000000"/>
              <w:start w:val="single" w:sz="6" w:space="0" w:color="000000"/>
              <w:bottom w:val="single" w:sz="6" w:space="0" w:color="000000"/>
              <w:end w:val="single" w:sz="6" w:space="0" w:color="000000"/>
            </w:tcBorders>
            <w:shd w:fill="FFFFBF" w:val="clear"/>
          </w:tcPr>
          <w:p>
            <w:pPr>
              <w:pStyle w:val="Normal"/>
              <w:snapToGrid w:val="false"/>
              <w:spacing w:before="0" w:after="0"/>
              <w:jc w:val="center"/>
              <w:rPr>
                <w:rFonts w:ascii="Arial" w:hAnsi="Arial" w:eastAsia="Times New Roman" w:cs="Arial"/>
                <w:b/>
                <w:b/>
                <w:bCs/>
                <w:caps/>
                <w:lang w:val="en-US" w:eastAsia="en-US"/>
              </w:rPr>
            </w:pPr>
            <w:r>
              <w:rPr>
                <w:rFonts w:eastAsia="Times New Roman" w:cs="Arial" w:ascii="Arial" w:hAnsi="Arial"/>
                <w:b/>
                <w:bCs/>
                <w:caps/>
                <w:lang w:val="en-US" w:eastAsia="en-US"/>
              </w:rPr>
            </w:r>
          </w:p>
        </w:tc>
      </w:tr>
    </w:tbl>
    <w:p>
      <w:pPr>
        <w:pStyle w:val="Normal"/>
        <w:rPr>
          <w:rFonts w:eastAsia="Times New Roman"/>
          <w:sz w:val="8"/>
          <w:szCs w:val="8"/>
        </w:rPr>
      </w:pPr>
      <w:r>
        <w:rPr>
          <w:rFonts w:eastAsia="Times New Roman"/>
          <w:sz w:val="8"/>
          <w:szCs w:val="8"/>
        </w:rPr>
      </w:r>
    </w:p>
    <w:tbl>
      <w:tblPr>
        <w:tblW w:w="9640" w:type="dxa"/>
        <w:jc w:val="start"/>
        <w:tblInd w:w="0" w:type="dxa"/>
        <w:tblLayout w:type="fixed"/>
        <w:tblCellMar>
          <w:top w:w="0" w:type="dxa"/>
          <w:start w:w="42" w:type="dxa"/>
          <w:bottom w:w="0" w:type="dxa"/>
          <w:end w:w="42" w:type="dxa"/>
        </w:tblCellMar>
      </w:tblPr>
      <w:tblGrid>
        <w:gridCol w:w="1843"/>
        <w:gridCol w:w="284"/>
        <w:gridCol w:w="283"/>
        <w:gridCol w:w="284"/>
        <w:gridCol w:w="141"/>
        <w:gridCol w:w="994"/>
        <w:gridCol w:w="1700"/>
        <w:gridCol w:w="567"/>
        <w:gridCol w:w="143"/>
        <w:gridCol w:w="281"/>
        <w:gridCol w:w="993"/>
        <w:gridCol w:w="2127"/>
      </w:tblGrid>
      <w:tr>
        <w:trPr/>
        <w:tc>
          <w:tcPr>
            <w:tcW w:w="9640" w:type="dxa"/>
            <w:gridSpan w:val="12"/>
            <w:tcBorders/>
          </w:tcPr>
          <w:p>
            <w:pPr>
              <w:pStyle w:val="Normal"/>
              <w:snapToGrid w:val="false"/>
              <w:spacing w:before="0" w:after="0"/>
              <w:rPr>
                <w:rFonts w:ascii="Arial" w:hAnsi="Arial" w:eastAsia="Times New Roman" w:cs="Arial"/>
                <w:sz w:val="8"/>
                <w:szCs w:val="8"/>
                <w:lang w:val="en-US" w:eastAsia="en-US"/>
              </w:rPr>
            </w:pPr>
            <w:r>
              <w:rPr>
                <w:rFonts w:eastAsia="Times New Roman" w:cs="Arial" w:ascii="Arial" w:hAnsi="Arial"/>
                <w:sz w:val="8"/>
                <w:szCs w:val="8"/>
                <w:lang w:val="en-US" w:eastAsia="en-US"/>
              </w:rPr>
            </w:r>
          </w:p>
        </w:tc>
      </w:tr>
      <w:tr>
        <w:trPr/>
        <w:tc>
          <w:tcPr>
            <w:tcW w:w="1843" w:type="dxa"/>
            <w:tcBorders>
              <w:top w:val="single" w:sz="4" w:space="0" w:color="000000"/>
              <w:start w:val="single" w:sz="4" w:space="0" w:color="000000"/>
            </w:tcBorders>
          </w:tcPr>
          <w:p>
            <w:pPr>
              <w:pStyle w:val="Normal"/>
              <w:tabs>
                <w:tab w:val="clear" w:pos="284"/>
                <w:tab w:val="right" w:pos="1759"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Title:</w:t>
              <w:tab/>
            </w:r>
          </w:p>
        </w:tc>
        <w:tc>
          <w:tcPr>
            <w:tcW w:w="7797" w:type="dxa"/>
            <w:gridSpan w:val="11"/>
            <w:tcBorders>
              <w:top w:val="single" w:sz="4" w:space="0" w:color="000000"/>
              <w:end w:val="single" w:sz="4" w:space="0" w:color="000000"/>
            </w:tcBorders>
            <w:shd w:fill="FFFFB2" w:val="clear"/>
          </w:tcPr>
          <w:p>
            <w:pPr>
              <w:pStyle w:val="Normal"/>
              <w:spacing w:before="0" w:after="0"/>
              <w:ind w:start="100" w:hanging="0"/>
              <w:rPr>
                <w:rFonts w:ascii="Arial" w:hAnsi="Arial" w:eastAsia="宋体;SimSun" w:cs="Arial"/>
                <w:lang w:eastAsia="zh-CN"/>
              </w:rPr>
            </w:pPr>
            <w:r>
              <w:rPr>
                <w:rFonts w:eastAsia="宋体;SimSun" w:cs="Arial" w:ascii="Arial" w:hAnsi="Arial"/>
                <w:lang w:eastAsia="zh-CN"/>
              </w:rPr>
              <w:t>C</w:t>
            </w:r>
            <w:r>
              <w:rPr>
                <w:rFonts w:eastAsia="宋体;SimSun" w:cs="Arial" w:ascii="Arial" w:hAnsi="Arial"/>
                <w:lang w:eastAsia="zh-CN"/>
              </w:rPr>
              <w:t>orrection on Multi-path for SL relay</w:t>
            </w:r>
          </w:p>
        </w:tc>
      </w:tr>
      <w:tr>
        <w:trPr/>
        <w:tc>
          <w:tcPr>
            <w:tcW w:w="1843" w:type="dxa"/>
            <w:tcBorders>
              <w:start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7797" w:type="dxa"/>
            <w:gridSpan w:val="11"/>
            <w:tcBorders>
              <w:end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r>
      <w:tr>
        <w:trPr/>
        <w:tc>
          <w:tcPr>
            <w:tcW w:w="1843" w:type="dxa"/>
            <w:tcBorders>
              <w:start w:val="single" w:sz="4" w:space="0" w:color="000000"/>
            </w:tcBorders>
          </w:tcPr>
          <w:p>
            <w:pPr>
              <w:pStyle w:val="Normal"/>
              <w:tabs>
                <w:tab w:val="clear" w:pos="284"/>
                <w:tab w:val="right" w:pos="1759"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Source to WG:</w:t>
            </w:r>
          </w:p>
        </w:tc>
        <w:tc>
          <w:tcPr>
            <w:tcW w:w="7797" w:type="dxa"/>
            <w:gridSpan w:val="11"/>
            <w:tcBorders>
              <w:end w:val="single" w:sz="4" w:space="0" w:color="000000"/>
            </w:tcBorders>
            <w:shd w:fill="FFFFB2" w:val="clear"/>
          </w:tcPr>
          <w:p>
            <w:pPr>
              <w:pStyle w:val="Normal"/>
              <w:spacing w:before="0" w:after="0"/>
              <w:ind w:start="100" w:hanging="0"/>
              <w:rPr>
                <w:rFonts w:ascii="Arial" w:hAnsi="Arial" w:eastAsia="宋体;SimSun" w:cs="Arial"/>
                <w:lang w:val="en-US" w:eastAsia="en-US"/>
              </w:rPr>
            </w:pPr>
            <w:r>
              <w:rPr>
                <w:rFonts w:eastAsia="宋体;SimSun" w:cs="Arial" w:ascii="Arial" w:hAnsi="Arial"/>
                <w:lang w:eastAsia="zh-CN"/>
              </w:rPr>
              <w:t>CATT</w:t>
            </w:r>
            <w:r>
              <w:rPr>
                <w:rFonts w:eastAsia="宋体;SimSun" w:cs="Arial" w:ascii="Arial" w:hAnsi="Arial"/>
                <w:lang w:eastAsia="zh-CN"/>
              </w:rPr>
              <w:t>, Nokia, Nokia Shanghai Bell, LG Electronics, Ericsson</w:t>
            </w:r>
          </w:p>
        </w:tc>
      </w:tr>
      <w:tr>
        <w:trPr/>
        <w:tc>
          <w:tcPr>
            <w:tcW w:w="1843" w:type="dxa"/>
            <w:tcBorders>
              <w:start w:val="single" w:sz="4" w:space="0" w:color="000000"/>
            </w:tcBorders>
          </w:tcPr>
          <w:p>
            <w:pPr>
              <w:pStyle w:val="Normal"/>
              <w:tabs>
                <w:tab w:val="clear" w:pos="284"/>
                <w:tab w:val="right" w:pos="1759"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Source to TSG:</w:t>
            </w:r>
          </w:p>
        </w:tc>
        <w:tc>
          <w:tcPr>
            <w:tcW w:w="7797" w:type="dxa"/>
            <w:gridSpan w:val="11"/>
            <w:tcBorders>
              <w:end w:val="single" w:sz="4" w:space="0" w:color="000000"/>
            </w:tcBorders>
            <w:shd w:fill="FFFFB2" w:val="clear"/>
          </w:tcPr>
          <w:p>
            <w:pPr>
              <w:pStyle w:val="Normal"/>
              <w:spacing w:before="0" w:after="0"/>
              <w:ind w:start="100" w:hanging="0"/>
              <w:rPr>
                <w:rFonts w:ascii="Arial" w:hAnsi="Arial" w:eastAsia="Times New Roman" w:cs="Arial"/>
                <w:lang w:val="en-US" w:eastAsia="en-US"/>
              </w:rPr>
            </w:pPr>
            <w:r>
              <w:rPr>
                <w:rFonts w:eastAsia="Times New Roman" w:cs="Arial" w:ascii="Arial" w:hAnsi="Arial"/>
              </w:rPr>
              <w:fldChar w:fldCharType="begin"/>
            </w:r>
            <w:r>
              <w:rPr>
                <w:rFonts w:eastAsia="Times New Roman" w:cs="Arial" w:ascii="Arial" w:hAnsi="Arial"/>
              </w:rPr>
              <w:instrText xml:space="preserve"> DOCPROPERTY "SourceIfTsg"</w:instrText>
            </w:r>
            <w:r>
              <w:rPr>
                <w:rFonts w:eastAsia="Times New Roman" w:cs="Arial" w:ascii="Arial" w:hAnsi="Arial"/>
              </w:rPr>
              <w:fldChar w:fldCharType="separate"/>
            </w:r>
            <w:r>
              <w:rPr>
                <w:rFonts w:eastAsia="Times New Roman" w:cs="Arial" w:ascii="Arial" w:hAnsi="Arial"/>
              </w:rPr>
              <w:t>R3</w:t>
            </w:r>
            <w:r>
              <w:rPr>
                <w:rFonts w:eastAsia="Times New Roman" w:cs="Arial" w:ascii="Arial" w:hAnsi="Arial"/>
              </w:rPr>
              <w:fldChar w:fldCharType="end"/>
            </w:r>
          </w:p>
        </w:tc>
      </w:tr>
      <w:tr>
        <w:trPr/>
        <w:tc>
          <w:tcPr>
            <w:tcW w:w="1843" w:type="dxa"/>
            <w:tcBorders>
              <w:start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7797" w:type="dxa"/>
            <w:gridSpan w:val="11"/>
            <w:tcBorders>
              <w:end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r>
      <w:tr>
        <w:trPr/>
        <w:tc>
          <w:tcPr>
            <w:tcW w:w="1843" w:type="dxa"/>
            <w:tcBorders>
              <w:start w:val="single" w:sz="4" w:space="0" w:color="000000"/>
            </w:tcBorders>
          </w:tcPr>
          <w:p>
            <w:pPr>
              <w:pStyle w:val="Normal"/>
              <w:tabs>
                <w:tab w:val="clear" w:pos="284"/>
                <w:tab w:val="right" w:pos="1759"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Work item code:</w:t>
            </w:r>
          </w:p>
        </w:tc>
        <w:tc>
          <w:tcPr>
            <w:tcW w:w="3686" w:type="dxa"/>
            <w:gridSpan w:val="6"/>
            <w:tcBorders/>
            <w:shd w:fill="FFFFB2" w:val="clear"/>
          </w:tcPr>
          <w:p>
            <w:pPr>
              <w:pStyle w:val="Normal"/>
              <w:spacing w:before="0" w:after="0"/>
              <w:ind w:start="100" w:hanging="0"/>
              <w:rPr>
                <w:rFonts w:ascii="Arial" w:hAnsi="Arial" w:eastAsia="Times New Roman" w:cs="Arial"/>
                <w:lang w:val="en-US" w:eastAsia="en-US"/>
              </w:rPr>
            </w:pPr>
            <w:r>
              <w:rPr>
                <w:rFonts w:eastAsia="MS Mincho;MS Gothic" w:cs="Arial" w:ascii="Arial" w:hAnsi="Arial"/>
                <w:color w:val="000000"/>
                <w:lang w:eastAsia="ja-JP"/>
              </w:rPr>
              <w:t>NR_SL_relay_enh-Core</w:t>
            </w:r>
          </w:p>
        </w:tc>
        <w:tc>
          <w:tcPr>
            <w:tcW w:w="567" w:type="dxa"/>
            <w:tcBorders/>
          </w:tcPr>
          <w:p>
            <w:pPr>
              <w:pStyle w:val="Normal"/>
              <w:snapToGrid w:val="false"/>
              <w:spacing w:before="0" w:after="0"/>
              <w:ind w:end="100" w:hanging="0"/>
              <w:rPr>
                <w:rFonts w:ascii="Arial" w:hAnsi="Arial" w:eastAsia="Times New Roman" w:cs="Arial"/>
                <w:lang w:val="en-US" w:eastAsia="en-US"/>
              </w:rPr>
            </w:pPr>
            <w:r>
              <w:rPr>
                <w:rFonts w:eastAsia="Times New Roman" w:cs="Arial" w:ascii="Arial" w:hAnsi="Arial"/>
                <w:lang w:val="en-US" w:eastAsia="en-US"/>
              </w:rPr>
            </w:r>
          </w:p>
        </w:tc>
        <w:tc>
          <w:tcPr>
            <w:tcW w:w="1417" w:type="dxa"/>
            <w:gridSpan w:val="3"/>
            <w:tcBorders/>
          </w:tcPr>
          <w:p>
            <w:pPr>
              <w:pStyle w:val="Normal"/>
              <w:spacing w:before="0" w:after="0"/>
              <w:jc w:val="end"/>
              <w:rPr>
                <w:rFonts w:ascii="Arial" w:hAnsi="Arial" w:eastAsia="Times New Roman" w:cs="Arial"/>
                <w:lang w:val="en-US" w:eastAsia="en-US"/>
              </w:rPr>
            </w:pPr>
            <w:r>
              <w:rPr>
                <w:rFonts w:eastAsia="Times New Roman" w:cs="Arial" w:ascii="Arial" w:hAnsi="Arial"/>
                <w:b/>
                <w:i/>
                <w:lang w:val="en-US" w:eastAsia="en-US"/>
              </w:rPr>
              <w:t>Date:</w:t>
            </w:r>
          </w:p>
        </w:tc>
        <w:tc>
          <w:tcPr>
            <w:tcW w:w="2127" w:type="dxa"/>
            <w:tcBorders>
              <w:end w:val="single" w:sz="4" w:space="0" w:color="000000"/>
            </w:tcBorders>
            <w:shd w:fill="FFFFB2" w:val="clear"/>
          </w:tcPr>
          <w:p>
            <w:pPr>
              <w:pStyle w:val="Normal"/>
              <w:spacing w:before="0" w:after="0"/>
              <w:ind w:start="100" w:hanging="0"/>
              <w:rPr>
                <w:rFonts w:ascii="Arial" w:hAnsi="Arial" w:eastAsia="宋体;SimSun" w:cs="Arial"/>
                <w:lang w:val="en-US" w:eastAsia="en-US"/>
              </w:rPr>
            </w:pPr>
            <w:r>
              <w:rPr>
                <w:rFonts w:eastAsia="Times New Roman" w:cs="Arial" w:ascii="Arial" w:hAnsi="Arial"/>
              </w:rPr>
              <w:fldChar w:fldCharType="begin"/>
            </w:r>
            <w:r>
              <w:rPr>
                <w:rFonts w:eastAsia="Times New Roman" w:cs="Arial" w:ascii="Arial" w:hAnsi="Arial"/>
              </w:rPr>
              <w:instrText xml:space="preserve"> DOCPROPERTY "ResDate"</w:instrText>
            </w:r>
            <w:r>
              <w:rPr>
                <w:rFonts w:eastAsia="Times New Roman" w:cs="Arial" w:ascii="Arial" w:hAnsi="Arial"/>
              </w:rPr>
              <w:fldChar w:fldCharType="separate"/>
            </w:r>
            <w:r>
              <w:rPr>
                <w:rFonts w:eastAsia="Times New Roman" w:cs="Arial" w:ascii="Arial" w:hAnsi="Arial"/>
              </w:rPr>
              <w:t>2024-02-19</w:t>
            </w:r>
            <w:r>
              <w:rPr>
                <w:rFonts w:eastAsia="Times New Roman" w:cs="Arial" w:ascii="Arial" w:hAnsi="Arial"/>
              </w:rPr>
              <w:fldChar w:fldCharType="end"/>
            </w:r>
          </w:p>
        </w:tc>
      </w:tr>
      <w:tr>
        <w:trPr/>
        <w:tc>
          <w:tcPr>
            <w:tcW w:w="1843" w:type="dxa"/>
            <w:tcBorders>
              <w:start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1986" w:type="dxa"/>
            <w:gridSpan w:val="5"/>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2267" w:type="dxa"/>
            <w:gridSpan w:val="2"/>
            <w:tcBorders/>
          </w:tcPr>
          <w:p>
            <w:pPr>
              <w:pStyle w:val="Normal"/>
              <w:snapToGrid w:val="false"/>
              <w:spacing w:before="0" w:after="0"/>
              <w:rPr>
                <w:rFonts w:ascii="Arial" w:hAnsi="Arial" w:eastAsia="Times New Roman" w:cs="Arial"/>
                <w:sz w:val="8"/>
                <w:szCs w:val="8"/>
                <w:lang w:val="en-US" w:eastAsia="en-US"/>
              </w:rPr>
            </w:pPr>
            <w:r>
              <w:rPr>
                <w:rFonts w:eastAsia="Times New Roman" w:cs="Arial" w:ascii="Arial" w:hAnsi="Arial"/>
                <w:sz w:val="8"/>
                <w:szCs w:val="8"/>
                <w:lang w:val="en-US" w:eastAsia="en-US"/>
              </w:rPr>
            </w:r>
          </w:p>
        </w:tc>
        <w:tc>
          <w:tcPr>
            <w:tcW w:w="1417" w:type="dxa"/>
            <w:gridSpan w:val="3"/>
            <w:tcBorders/>
          </w:tcPr>
          <w:p>
            <w:pPr>
              <w:pStyle w:val="Normal"/>
              <w:snapToGrid w:val="false"/>
              <w:spacing w:before="0" w:after="0"/>
              <w:rPr>
                <w:rFonts w:ascii="Arial" w:hAnsi="Arial" w:eastAsia="Times New Roman" w:cs="Arial"/>
                <w:sz w:val="8"/>
                <w:szCs w:val="8"/>
                <w:lang w:val="en-US" w:eastAsia="en-US"/>
              </w:rPr>
            </w:pPr>
            <w:r>
              <w:rPr>
                <w:rFonts w:eastAsia="Times New Roman" w:cs="Arial" w:ascii="Arial" w:hAnsi="Arial"/>
                <w:sz w:val="8"/>
                <w:szCs w:val="8"/>
                <w:lang w:val="en-US" w:eastAsia="en-US"/>
              </w:rPr>
            </w:r>
          </w:p>
        </w:tc>
        <w:tc>
          <w:tcPr>
            <w:tcW w:w="2127" w:type="dxa"/>
            <w:tcBorders>
              <w:end w:val="single" w:sz="4" w:space="0" w:color="000000"/>
            </w:tcBorders>
          </w:tcPr>
          <w:p>
            <w:pPr>
              <w:pStyle w:val="Normal"/>
              <w:snapToGrid w:val="false"/>
              <w:spacing w:before="0" w:after="0"/>
              <w:rPr>
                <w:rFonts w:ascii="Arial" w:hAnsi="Arial" w:eastAsia="Times New Roman" w:cs="Arial"/>
                <w:sz w:val="8"/>
                <w:szCs w:val="8"/>
                <w:lang w:val="en-US" w:eastAsia="en-US"/>
              </w:rPr>
            </w:pPr>
            <w:r>
              <w:rPr>
                <w:rFonts w:eastAsia="Times New Roman" w:cs="Arial" w:ascii="Arial" w:hAnsi="Arial"/>
                <w:sz w:val="8"/>
                <w:szCs w:val="8"/>
                <w:lang w:val="en-US" w:eastAsia="en-US"/>
              </w:rPr>
            </w:r>
          </w:p>
        </w:tc>
      </w:tr>
      <w:tr>
        <w:trPr>
          <w:cantSplit w:val="true"/>
        </w:trPr>
        <w:tc>
          <w:tcPr>
            <w:tcW w:w="1843" w:type="dxa"/>
            <w:tcBorders>
              <w:start w:val="single" w:sz="4" w:space="0" w:color="000000"/>
            </w:tcBorders>
          </w:tcPr>
          <w:p>
            <w:pPr>
              <w:pStyle w:val="Normal"/>
              <w:tabs>
                <w:tab w:val="clear" w:pos="284"/>
                <w:tab w:val="right" w:pos="1759"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Category:</w:t>
            </w:r>
          </w:p>
        </w:tc>
        <w:tc>
          <w:tcPr>
            <w:tcW w:w="851" w:type="dxa"/>
            <w:gridSpan w:val="3"/>
            <w:tcBorders/>
            <w:shd w:fill="FFFFB2" w:val="clear"/>
          </w:tcPr>
          <w:p>
            <w:pPr>
              <w:pStyle w:val="Normal"/>
              <w:spacing w:before="0" w:after="0"/>
              <w:ind w:start="100" w:end="-609" w:hanging="0"/>
              <w:rPr>
                <w:rFonts w:ascii="Arial" w:hAnsi="Arial" w:eastAsia="宋体;SimSun" w:cs="Arial"/>
                <w:b/>
                <w:b/>
                <w:lang w:val="en-US" w:eastAsia="en-US"/>
              </w:rPr>
            </w:pPr>
            <w:r>
              <w:rPr>
                <w:rFonts w:eastAsia="宋体;SimSun" w:cs="Arial" w:ascii="Arial" w:hAnsi="Arial"/>
                <w:lang w:eastAsia="zh-CN"/>
              </w:rPr>
              <w:t>F</w:t>
            </w:r>
          </w:p>
        </w:tc>
        <w:tc>
          <w:tcPr>
            <w:tcW w:w="3402" w:type="dxa"/>
            <w:gridSpan w:val="4"/>
            <w:tcBorders/>
          </w:tcPr>
          <w:p>
            <w:pPr>
              <w:pStyle w:val="Normal"/>
              <w:snapToGrid w:val="false"/>
              <w:spacing w:before="0" w:after="0"/>
              <w:rPr>
                <w:rFonts w:ascii="Arial" w:hAnsi="Arial" w:eastAsia="Times New Roman" w:cs="Arial"/>
                <w:b/>
                <w:b/>
                <w:lang w:val="en-US" w:eastAsia="en-US"/>
              </w:rPr>
            </w:pPr>
            <w:r>
              <w:rPr>
                <w:rFonts w:eastAsia="Times New Roman" w:cs="Arial" w:ascii="Arial" w:hAnsi="Arial"/>
                <w:b/>
                <w:lang w:val="en-US" w:eastAsia="en-US"/>
              </w:rPr>
            </w:r>
          </w:p>
        </w:tc>
        <w:tc>
          <w:tcPr>
            <w:tcW w:w="1417" w:type="dxa"/>
            <w:gridSpan w:val="3"/>
            <w:tcBorders/>
          </w:tcPr>
          <w:p>
            <w:pPr>
              <w:pStyle w:val="Normal"/>
              <w:spacing w:before="0" w:after="0"/>
              <w:jc w:val="end"/>
              <w:rPr>
                <w:rFonts w:ascii="Arial" w:hAnsi="Arial" w:eastAsia="Times New Roman" w:cs="Arial"/>
                <w:b/>
                <w:b/>
                <w:i/>
                <w:i/>
                <w:lang w:val="en-US" w:eastAsia="en-US"/>
              </w:rPr>
            </w:pPr>
            <w:r>
              <w:rPr>
                <w:rFonts w:eastAsia="Times New Roman" w:cs="Arial" w:ascii="Arial" w:hAnsi="Arial"/>
                <w:b/>
                <w:i/>
                <w:lang w:val="en-US" w:eastAsia="en-US"/>
              </w:rPr>
              <w:t>Release:</w:t>
            </w:r>
          </w:p>
        </w:tc>
        <w:tc>
          <w:tcPr>
            <w:tcW w:w="2127" w:type="dxa"/>
            <w:tcBorders>
              <w:end w:val="single" w:sz="4" w:space="0" w:color="000000"/>
            </w:tcBorders>
            <w:shd w:fill="FFFFB2" w:val="clear"/>
          </w:tcPr>
          <w:p>
            <w:pPr>
              <w:pStyle w:val="Normal"/>
              <w:spacing w:before="0" w:after="0"/>
              <w:ind w:start="100" w:hanging="0"/>
              <w:rPr>
                <w:rFonts w:ascii="Arial" w:hAnsi="Arial" w:eastAsia="Times New Roman" w:cs="Arial"/>
                <w:lang w:val="en-US" w:eastAsia="en-US"/>
              </w:rPr>
            </w:pPr>
            <w:r>
              <w:rPr>
                <w:rFonts w:eastAsia="Times New Roman" w:cs="Arial" w:ascii="Arial" w:hAnsi="Arial"/>
              </w:rPr>
              <w:t>Rel-18</w:t>
            </w:r>
          </w:p>
        </w:tc>
      </w:tr>
      <w:tr>
        <w:trPr/>
        <w:tc>
          <w:tcPr>
            <w:tcW w:w="1843" w:type="dxa"/>
            <w:tcBorders>
              <w:start w:val="single" w:sz="4" w:space="0" w:color="000000"/>
              <w:bottom w:val="single" w:sz="4" w:space="0" w:color="000000"/>
            </w:tcBorders>
          </w:tcPr>
          <w:p>
            <w:pPr>
              <w:pStyle w:val="Normal"/>
              <w:snapToGrid w:val="false"/>
              <w:spacing w:before="0" w:after="0"/>
              <w:rPr>
                <w:rFonts w:ascii="Arial" w:hAnsi="Arial" w:eastAsia="Times New Roman" w:cs="Arial"/>
                <w:b/>
                <w:b/>
                <w:i/>
                <w:i/>
                <w:lang w:val="en-US" w:eastAsia="en-US"/>
              </w:rPr>
            </w:pPr>
            <w:r>
              <w:rPr>
                <w:rFonts w:eastAsia="Times New Roman" w:cs="Arial" w:ascii="Arial" w:hAnsi="Arial"/>
                <w:b/>
                <w:i/>
                <w:lang w:val="en-US" w:eastAsia="en-US"/>
              </w:rPr>
            </w:r>
          </w:p>
        </w:tc>
        <w:tc>
          <w:tcPr>
            <w:tcW w:w="4677" w:type="dxa"/>
            <w:gridSpan w:val="9"/>
            <w:tcBorders>
              <w:bottom w:val="single" w:sz="4" w:space="0" w:color="000000"/>
            </w:tcBorders>
          </w:tcPr>
          <w:p>
            <w:pPr>
              <w:pStyle w:val="Normal"/>
              <w:spacing w:before="0" w:after="0"/>
              <w:ind w:start="383" w:hanging="383"/>
              <w:rPr/>
            </w:pPr>
            <w:r>
              <w:rPr>
                <w:rFonts w:eastAsia="Times New Roman" w:cs="Arial" w:ascii="Arial" w:hAnsi="Arial"/>
                <w:i/>
                <w:sz w:val="18"/>
                <w:lang w:val="en-US" w:eastAsia="en-US"/>
              </w:rPr>
              <w:t xml:space="preserve">Use </w:t>
            </w:r>
            <w:r>
              <w:rPr>
                <w:rFonts w:eastAsia="Times New Roman" w:cs="Arial" w:ascii="Arial" w:hAnsi="Arial"/>
                <w:i/>
                <w:sz w:val="18"/>
                <w:u w:val="single"/>
                <w:lang w:val="en-US" w:eastAsia="en-US"/>
              </w:rPr>
              <w:t>one</w:t>
            </w:r>
            <w:r>
              <w:rPr>
                <w:rFonts w:eastAsia="Times New Roman" w:cs="Arial" w:ascii="Arial" w:hAnsi="Arial"/>
                <w:i/>
                <w:sz w:val="18"/>
                <w:lang w:val="en-US" w:eastAsia="en-US"/>
              </w:rPr>
              <w:t xml:space="preserve"> of the following categories:</w:t>
            </w:r>
            <w:r>
              <w:rPr>
                <w:rFonts w:eastAsia="Times New Roman" w:cs="Arial" w:ascii="Arial" w:hAnsi="Arial"/>
                <w:b/>
                <w:i/>
                <w:sz w:val="18"/>
                <w:lang w:val="en-US" w:eastAsia="en-US"/>
              </w:rPr>
              <w:br/>
              <w:t>F</w:t>
            </w:r>
            <w:r>
              <w:rPr>
                <w:rFonts w:eastAsia="Times New Roman" w:cs="Arial" w:ascii="Arial" w:hAnsi="Arial"/>
                <w:i/>
                <w:sz w:val="18"/>
                <w:lang w:val="en-US" w:eastAsia="en-US"/>
              </w:rPr>
              <w:t xml:space="preserve">  (correction)</w:t>
              <w:br/>
            </w:r>
            <w:r>
              <w:rPr>
                <w:rFonts w:eastAsia="Times New Roman" w:cs="Arial" w:ascii="Arial" w:hAnsi="Arial"/>
                <w:b/>
                <w:i/>
                <w:sz w:val="18"/>
                <w:lang w:val="en-US" w:eastAsia="en-US"/>
              </w:rPr>
              <w:t>A</w:t>
            </w:r>
            <w:r>
              <w:rPr>
                <w:rFonts w:eastAsia="Times New Roman" w:cs="Arial" w:ascii="Arial" w:hAnsi="Arial"/>
                <w:i/>
                <w:sz w:val="18"/>
                <w:lang w:val="en-US" w:eastAsia="en-US"/>
              </w:rPr>
              <w:t xml:space="preserve">  (mirror corresponding to a change in an earlier </w:t>
              <w:tab/>
              <w:tab/>
              <w:tab/>
              <w:tab/>
              <w:tab/>
              <w:tab/>
              <w:tab/>
              <w:tab/>
              <w:tab/>
              <w:tab/>
              <w:tab/>
              <w:tab/>
              <w:tab/>
              <w:t>release)</w:t>
              <w:br/>
            </w:r>
            <w:r>
              <w:rPr>
                <w:rFonts w:eastAsia="Times New Roman" w:cs="Arial" w:ascii="Arial" w:hAnsi="Arial"/>
                <w:b/>
                <w:i/>
                <w:sz w:val="18"/>
                <w:lang w:val="en-US" w:eastAsia="en-US"/>
              </w:rPr>
              <w:t>B</w:t>
            </w:r>
            <w:r>
              <w:rPr>
                <w:rFonts w:eastAsia="Times New Roman" w:cs="Arial" w:ascii="Arial" w:hAnsi="Arial"/>
                <w:i/>
                <w:sz w:val="18"/>
                <w:lang w:val="en-US" w:eastAsia="en-US"/>
              </w:rPr>
              <w:t xml:space="preserve">  (addition of feature), </w:t>
              <w:br/>
            </w:r>
            <w:r>
              <w:rPr>
                <w:rFonts w:eastAsia="Times New Roman" w:cs="Arial" w:ascii="Arial" w:hAnsi="Arial"/>
                <w:b/>
                <w:i/>
                <w:sz w:val="18"/>
                <w:lang w:val="en-US" w:eastAsia="en-US"/>
              </w:rPr>
              <w:t>C</w:t>
            </w:r>
            <w:r>
              <w:rPr>
                <w:rFonts w:eastAsia="Times New Roman" w:cs="Arial" w:ascii="Arial" w:hAnsi="Arial"/>
                <w:i/>
                <w:sz w:val="18"/>
                <w:lang w:val="en-US" w:eastAsia="en-US"/>
              </w:rPr>
              <w:t xml:space="preserve">  (functional modification of feature)</w:t>
              <w:br/>
            </w:r>
            <w:r>
              <w:rPr>
                <w:rFonts w:eastAsia="Times New Roman" w:cs="Arial" w:ascii="Arial" w:hAnsi="Arial"/>
                <w:b/>
                <w:i/>
                <w:sz w:val="18"/>
                <w:lang w:val="en-US" w:eastAsia="en-US"/>
              </w:rPr>
              <w:t>D</w:t>
            </w:r>
            <w:r>
              <w:rPr>
                <w:rFonts w:eastAsia="Times New Roman" w:cs="Arial" w:ascii="Arial" w:hAnsi="Arial"/>
                <w:i/>
                <w:sz w:val="18"/>
                <w:lang w:val="en-US" w:eastAsia="en-US"/>
              </w:rPr>
              <w:t xml:space="preserve">  (editorial modification)</w:t>
            </w:r>
          </w:p>
          <w:p>
            <w:pPr>
              <w:pStyle w:val="Normal"/>
              <w:spacing w:before="0" w:after="120"/>
              <w:rPr>
                <w:rFonts w:ascii="Arial" w:hAnsi="Arial" w:eastAsia="Times New Roman" w:cs="Arial"/>
                <w:lang w:val="en-US" w:eastAsia="en-US"/>
              </w:rPr>
            </w:pPr>
            <w:r>
              <w:rPr>
                <w:rFonts w:eastAsia="Times New Roman" w:cs="Arial" w:ascii="Arial" w:hAnsi="Arial"/>
                <w:sz w:val="18"/>
                <w:lang w:val="en-US" w:eastAsia="en-US"/>
              </w:rPr>
              <w:t>Detailed explanations of the above categories can</w:t>
              <w:br/>
              <w:t xml:space="preserve">be found in 3GPP </w:t>
            </w:r>
            <w:hyperlink r:id="rId3">
              <w:r>
                <w:rPr>
                  <w:rStyle w:val="InternetLink"/>
                  <w:rFonts w:eastAsia="Times New Roman" w:cs="Arial" w:ascii="Arial" w:hAnsi="Arial"/>
                  <w:color w:val="0000FF"/>
                  <w:sz w:val="18"/>
                  <w:u w:val="single"/>
                  <w:lang w:val="en-US" w:eastAsia="en-US"/>
                </w:rPr>
                <w:t>TR 21.900</w:t>
              </w:r>
            </w:hyperlink>
            <w:r>
              <w:rPr>
                <w:rFonts w:eastAsia="Times New Roman" w:cs="Arial" w:ascii="Arial" w:hAnsi="Arial"/>
                <w:sz w:val="18"/>
                <w:lang w:val="en-US" w:eastAsia="en-US"/>
              </w:rPr>
              <w:t>.</w:t>
            </w:r>
          </w:p>
        </w:tc>
        <w:tc>
          <w:tcPr>
            <w:tcW w:w="3120" w:type="dxa"/>
            <w:gridSpan w:val="2"/>
            <w:tcBorders>
              <w:bottom w:val="single" w:sz="4" w:space="0" w:color="000000"/>
              <w:end w:val="single" w:sz="4" w:space="0" w:color="000000"/>
            </w:tcBorders>
          </w:tcPr>
          <w:p>
            <w:pPr>
              <w:pStyle w:val="Normal"/>
              <w:tabs>
                <w:tab w:val="clear" w:pos="284"/>
                <w:tab w:val="left" w:pos="950" w:leader="none"/>
              </w:tabs>
              <w:spacing w:before="0" w:after="0"/>
              <w:ind w:start="241" w:hanging="241"/>
              <w:rPr/>
            </w:pPr>
            <w:r>
              <w:rPr>
                <w:rFonts w:eastAsia="Times New Roman" w:cs="Arial" w:ascii="Arial" w:hAnsi="Arial"/>
                <w:i/>
                <w:sz w:val="18"/>
                <w:lang w:val="en-US" w:eastAsia="en-US"/>
              </w:rPr>
              <w:t xml:space="preserve">Use </w:t>
            </w:r>
            <w:r>
              <w:rPr>
                <w:rFonts w:eastAsia="Times New Roman" w:cs="Arial" w:ascii="Arial" w:hAnsi="Arial"/>
                <w:i/>
                <w:sz w:val="18"/>
                <w:u w:val="single"/>
                <w:lang w:val="en-US" w:eastAsia="en-US"/>
              </w:rPr>
              <w:t>one</w:t>
            </w:r>
            <w:r>
              <w:rPr>
                <w:rFonts w:eastAsia="Times New Roman" w:cs="Arial" w:ascii="Arial" w:hAnsi="Arial"/>
                <w:i/>
                <w:sz w:val="18"/>
                <w:lang w:val="en-US" w:eastAsia="en-US"/>
              </w:rPr>
              <w:t xml:space="preserve"> of the following releases:</w:t>
              <w:br/>
              <w:t>Rel-8</w:t>
              <w:tab/>
              <w:t>(Release 8)</w:t>
              <w:br/>
              <w:t>Rel-9</w:t>
              <w:tab/>
              <w:t>(Release 9)</w:t>
              <w:br/>
              <w:t>Rel-10</w:t>
              <w:tab/>
              <w:t>(Release 10)</w:t>
              <w:br/>
              <w:t>Rel-11</w:t>
              <w:tab/>
              <w:t>(Release 11)</w:t>
              <w:br/>
              <w:t>…</w:t>
              <w:br/>
              <w:t>Rel-16</w:t>
              <w:tab/>
              <w:t>(Release 16)</w:t>
              <w:br/>
              <w:t>Rel-17</w:t>
              <w:tab/>
              <w:t>(Release 17)</w:t>
              <w:br/>
              <w:t>Rel-18</w:t>
              <w:tab/>
              <w:t>(Release 18)</w:t>
              <w:br/>
              <w:t>Rel-19</w:t>
              <w:tab/>
              <w:t>(Release 19)</w:t>
            </w:r>
          </w:p>
        </w:tc>
      </w:tr>
      <w:tr>
        <w:trPr/>
        <w:tc>
          <w:tcPr>
            <w:tcW w:w="1843" w:type="dxa"/>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7797" w:type="dxa"/>
            <w:gridSpan w:val="11"/>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r>
      <w:tr>
        <w:trPr/>
        <w:tc>
          <w:tcPr>
            <w:tcW w:w="2127" w:type="dxa"/>
            <w:gridSpan w:val="2"/>
            <w:tcBorders>
              <w:top w:val="single" w:sz="4" w:space="0" w:color="000000"/>
              <w:start w:val="single" w:sz="4" w:space="0" w:color="000000"/>
            </w:tcBorders>
          </w:tcPr>
          <w:p>
            <w:pPr>
              <w:pStyle w:val="Normal"/>
              <w:tabs>
                <w:tab w:val="clear" w:pos="284"/>
                <w:tab w:val="right" w:pos="2184"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Reason for change:</w:t>
            </w:r>
          </w:p>
        </w:tc>
        <w:tc>
          <w:tcPr>
            <w:tcW w:w="7513" w:type="dxa"/>
            <w:gridSpan w:val="10"/>
            <w:tcBorders>
              <w:top w:val="single" w:sz="4" w:space="0" w:color="000000"/>
              <w:end w:val="single" w:sz="4" w:space="0" w:color="000000"/>
            </w:tcBorders>
            <w:shd w:fill="FFFFB2" w:val="clear"/>
          </w:tcPr>
          <w:p>
            <w:pPr>
              <w:pStyle w:val="Normal"/>
              <w:tabs>
                <w:tab w:val="clear" w:pos="284"/>
                <w:tab w:val="left" w:pos="384" w:leader="none"/>
              </w:tabs>
              <w:spacing w:before="20" w:after="80"/>
              <w:rPr>
                <w:lang w:eastAsia="zh-CN"/>
              </w:rPr>
            </w:pPr>
            <w:r>
              <w:rPr>
                <w:rFonts w:eastAsia="宋体;SimSun" w:cs="Arial" w:ascii="Arial" w:hAnsi="Arial"/>
                <w:lang w:eastAsia="zh-CN"/>
              </w:rPr>
              <w:t xml:space="preserve">1. There is no </w:t>
            </w:r>
            <w:r>
              <w:rPr>
                <w:rFonts w:eastAsia="宋体;SimSun" w:cs="Arial" w:ascii="Arial" w:hAnsi="Arial"/>
                <w:lang w:eastAsia="zh-CN"/>
              </w:rPr>
              <w:t>description</w:t>
            </w:r>
            <w:r>
              <w:rPr>
                <w:rFonts w:eastAsia="宋体;SimSun" w:cs="Arial" w:ascii="Arial" w:hAnsi="Arial"/>
                <w:lang w:eastAsia="zh-CN"/>
              </w:rPr>
              <w:t xml:space="preserve"> about when/how to </w:t>
            </w:r>
            <w:r>
              <w:rPr>
                <w:rFonts w:eastAsia="宋体;SimSun" w:cs="Arial" w:ascii="Arial" w:hAnsi="Arial"/>
                <w:lang w:eastAsia="zh-CN"/>
              </w:rPr>
              <w:t>configur</w:t>
            </w:r>
            <w:r>
              <w:rPr>
                <w:rFonts w:eastAsia="宋体;SimSun" w:cs="Arial" w:ascii="Arial" w:hAnsi="Arial"/>
                <w:lang w:eastAsia="zh-CN"/>
              </w:rPr>
              <w:t xml:space="preserve">e </w:t>
            </w:r>
            <w:r>
              <w:rPr>
                <w:rFonts w:eastAsia="宋体;SimSun" w:cs="Arial" w:ascii="Arial" w:hAnsi="Arial"/>
                <w:lang w:eastAsia="zh-CN"/>
              </w:rPr>
              <w:t>RRC_IDLE/INACTIVE target MP Relay UE</w:t>
            </w:r>
            <w:r>
              <w:rPr>
                <w:rFonts w:eastAsia="宋体;SimSun" w:cs="Arial" w:ascii="Arial" w:hAnsi="Arial"/>
                <w:lang w:eastAsia="zh-CN"/>
              </w:rPr>
              <w:t xml:space="preserve">. It is also not align with path </w:t>
            </w:r>
            <w:r>
              <w:rPr>
                <w:rFonts w:eastAsia="宋体;SimSun" w:cs="Arial" w:ascii="Arial" w:hAnsi="Arial"/>
                <w:lang w:eastAsia="zh-CN"/>
              </w:rPr>
              <w:t>switch</w:t>
            </w:r>
            <w:r>
              <w:rPr>
                <w:rFonts w:eastAsia="宋体;SimSun" w:cs="Arial" w:ascii="Arial" w:hAnsi="Arial"/>
                <w:lang w:eastAsia="zh-CN"/>
              </w:rPr>
              <w:t xml:space="preserve"> case.</w:t>
            </w:r>
            <w:r>
              <w:rPr/>
              <w:t xml:space="preserve"> </w:t>
            </w:r>
          </w:p>
          <w:p>
            <w:pPr>
              <w:pStyle w:val="Normal"/>
              <w:tabs>
                <w:tab w:val="clear" w:pos="284"/>
                <w:tab w:val="left" w:pos="384" w:leader="none"/>
              </w:tabs>
              <w:spacing w:before="20" w:after="80"/>
              <w:rPr>
                <w:rFonts w:ascii="Arial" w:hAnsi="Arial" w:eastAsia="宋体;SimSun" w:cs="Arial"/>
                <w:lang w:eastAsia="zh-CN"/>
              </w:rPr>
            </w:pPr>
            <w:r>
              <w:rPr>
                <w:rFonts w:eastAsia="宋体;SimSun" w:cs="Arial" w:ascii="Arial" w:hAnsi="Arial"/>
                <w:lang w:eastAsia="zh-CN"/>
              </w:rPr>
              <w:t xml:space="preserve">2. UE not only report </w:t>
            </w:r>
            <w:r>
              <w:rPr>
                <w:rFonts w:eastAsia="宋体;SimSun" w:cs="Arial" w:ascii="Arial" w:hAnsi="Arial"/>
                <w:lang w:eastAsia="zh-CN"/>
              </w:rPr>
              <w:t>MP Relay UE</w:t>
            </w:r>
            <w:r>
              <w:rPr>
                <w:rFonts w:eastAsia="宋体;SimSun" w:cs="Arial" w:ascii="Arial" w:hAnsi="Arial"/>
                <w:lang w:eastAsia="zh-CN"/>
              </w:rPr>
              <w:t xml:space="preserve"> but also the cell ID of the </w:t>
            </w:r>
            <w:r>
              <w:rPr>
                <w:rFonts w:eastAsia="宋体;SimSun" w:cs="Arial" w:ascii="Arial" w:hAnsi="Arial"/>
                <w:lang w:eastAsia="zh-CN"/>
              </w:rPr>
              <w:t>MP Relay UE</w:t>
            </w:r>
            <w:r>
              <w:rPr>
                <w:rFonts w:eastAsia="宋体;SimSun" w:cs="Arial" w:ascii="Arial" w:hAnsi="Arial"/>
                <w:lang w:eastAsia="zh-CN"/>
              </w:rPr>
              <w:t xml:space="preserve"> in case </w:t>
            </w:r>
            <w:r>
              <w:rPr>
                <w:rFonts w:eastAsia="宋体;SimSun" w:cs="Arial" w:ascii="Arial" w:hAnsi="Arial"/>
                <w:lang w:eastAsia="zh-CN"/>
              </w:rPr>
              <w:t>MP Remote UE is connected with the MP Relay UE using PC5 link</w:t>
            </w:r>
            <w:r>
              <w:rPr>
                <w:rFonts w:eastAsia="宋体;SimSun" w:cs="Arial" w:ascii="Arial" w:hAnsi="Arial"/>
                <w:lang w:eastAsia="zh-CN"/>
              </w:rPr>
              <w:t>.</w:t>
            </w:r>
          </w:p>
        </w:tc>
      </w:tr>
      <w:tr>
        <w:trPr/>
        <w:tc>
          <w:tcPr>
            <w:tcW w:w="2127" w:type="dxa"/>
            <w:gridSpan w:val="2"/>
            <w:tcBorders>
              <w:start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7513" w:type="dxa"/>
            <w:gridSpan w:val="10"/>
            <w:tcBorders>
              <w:end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r>
      <w:tr>
        <w:trPr/>
        <w:tc>
          <w:tcPr>
            <w:tcW w:w="2127" w:type="dxa"/>
            <w:gridSpan w:val="2"/>
            <w:tcBorders>
              <w:start w:val="single" w:sz="4" w:space="0" w:color="000000"/>
            </w:tcBorders>
          </w:tcPr>
          <w:p>
            <w:pPr>
              <w:pStyle w:val="Normal"/>
              <w:tabs>
                <w:tab w:val="clear" w:pos="284"/>
                <w:tab w:val="right" w:pos="2184"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Summary of change:</w:t>
            </w:r>
          </w:p>
        </w:tc>
        <w:tc>
          <w:tcPr>
            <w:tcW w:w="7513" w:type="dxa"/>
            <w:gridSpan w:val="10"/>
            <w:tcBorders>
              <w:end w:val="single" w:sz="4" w:space="0" w:color="000000"/>
            </w:tcBorders>
            <w:shd w:fill="FFFFB2" w:val="clear"/>
          </w:tcPr>
          <w:p>
            <w:pPr>
              <w:pStyle w:val="Normal"/>
              <w:spacing w:before="0" w:after="0"/>
              <w:rPr>
                <w:rFonts w:ascii="Arial" w:hAnsi="Arial" w:eastAsia="宋体;SimSun" w:cs="Arial"/>
                <w:lang w:val="en-US" w:eastAsia="en-US"/>
              </w:rPr>
            </w:pPr>
            <w:r>
              <w:rPr>
                <w:rFonts w:eastAsia="宋体;SimSun" w:cs="Arial" w:ascii="Arial" w:hAnsi="Arial"/>
                <w:lang w:val="en-US" w:eastAsia="en-US"/>
              </w:rPr>
              <w:t xml:space="preserve">1. Add </w:t>
            </w:r>
            <w:r>
              <w:rPr>
                <w:rFonts w:eastAsia="宋体;SimSun" w:cs="Arial" w:ascii="Arial" w:hAnsi="Arial"/>
                <w:lang w:eastAsia="zh-CN"/>
              </w:rPr>
              <w:t xml:space="preserve">when/how to </w:t>
            </w:r>
            <w:r>
              <w:rPr>
                <w:rFonts w:eastAsia="宋体;SimSun" w:cs="Arial" w:ascii="Arial" w:hAnsi="Arial"/>
                <w:lang w:eastAsia="zh-CN"/>
              </w:rPr>
              <w:t>configur</w:t>
            </w:r>
            <w:r>
              <w:rPr>
                <w:rFonts w:eastAsia="宋体;SimSun" w:cs="Arial" w:ascii="Arial" w:hAnsi="Arial"/>
                <w:lang w:eastAsia="zh-CN"/>
              </w:rPr>
              <w:t xml:space="preserve">e </w:t>
            </w:r>
            <w:r>
              <w:rPr>
                <w:rFonts w:eastAsia="宋体;SimSun" w:cs="Arial" w:ascii="Arial" w:hAnsi="Arial"/>
                <w:lang w:eastAsia="zh-CN"/>
              </w:rPr>
              <w:t>RRC_IDLE/INACTIVE target MP Relay UE</w:t>
            </w:r>
            <w:r>
              <w:rPr>
                <w:rFonts w:eastAsia="宋体;SimSun" w:cs="Arial" w:ascii="Arial" w:hAnsi="Arial"/>
                <w:lang w:eastAsia="zh-CN"/>
              </w:rPr>
              <w:t xml:space="preserve"> in </w:t>
            </w:r>
            <w:r>
              <w:rPr>
                <w:rFonts w:eastAsia="宋体;SimSun" w:cs="Arial" w:ascii="Arial" w:hAnsi="Arial"/>
                <w:lang w:eastAsia="zh-CN"/>
              </w:rPr>
              <w:t>Inter-DU indirect path addition on top of direct path</w:t>
            </w:r>
            <w:r>
              <w:rPr>
                <w:rFonts w:eastAsia="宋体;SimSun" w:cs="Arial" w:ascii="Arial" w:hAnsi="Arial"/>
                <w:lang w:eastAsia="zh-CN"/>
              </w:rPr>
              <w:t xml:space="preserve"> and </w:t>
            </w:r>
            <w:r>
              <w:rPr>
                <w:rFonts w:eastAsia="宋体;SimSun" w:cs="Arial" w:ascii="Arial" w:hAnsi="Arial"/>
                <w:lang w:eastAsia="zh-CN"/>
              </w:rPr>
              <w:t>Intra-DU indirect path addition on top of direct path</w:t>
            </w:r>
            <w:r>
              <w:rPr>
                <w:rFonts w:eastAsia="宋体;SimSun" w:cs="Arial" w:ascii="Arial" w:hAnsi="Arial"/>
                <w:lang w:val="en-US" w:eastAsia="en-US"/>
              </w:rPr>
              <w:t>.</w:t>
            </w:r>
          </w:p>
          <w:p>
            <w:pPr>
              <w:pStyle w:val="Normal"/>
              <w:spacing w:before="0" w:after="0"/>
              <w:rPr>
                <w:rFonts w:ascii="Arial" w:hAnsi="Arial" w:eastAsia="宋体;SimSun" w:cs="Arial"/>
                <w:lang w:val="en-US" w:eastAsia="en-US"/>
              </w:rPr>
            </w:pPr>
            <w:r>
              <w:rPr>
                <w:rFonts w:eastAsia="宋体;SimSun" w:cs="Arial" w:ascii="Arial" w:hAnsi="Arial"/>
                <w:lang w:val="en-US" w:eastAsia="en-US"/>
              </w:rPr>
              <w:t xml:space="preserve">2. Add </w:t>
            </w:r>
            <w:r>
              <w:rPr>
                <w:rFonts w:eastAsia="宋体;SimSun" w:cs="Arial" w:ascii="Arial" w:hAnsi="Arial"/>
                <w:lang w:eastAsia="zh-CN"/>
              </w:rPr>
              <w:t xml:space="preserve">cell ID of the </w:t>
            </w:r>
            <w:r>
              <w:rPr>
                <w:rFonts w:eastAsia="宋体;SimSun" w:cs="Arial" w:ascii="Arial" w:hAnsi="Arial"/>
                <w:lang w:eastAsia="zh-CN"/>
              </w:rPr>
              <w:t>MP Relay UE</w:t>
            </w:r>
            <w:r>
              <w:rPr>
                <w:rFonts w:eastAsia="宋体;SimSun" w:cs="Arial" w:ascii="Arial" w:hAnsi="Arial"/>
                <w:lang w:eastAsia="zh-CN"/>
              </w:rPr>
              <w:t xml:space="preserve"> for UE reporting in case </w:t>
            </w:r>
            <w:r>
              <w:rPr>
                <w:rFonts w:eastAsia="宋体;SimSun" w:cs="Arial" w:ascii="Arial" w:hAnsi="Arial"/>
                <w:lang w:eastAsia="zh-CN"/>
              </w:rPr>
              <w:t>MP Remote UE is connected with the MP Relay UE using PC5 link</w:t>
            </w:r>
            <w:r>
              <w:rPr>
                <w:rFonts w:eastAsia="宋体;SimSun" w:cs="Arial" w:ascii="Arial" w:hAnsi="Arial"/>
                <w:lang w:eastAsia="zh-CN"/>
              </w:rPr>
              <w:t>.</w:t>
            </w:r>
          </w:p>
          <w:p>
            <w:pPr>
              <w:pStyle w:val="Normal"/>
              <w:spacing w:before="0" w:after="0"/>
              <w:rPr>
                <w:rFonts w:ascii="Arial" w:hAnsi="Arial" w:eastAsia="Times New Roman" w:cs="Arial"/>
                <w:lang w:val="en-US" w:eastAsia="en-US"/>
              </w:rPr>
            </w:pPr>
            <w:r>
              <w:rPr>
                <w:rFonts w:eastAsia="Times New Roman" w:cs="Arial" w:ascii="Arial" w:hAnsi="Arial"/>
                <w:lang w:val="en-US" w:eastAsia="en-US"/>
              </w:rPr>
            </w:r>
          </w:p>
        </w:tc>
      </w:tr>
      <w:tr>
        <w:trPr/>
        <w:tc>
          <w:tcPr>
            <w:tcW w:w="2127" w:type="dxa"/>
            <w:gridSpan w:val="2"/>
            <w:tcBorders>
              <w:start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7513" w:type="dxa"/>
            <w:gridSpan w:val="10"/>
            <w:tcBorders>
              <w:end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r>
      <w:tr>
        <w:trPr/>
        <w:tc>
          <w:tcPr>
            <w:tcW w:w="2127" w:type="dxa"/>
            <w:gridSpan w:val="2"/>
            <w:tcBorders>
              <w:start w:val="single" w:sz="4" w:space="0" w:color="000000"/>
              <w:bottom w:val="single" w:sz="4" w:space="0" w:color="000000"/>
            </w:tcBorders>
          </w:tcPr>
          <w:p>
            <w:pPr>
              <w:pStyle w:val="Normal"/>
              <w:tabs>
                <w:tab w:val="clear" w:pos="284"/>
                <w:tab w:val="right" w:pos="2184"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Consequences if not approved:</w:t>
            </w:r>
          </w:p>
        </w:tc>
        <w:tc>
          <w:tcPr>
            <w:tcW w:w="7513" w:type="dxa"/>
            <w:gridSpan w:val="10"/>
            <w:tcBorders>
              <w:bottom w:val="single" w:sz="4" w:space="0" w:color="000000"/>
              <w:end w:val="single" w:sz="4" w:space="0" w:color="000000"/>
            </w:tcBorders>
            <w:shd w:fill="FFFFB2" w:val="clear"/>
          </w:tcPr>
          <w:p>
            <w:pPr>
              <w:pStyle w:val="Normal"/>
              <w:spacing w:before="0" w:after="0"/>
              <w:rPr>
                <w:rFonts w:ascii="Arial" w:hAnsi="Arial" w:eastAsia="宋体;SimSun" w:cs="Arial"/>
                <w:lang w:eastAsia="zh-CN"/>
              </w:rPr>
            </w:pPr>
            <w:r>
              <w:rPr>
                <w:rFonts w:eastAsia="宋体;SimSun" w:cs="Arial" w:ascii="Arial" w:hAnsi="Arial"/>
                <w:lang w:eastAsia="zh-CN"/>
              </w:rPr>
              <w:t>T</w:t>
            </w:r>
            <w:r>
              <w:rPr>
                <w:rFonts w:eastAsia="宋体;SimSun" w:cs="Arial" w:ascii="Arial" w:hAnsi="Arial"/>
                <w:lang w:eastAsia="zh-CN"/>
              </w:rPr>
              <w:t>he SL Relay function is not clear in stage-2.</w:t>
            </w:r>
          </w:p>
        </w:tc>
      </w:tr>
      <w:tr>
        <w:trPr/>
        <w:tc>
          <w:tcPr>
            <w:tcW w:w="2127" w:type="dxa"/>
            <w:gridSpan w:val="2"/>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7513" w:type="dxa"/>
            <w:gridSpan w:val="1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r>
      <w:tr>
        <w:trPr/>
        <w:tc>
          <w:tcPr>
            <w:tcW w:w="2127" w:type="dxa"/>
            <w:gridSpan w:val="2"/>
            <w:tcBorders>
              <w:top w:val="single" w:sz="4" w:space="0" w:color="000000"/>
              <w:start w:val="single" w:sz="4" w:space="0" w:color="000000"/>
            </w:tcBorders>
          </w:tcPr>
          <w:p>
            <w:pPr>
              <w:pStyle w:val="Normal"/>
              <w:tabs>
                <w:tab w:val="clear" w:pos="284"/>
                <w:tab w:val="right" w:pos="2184"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Clauses affected:</w:t>
            </w:r>
          </w:p>
        </w:tc>
        <w:tc>
          <w:tcPr>
            <w:tcW w:w="7513" w:type="dxa"/>
            <w:gridSpan w:val="10"/>
            <w:tcBorders>
              <w:top w:val="single" w:sz="4" w:space="0" w:color="000000"/>
              <w:end w:val="single" w:sz="4" w:space="0" w:color="000000"/>
            </w:tcBorders>
            <w:shd w:fill="FFFFB2" w:val="clear"/>
          </w:tcPr>
          <w:p>
            <w:pPr>
              <w:pStyle w:val="Normal"/>
              <w:spacing w:before="0" w:after="0"/>
              <w:rPr>
                <w:rFonts w:ascii="Arial" w:hAnsi="Arial" w:eastAsia="宋体;SimSun" w:cs="Arial"/>
                <w:lang w:val="en-US" w:eastAsia="en-US"/>
              </w:rPr>
            </w:pPr>
            <w:r>
              <w:rPr>
                <w:rFonts w:eastAsia="宋体;SimSun" w:cs="Arial" w:ascii="Arial" w:hAnsi="Arial"/>
                <w:lang w:val="en-US" w:eastAsia="en-US"/>
              </w:rPr>
              <w:t>8.</w:t>
            </w:r>
            <w:r>
              <w:rPr>
                <w:rFonts w:eastAsia="宋体;SimSun" w:cs="Arial" w:ascii="Arial" w:hAnsi="Arial"/>
                <w:lang w:val="en-US" w:eastAsia="en-US"/>
              </w:rPr>
              <w:t xml:space="preserve">22.1, </w:t>
            </w:r>
            <w:r>
              <w:rPr>
                <w:rFonts w:eastAsia="宋体;SimSun" w:cs="Arial" w:ascii="Arial" w:hAnsi="Arial"/>
                <w:lang w:val="en-US" w:eastAsia="en-US"/>
              </w:rPr>
              <w:t>8.</w:t>
            </w:r>
            <w:r>
              <w:rPr>
                <w:rFonts w:eastAsia="宋体;SimSun" w:cs="Arial" w:ascii="Arial" w:hAnsi="Arial"/>
                <w:lang w:val="en-US" w:eastAsia="en-US"/>
              </w:rPr>
              <w:t xml:space="preserve">22.2, </w:t>
            </w:r>
            <w:r>
              <w:rPr>
                <w:rFonts w:eastAsia="宋体;SimSun" w:cs="Arial" w:ascii="Arial" w:hAnsi="Arial"/>
                <w:lang w:val="en-US" w:eastAsia="en-US"/>
              </w:rPr>
              <w:t>8.</w:t>
            </w:r>
            <w:r>
              <w:rPr>
                <w:rFonts w:eastAsia="宋体;SimSun" w:cs="Arial" w:ascii="Arial" w:hAnsi="Arial"/>
                <w:lang w:val="en-US" w:eastAsia="en-US"/>
              </w:rPr>
              <w:t>22.3, 8.22.4</w:t>
            </w:r>
          </w:p>
        </w:tc>
      </w:tr>
      <w:tr>
        <w:trPr/>
        <w:tc>
          <w:tcPr>
            <w:tcW w:w="2127" w:type="dxa"/>
            <w:gridSpan w:val="2"/>
            <w:tcBorders>
              <w:start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7513" w:type="dxa"/>
            <w:gridSpan w:val="10"/>
            <w:tcBorders>
              <w:end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r>
      <w:tr>
        <w:trPr/>
        <w:tc>
          <w:tcPr>
            <w:tcW w:w="2127" w:type="dxa"/>
            <w:gridSpan w:val="2"/>
            <w:tcBorders>
              <w:start w:val="single" w:sz="4" w:space="0" w:color="000000"/>
            </w:tcBorders>
          </w:tcPr>
          <w:p>
            <w:pPr>
              <w:pStyle w:val="Normal"/>
              <w:tabs>
                <w:tab w:val="clear" w:pos="284"/>
                <w:tab w:val="right" w:pos="2184" w:leader="none"/>
              </w:tabs>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283" w:type="dxa"/>
            <w:tcBorders>
              <w:top w:val="single" w:sz="4" w:space="0" w:color="000000"/>
              <w:start w:val="single" w:sz="4" w:space="0" w:color="000000"/>
              <w:bottom w:val="single" w:sz="4" w:space="0" w:color="000000"/>
            </w:tcBorders>
          </w:tcPr>
          <w:p>
            <w:pPr>
              <w:pStyle w:val="Normal"/>
              <w:spacing w:before="0" w:after="0"/>
              <w:jc w:val="center"/>
              <w:rPr>
                <w:rFonts w:ascii="Arial" w:hAnsi="Arial" w:eastAsia="Times New Roman" w:cs="Arial"/>
                <w:b/>
                <w:b/>
                <w:caps/>
                <w:lang w:val="en-US" w:eastAsia="en-US"/>
              </w:rPr>
            </w:pPr>
            <w:r>
              <w:rPr>
                <w:rFonts w:eastAsia="Times New Roman" w:cs="Arial" w:ascii="Arial" w:hAnsi="Arial"/>
                <w:b/>
                <w:caps/>
                <w:lang w:val="en-US" w:eastAsia="en-US"/>
              </w:rPr>
              <w:t>Y</w:t>
            </w:r>
          </w:p>
        </w:tc>
        <w:tc>
          <w:tcPr>
            <w:tcW w:w="425" w:type="dxa"/>
            <w:gridSpan w:val="2"/>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Arial" w:hAnsi="Arial" w:eastAsia="Times New Roman" w:cs="Arial"/>
                <w:b/>
                <w:b/>
                <w:caps/>
                <w:lang w:val="en-US" w:eastAsia="en-US"/>
              </w:rPr>
            </w:pPr>
            <w:r>
              <w:rPr>
                <w:rFonts w:eastAsia="Times New Roman" w:cs="Arial" w:ascii="Arial" w:hAnsi="Arial"/>
                <w:b/>
                <w:caps/>
                <w:lang w:val="en-US" w:eastAsia="en-US"/>
              </w:rPr>
              <w:t>N</w:t>
            </w:r>
          </w:p>
        </w:tc>
        <w:tc>
          <w:tcPr>
            <w:tcW w:w="3404" w:type="dxa"/>
            <w:gridSpan w:val="4"/>
            <w:tcBorders/>
          </w:tcPr>
          <w:p>
            <w:pPr>
              <w:pStyle w:val="Normal"/>
              <w:tabs>
                <w:tab w:val="clear" w:pos="284"/>
                <w:tab w:val="right" w:pos="2893" w:leader="none"/>
              </w:tabs>
              <w:snapToGrid w:val="false"/>
              <w:spacing w:before="0" w:after="0"/>
              <w:rPr>
                <w:rFonts w:ascii="Arial" w:hAnsi="Arial" w:eastAsia="Times New Roman" w:cs="Arial"/>
                <w:b/>
                <w:b/>
                <w:caps/>
                <w:lang w:val="en-US" w:eastAsia="en-US"/>
              </w:rPr>
            </w:pPr>
            <w:r>
              <w:rPr>
                <w:rFonts w:eastAsia="Times New Roman" w:cs="Arial" w:ascii="Arial" w:hAnsi="Arial"/>
                <w:b/>
                <w:caps/>
                <w:lang w:val="en-US" w:eastAsia="en-US"/>
              </w:rPr>
            </w:r>
          </w:p>
        </w:tc>
        <w:tc>
          <w:tcPr>
            <w:tcW w:w="3401" w:type="dxa"/>
            <w:gridSpan w:val="3"/>
            <w:tcBorders>
              <w:end w:val="single" w:sz="4" w:space="0" w:color="000000"/>
            </w:tcBorders>
          </w:tcPr>
          <w:p>
            <w:pPr>
              <w:pStyle w:val="Normal"/>
              <w:snapToGrid w:val="false"/>
              <w:spacing w:before="0" w:after="0"/>
              <w:ind w:start="99" w:hanging="0"/>
              <w:rPr>
                <w:rFonts w:ascii="Arial" w:hAnsi="Arial" w:eastAsia="Times New Roman" w:cs="Arial"/>
                <w:lang w:val="en-US" w:eastAsia="en-US"/>
              </w:rPr>
            </w:pPr>
            <w:r>
              <w:rPr>
                <w:rFonts w:eastAsia="Times New Roman" w:cs="Arial" w:ascii="Arial" w:hAnsi="Arial"/>
                <w:lang w:val="en-US" w:eastAsia="en-US"/>
              </w:rPr>
            </w:r>
          </w:p>
        </w:tc>
      </w:tr>
      <w:tr>
        <w:trPr/>
        <w:tc>
          <w:tcPr>
            <w:tcW w:w="2127" w:type="dxa"/>
            <w:gridSpan w:val="2"/>
            <w:tcBorders>
              <w:start w:val="single" w:sz="4" w:space="0" w:color="000000"/>
            </w:tcBorders>
          </w:tcPr>
          <w:p>
            <w:pPr>
              <w:pStyle w:val="Normal"/>
              <w:tabs>
                <w:tab w:val="clear" w:pos="284"/>
                <w:tab w:val="right" w:pos="2184"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Other specs</w:t>
            </w:r>
          </w:p>
        </w:tc>
        <w:tc>
          <w:tcPr>
            <w:tcW w:w="283" w:type="dxa"/>
            <w:tcBorders>
              <w:top w:val="single" w:sz="4" w:space="0" w:color="000000"/>
              <w:start w:val="single" w:sz="4" w:space="0" w:color="000000"/>
              <w:bottom w:val="single" w:sz="4" w:space="0" w:color="000000"/>
            </w:tcBorders>
            <w:shd w:fill="FFFFBF" w:val="clear"/>
          </w:tcPr>
          <w:p>
            <w:pPr>
              <w:pStyle w:val="Normal"/>
              <w:snapToGrid w:val="false"/>
              <w:spacing w:before="0" w:after="0"/>
              <w:jc w:val="center"/>
              <w:rPr>
                <w:rFonts w:ascii="Arial" w:hAnsi="Arial" w:eastAsia="Times New Roman" w:cs="Arial"/>
                <w:b/>
                <w:b/>
                <w:i/>
                <w:i/>
                <w:caps/>
                <w:lang w:val="en-US" w:eastAsia="en-US"/>
              </w:rPr>
            </w:pPr>
            <w:r>
              <w:rPr>
                <w:rFonts w:eastAsia="Times New Roman" w:cs="Arial" w:ascii="Arial" w:hAnsi="Arial"/>
                <w:b/>
                <w:i/>
                <w:caps/>
                <w:lang w:val="en-US" w:eastAsia="en-US"/>
              </w:rPr>
            </w:r>
          </w:p>
        </w:tc>
        <w:tc>
          <w:tcPr>
            <w:tcW w:w="425" w:type="dxa"/>
            <w:gridSpan w:val="2"/>
            <w:tcBorders>
              <w:top w:val="single" w:sz="4" w:space="0" w:color="000000"/>
              <w:start w:val="single" w:sz="4" w:space="0" w:color="000000"/>
              <w:bottom w:val="single" w:sz="4" w:space="0" w:color="000000"/>
              <w:end w:val="single" w:sz="4" w:space="0" w:color="000000"/>
            </w:tcBorders>
            <w:shd w:fill="FFFFB2" w:val="clear"/>
          </w:tcPr>
          <w:p>
            <w:pPr>
              <w:pStyle w:val="Normal"/>
              <w:spacing w:before="0" w:after="0"/>
              <w:jc w:val="center"/>
              <w:rPr>
                <w:rFonts w:ascii="Arial" w:hAnsi="Arial" w:eastAsia="Times New Roman" w:cs="Arial"/>
                <w:b/>
                <w:b/>
                <w:caps/>
                <w:lang w:val="en-US" w:eastAsia="en-US"/>
              </w:rPr>
            </w:pPr>
            <w:r>
              <w:rPr>
                <w:rFonts w:eastAsia="Times New Roman" w:cs="Arial" w:ascii="Arial" w:hAnsi="Arial"/>
                <w:b/>
                <w:caps/>
                <w:lang w:val="en-US" w:eastAsia="en-US"/>
              </w:rPr>
              <w:t>X</w:t>
            </w:r>
          </w:p>
        </w:tc>
        <w:tc>
          <w:tcPr>
            <w:tcW w:w="3404" w:type="dxa"/>
            <w:gridSpan w:val="4"/>
            <w:tcBorders/>
          </w:tcPr>
          <w:p>
            <w:pPr>
              <w:pStyle w:val="Normal"/>
              <w:tabs>
                <w:tab w:val="clear" w:pos="284"/>
                <w:tab w:val="right" w:pos="2893" w:leader="none"/>
              </w:tabs>
              <w:spacing w:before="0" w:after="0"/>
              <w:rPr>
                <w:rFonts w:ascii="Arial" w:hAnsi="Arial" w:cs="Arial"/>
                <w:lang w:val="en-US" w:eastAsia="en-US"/>
              </w:rPr>
            </w:pPr>
            <w:r>
              <w:rPr>
                <w:rFonts w:eastAsia="Arial" w:cs="Arial" w:ascii="Arial" w:hAnsi="Arial"/>
                <w:lang w:val="en-US" w:eastAsia="en-US"/>
              </w:rPr>
              <w:t xml:space="preserve"> </w:t>
            </w:r>
            <w:r>
              <w:rPr>
                <w:rFonts w:eastAsia="Times New Roman" w:cs="Arial" w:ascii="Arial" w:hAnsi="Arial"/>
                <w:lang w:val="en-US" w:eastAsia="en-US"/>
              </w:rPr>
              <w:t>Other core specifications</w:t>
              <w:tab/>
            </w:r>
          </w:p>
        </w:tc>
        <w:tc>
          <w:tcPr>
            <w:tcW w:w="3401" w:type="dxa"/>
            <w:gridSpan w:val="3"/>
            <w:tcBorders>
              <w:end w:val="single" w:sz="4" w:space="0" w:color="000000"/>
            </w:tcBorders>
            <w:shd w:fill="FFFFB2" w:val="clear"/>
          </w:tcPr>
          <w:p>
            <w:pPr>
              <w:pStyle w:val="Normal"/>
              <w:spacing w:before="0" w:after="0"/>
              <w:ind w:start="99" w:hanging="0"/>
              <w:rPr>
                <w:rFonts w:ascii="Arial" w:hAnsi="Arial" w:eastAsia="Times New Roman" w:cs="Arial"/>
                <w:lang w:val="en-US" w:eastAsia="en-US"/>
              </w:rPr>
            </w:pPr>
            <w:r>
              <w:rPr>
                <w:rFonts w:eastAsia="Times New Roman" w:cs="Arial" w:ascii="Arial" w:hAnsi="Arial"/>
                <w:lang w:val="en-US" w:eastAsia="en-US"/>
              </w:rPr>
              <w:t xml:space="preserve">TS/TR ... CR ... </w:t>
            </w:r>
          </w:p>
        </w:tc>
      </w:tr>
      <w:tr>
        <w:trPr/>
        <w:tc>
          <w:tcPr>
            <w:tcW w:w="2127" w:type="dxa"/>
            <w:gridSpan w:val="2"/>
            <w:tcBorders>
              <w:start w:val="single" w:sz="4" w:space="0" w:color="000000"/>
            </w:tcBorders>
          </w:tcPr>
          <w:p>
            <w:pPr>
              <w:pStyle w:val="Normal"/>
              <w:spacing w:before="0" w:after="0"/>
              <w:rPr>
                <w:rFonts w:ascii="Arial" w:hAnsi="Arial" w:eastAsia="Times New Roman" w:cs="Arial"/>
                <w:b/>
                <w:b/>
                <w:i/>
                <w:i/>
                <w:lang w:val="en-US" w:eastAsia="en-US"/>
              </w:rPr>
            </w:pPr>
            <w:r>
              <w:rPr>
                <w:rFonts w:eastAsia="Times New Roman" w:cs="Arial" w:ascii="Arial" w:hAnsi="Arial"/>
                <w:b/>
                <w:i/>
                <w:lang w:val="en-US" w:eastAsia="en-US"/>
              </w:rPr>
              <w:t>affected:</w:t>
            </w:r>
          </w:p>
        </w:tc>
        <w:tc>
          <w:tcPr>
            <w:tcW w:w="283" w:type="dxa"/>
            <w:tcBorders>
              <w:top w:val="single" w:sz="4" w:space="0" w:color="000000"/>
              <w:start w:val="single" w:sz="4" w:space="0" w:color="000000"/>
              <w:bottom w:val="single" w:sz="4" w:space="0" w:color="000000"/>
            </w:tcBorders>
            <w:shd w:fill="FFFFBF" w:val="clear"/>
          </w:tcPr>
          <w:p>
            <w:pPr>
              <w:pStyle w:val="Normal"/>
              <w:snapToGrid w:val="false"/>
              <w:spacing w:before="0" w:after="0"/>
              <w:jc w:val="center"/>
              <w:rPr>
                <w:rFonts w:ascii="Arial" w:hAnsi="Arial" w:eastAsia="Times New Roman" w:cs="Arial"/>
                <w:b/>
                <w:b/>
                <w:i/>
                <w:i/>
                <w:caps/>
                <w:lang w:val="en-US" w:eastAsia="en-US"/>
              </w:rPr>
            </w:pPr>
            <w:r>
              <w:rPr>
                <w:rFonts w:eastAsia="Times New Roman" w:cs="Arial" w:ascii="Arial" w:hAnsi="Arial"/>
                <w:b/>
                <w:i/>
                <w:caps/>
                <w:lang w:val="en-US" w:eastAsia="en-US"/>
              </w:rPr>
            </w:r>
          </w:p>
        </w:tc>
        <w:tc>
          <w:tcPr>
            <w:tcW w:w="425" w:type="dxa"/>
            <w:gridSpan w:val="2"/>
            <w:tcBorders>
              <w:top w:val="single" w:sz="4" w:space="0" w:color="000000"/>
              <w:start w:val="single" w:sz="4" w:space="0" w:color="000000"/>
              <w:bottom w:val="single" w:sz="4" w:space="0" w:color="000000"/>
              <w:end w:val="single" w:sz="4" w:space="0" w:color="000000"/>
            </w:tcBorders>
            <w:shd w:fill="FFFFB2" w:val="clear"/>
          </w:tcPr>
          <w:p>
            <w:pPr>
              <w:pStyle w:val="Normal"/>
              <w:spacing w:before="0" w:after="0"/>
              <w:jc w:val="center"/>
              <w:rPr>
                <w:rFonts w:ascii="Arial" w:hAnsi="Arial" w:eastAsia="Times New Roman" w:cs="Arial"/>
                <w:b/>
                <w:b/>
                <w:caps/>
                <w:lang w:val="en-US" w:eastAsia="en-US"/>
              </w:rPr>
            </w:pPr>
            <w:r>
              <w:rPr>
                <w:rFonts w:eastAsia="Times New Roman" w:cs="Arial" w:ascii="Arial" w:hAnsi="Arial"/>
                <w:b/>
                <w:caps/>
                <w:lang w:val="en-US" w:eastAsia="en-US"/>
              </w:rPr>
              <w:t>X</w:t>
            </w:r>
          </w:p>
        </w:tc>
        <w:tc>
          <w:tcPr>
            <w:tcW w:w="3404" w:type="dxa"/>
            <w:gridSpan w:val="4"/>
            <w:tcBorders/>
          </w:tcPr>
          <w:p>
            <w:pPr>
              <w:pStyle w:val="Normal"/>
              <w:spacing w:before="0" w:after="0"/>
              <w:rPr>
                <w:rFonts w:ascii="Arial" w:hAnsi="Arial" w:cs="Arial"/>
                <w:lang w:val="en-US" w:eastAsia="en-US"/>
              </w:rPr>
            </w:pPr>
            <w:r>
              <w:rPr>
                <w:rFonts w:eastAsia="Arial" w:cs="Arial" w:ascii="Arial" w:hAnsi="Arial"/>
                <w:lang w:val="en-US" w:eastAsia="en-US"/>
              </w:rPr>
              <w:t xml:space="preserve"> </w:t>
            </w:r>
            <w:r>
              <w:rPr>
                <w:rFonts w:eastAsia="Times New Roman" w:cs="Arial" w:ascii="Arial" w:hAnsi="Arial"/>
                <w:lang w:val="en-US" w:eastAsia="en-US"/>
              </w:rPr>
              <w:t>Test specifications</w:t>
            </w:r>
          </w:p>
        </w:tc>
        <w:tc>
          <w:tcPr>
            <w:tcW w:w="3401" w:type="dxa"/>
            <w:gridSpan w:val="3"/>
            <w:tcBorders>
              <w:end w:val="single" w:sz="4" w:space="0" w:color="000000"/>
            </w:tcBorders>
            <w:shd w:fill="FFFFB2" w:val="clear"/>
          </w:tcPr>
          <w:p>
            <w:pPr>
              <w:pStyle w:val="Normal"/>
              <w:spacing w:before="0" w:after="0"/>
              <w:ind w:start="99" w:hanging="0"/>
              <w:rPr>
                <w:rFonts w:ascii="Arial" w:hAnsi="Arial" w:eastAsia="Times New Roman" w:cs="Arial"/>
                <w:lang w:val="en-US" w:eastAsia="en-US"/>
              </w:rPr>
            </w:pPr>
            <w:r>
              <w:rPr>
                <w:rFonts w:eastAsia="Times New Roman" w:cs="Arial" w:ascii="Arial" w:hAnsi="Arial"/>
                <w:lang w:val="en-US" w:eastAsia="en-US"/>
              </w:rPr>
              <w:t xml:space="preserve">TS/TR ... CR ... </w:t>
            </w:r>
          </w:p>
        </w:tc>
      </w:tr>
      <w:tr>
        <w:trPr/>
        <w:tc>
          <w:tcPr>
            <w:tcW w:w="2127" w:type="dxa"/>
            <w:gridSpan w:val="2"/>
            <w:tcBorders>
              <w:start w:val="single" w:sz="4" w:space="0" w:color="000000"/>
            </w:tcBorders>
          </w:tcPr>
          <w:p>
            <w:pPr>
              <w:pStyle w:val="Normal"/>
              <w:spacing w:before="0" w:after="0"/>
              <w:rPr>
                <w:rFonts w:ascii="Arial" w:hAnsi="Arial" w:eastAsia="Times New Roman" w:cs="Arial"/>
                <w:b/>
                <w:b/>
                <w:i/>
                <w:i/>
                <w:lang w:val="en-US" w:eastAsia="en-US"/>
              </w:rPr>
            </w:pPr>
            <w:r>
              <w:rPr>
                <w:rFonts w:eastAsia="Times New Roman" w:cs="Arial" w:ascii="Arial" w:hAnsi="Arial"/>
                <w:b/>
                <w:i/>
                <w:lang w:val="en-US" w:eastAsia="en-US"/>
              </w:rPr>
              <w:t>(show related CRs)</w:t>
            </w:r>
          </w:p>
        </w:tc>
        <w:tc>
          <w:tcPr>
            <w:tcW w:w="283" w:type="dxa"/>
            <w:tcBorders>
              <w:top w:val="single" w:sz="4" w:space="0" w:color="000000"/>
              <w:start w:val="single" w:sz="4" w:space="0" w:color="000000"/>
              <w:bottom w:val="single" w:sz="4" w:space="0" w:color="000000"/>
            </w:tcBorders>
            <w:shd w:fill="FFFFBF" w:val="clear"/>
          </w:tcPr>
          <w:p>
            <w:pPr>
              <w:pStyle w:val="Normal"/>
              <w:snapToGrid w:val="false"/>
              <w:spacing w:before="0" w:after="0"/>
              <w:jc w:val="center"/>
              <w:rPr>
                <w:rFonts w:ascii="Arial" w:hAnsi="Arial" w:eastAsia="Times New Roman" w:cs="Arial"/>
                <w:b/>
                <w:b/>
                <w:i/>
                <w:i/>
                <w:caps/>
                <w:lang w:val="en-US" w:eastAsia="en-US"/>
              </w:rPr>
            </w:pPr>
            <w:r>
              <w:rPr>
                <w:rFonts w:eastAsia="Times New Roman" w:cs="Arial" w:ascii="Arial" w:hAnsi="Arial"/>
                <w:b/>
                <w:i/>
                <w:caps/>
                <w:lang w:val="en-US" w:eastAsia="en-US"/>
              </w:rPr>
            </w:r>
          </w:p>
        </w:tc>
        <w:tc>
          <w:tcPr>
            <w:tcW w:w="425" w:type="dxa"/>
            <w:gridSpan w:val="2"/>
            <w:tcBorders>
              <w:top w:val="single" w:sz="4" w:space="0" w:color="000000"/>
              <w:start w:val="single" w:sz="4" w:space="0" w:color="000000"/>
              <w:bottom w:val="single" w:sz="4" w:space="0" w:color="000000"/>
              <w:end w:val="single" w:sz="4" w:space="0" w:color="000000"/>
            </w:tcBorders>
            <w:shd w:fill="FFFFB2" w:val="clear"/>
          </w:tcPr>
          <w:p>
            <w:pPr>
              <w:pStyle w:val="Normal"/>
              <w:spacing w:before="0" w:after="0"/>
              <w:jc w:val="center"/>
              <w:rPr>
                <w:rFonts w:ascii="Arial" w:hAnsi="Arial" w:eastAsia="Times New Roman" w:cs="Arial"/>
                <w:b/>
                <w:b/>
                <w:caps/>
                <w:lang w:val="en-US" w:eastAsia="en-US"/>
              </w:rPr>
            </w:pPr>
            <w:r>
              <w:rPr>
                <w:rFonts w:eastAsia="Times New Roman" w:cs="Arial" w:ascii="Arial" w:hAnsi="Arial"/>
                <w:b/>
                <w:caps/>
                <w:lang w:val="en-US" w:eastAsia="en-US"/>
              </w:rPr>
              <w:t>X</w:t>
            </w:r>
          </w:p>
        </w:tc>
        <w:tc>
          <w:tcPr>
            <w:tcW w:w="3404" w:type="dxa"/>
            <w:gridSpan w:val="4"/>
            <w:tcBorders/>
          </w:tcPr>
          <w:p>
            <w:pPr>
              <w:pStyle w:val="Normal"/>
              <w:spacing w:before="0" w:after="0"/>
              <w:rPr>
                <w:rFonts w:ascii="Arial" w:hAnsi="Arial" w:cs="Arial"/>
                <w:lang w:val="en-US" w:eastAsia="en-US"/>
              </w:rPr>
            </w:pPr>
            <w:r>
              <w:rPr>
                <w:rFonts w:eastAsia="Arial" w:cs="Arial" w:ascii="Arial" w:hAnsi="Arial"/>
                <w:lang w:val="en-US" w:eastAsia="en-US"/>
              </w:rPr>
              <w:t xml:space="preserve"> </w:t>
            </w:r>
            <w:r>
              <w:rPr>
                <w:rFonts w:eastAsia="Times New Roman" w:cs="Arial" w:ascii="Arial" w:hAnsi="Arial"/>
                <w:lang w:val="en-US" w:eastAsia="en-US"/>
              </w:rPr>
              <w:t>O&amp;M Specifications</w:t>
            </w:r>
          </w:p>
        </w:tc>
        <w:tc>
          <w:tcPr>
            <w:tcW w:w="3401" w:type="dxa"/>
            <w:gridSpan w:val="3"/>
            <w:tcBorders>
              <w:end w:val="single" w:sz="4" w:space="0" w:color="000000"/>
            </w:tcBorders>
            <w:shd w:fill="FFFFB2" w:val="clear"/>
          </w:tcPr>
          <w:p>
            <w:pPr>
              <w:pStyle w:val="Normal"/>
              <w:spacing w:before="0" w:after="0"/>
              <w:ind w:start="99" w:hanging="0"/>
              <w:rPr>
                <w:rFonts w:ascii="Arial" w:hAnsi="Arial" w:eastAsia="Times New Roman" w:cs="Arial"/>
                <w:lang w:val="en-US" w:eastAsia="en-US"/>
              </w:rPr>
            </w:pPr>
            <w:r>
              <w:rPr>
                <w:rFonts w:eastAsia="Times New Roman" w:cs="Arial" w:ascii="Arial" w:hAnsi="Arial"/>
                <w:lang w:val="en-US" w:eastAsia="en-US"/>
              </w:rPr>
              <w:t xml:space="preserve">TS/TR ... CR ... </w:t>
            </w:r>
          </w:p>
        </w:tc>
      </w:tr>
      <w:tr>
        <w:trPr/>
        <w:tc>
          <w:tcPr>
            <w:tcW w:w="2127" w:type="dxa"/>
            <w:gridSpan w:val="2"/>
            <w:tcBorders>
              <w:start w:val="single" w:sz="4" w:space="0" w:color="000000"/>
            </w:tcBorders>
          </w:tcPr>
          <w:p>
            <w:pPr>
              <w:pStyle w:val="Normal"/>
              <w:snapToGrid w:val="false"/>
              <w:spacing w:before="0" w:after="0"/>
              <w:rPr>
                <w:rFonts w:ascii="Arial" w:hAnsi="Arial" w:eastAsia="Times New Roman" w:cs="Arial"/>
                <w:b/>
                <w:b/>
                <w:i/>
                <w:i/>
                <w:lang w:val="en-US" w:eastAsia="en-US"/>
              </w:rPr>
            </w:pPr>
            <w:r>
              <w:rPr>
                <w:rFonts w:eastAsia="Times New Roman" w:cs="Arial" w:ascii="Arial" w:hAnsi="Arial"/>
                <w:b/>
                <w:i/>
                <w:lang w:val="en-US" w:eastAsia="en-US"/>
              </w:rPr>
            </w:r>
          </w:p>
        </w:tc>
        <w:tc>
          <w:tcPr>
            <w:tcW w:w="7513" w:type="dxa"/>
            <w:gridSpan w:val="10"/>
            <w:tcBorders>
              <w:end w:val="single" w:sz="4" w:space="0" w:color="000000"/>
            </w:tcBorders>
          </w:tcPr>
          <w:p>
            <w:pPr>
              <w:pStyle w:val="Normal"/>
              <w:snapToGrid w:val="false"/>
              <w:spacing w:before="0" w:after="0"/>
              <w:rPr>
                <w:rFonts w:ascii="Arial" w:hAnsi="Arial" w:eastAsia="Times New Roman" w:cs="Arial"/>
                <w:b/>
                <w:b/>
                <w:i/>
                <w:i/>
                <w:lang w:val="en-US" w:eastAsia="en-US"/>
              </w:rPr>
            </w:pPr>
            <w:r>
              <w:rPr>
                <w:rFonts w:eastAsia="Times New Roman" w:cs="Arial" w:ascii="Arial" w:hAnsi="Arial"/>
                <w:b/>
                <w:i/>
                <w:lang w:val="en-US" w:eastAsia="en-US"/>
              </w:rPr>
            </w:r>
          </w:p>
        </w:tc>
      </w:tr>
      <w:tr>
        <w:trPr/>
        <w:tc>
          <w:tcPr>
            <w:tcW w:w="2127" w:type="dxa"/>
            <w:gridSpan w:val="2"/>
            <w:tcBorders>
              <w:start w:val="single" w:sz="4" w:space="0" w:color="000000"/>
              <w:bottom w:val="single" w:sz="4" w:space="0" w:color="000000"/>
            </w:tcBorders>
          </w:tcPr>
          <w:p>
            <w:pPr>
              <w:pStyle w:val="Normal"/>
              <w:tabs>
                <w:tab w:val="clear" w:pos="284"/>
                <w:tab w:val="right" w:pos="2184"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Other comments:</w:t>
            </w:r>
          </w:p>
        </w:tc>
        <w:tc>
          <w:tcPr>
            <w:tcW w:w="7513" w:type="dxa"/>
            <w:gridSpan w:val="10"/>
            <w:tcBorders>
              <w:bottom w:val="single" w:sz="4" w:space="0" w:color="000000"/>
              <w:end w:val="single" w:sz="4" w:space="0" w:color="000000"/>
            </w:tcBorders>
            <w:shd w:fill="FFFFB2" w:val="clear"/>
          </w:tcPr>
          <w:p>
            <w:pPr>
              <w:pStyle w:val="Normal"/>
              <w:snapToGrid w:val="false"/>
              <w:spacing w:before="0" w:after="0"/>
              <w:ind w:start="100" w:hanging="0"/>
              <w:rPr>
                <w:rFonts w:ascii="Arial" w:hAnsi="Arial" w:eastAsia="Times New Roman" w:cs="Arial"/>
                <w:b/>
                <w:b/>
                <w:i/>
                <w:i/>
                <w:lang w:val="en-US" w:eastAsia="en-US"/>
              </w:rPr>
            </w:pPr>
            <w:r>
              <w:rPr>
                <w:rFonts w:eastAsia="Times New Roman" w:cs="Arial" w:ascii="Arial" w:hAnsi="Arial"/>
                <w:b/>
                <w:i/>
                <w:lang w:val="en-US" w:eastAsia="en-US"/>
              </w:rPr>
            </w:r>
          </w:p>
        </w:tc>
      </w:tr>
      <w:tr>
        <w:trPr/>
        <w:tc>
          <w:tcPr>
            <w:tcW w:w="2127" w:type="dxa"/>
            <w:gridSpan w:val="2"/>
            <w:tcBorders>
              <w:top w:val="single" w:sz="4" w:space="0" w:color="000000"/>
              <w:bottom w:val="single" w:sz="4" w:space="0" w:color="000000"/>
            </w:tcBorders>
          </w:tcPr>
          <w:p>
            <w:pPr>
              <w:pStyle w:val="Normal"/>
              <w:tabs>
                <w:tab w:val="clear" w:pos="284"/>
                <w:tab w:val="right" w:pos="2184" w:leader="none"/>
              </w:tabs>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7513" w:type="dxa"/>
            <w:gridSpan w:val="10"/>
            <w:tcBorders>
              <w:top w:val="single" w:sz="4" w:space="0" w:color="000000"/>
              <w:bottom w:val="single" w:sz="4" w:space="0" w:color="000000"/>
            </w:tcBorders>
            <w:shd w:fill="FFFFFF" w:val="clear"/>
          </w:tcPr>
          <w:p>
            <w:pPr>
              <w:pStyle w:val="Normal"/>
              <w:snapToGrid w:val="false"/>
              <w:spacing w:before="0" w:after="0"/>
              <w:ind w:start="100" w:hanging="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r>
      <w:tr>
        <w:trPr/>
        <w:tc>
          <w:tcPr>
            <w:tcW w:w="2127" w:type="dxa"/>
            <w:gridSpan w:val="2"/>
            <w:tcBorders>
              <w:top w:val="single" w:sz="4" w:space="0" w:color="000000"/>
              <w:start w:val="single" w:sz="4" w:space="0" w:color="000000"/>
              <w:bottom w:val="single" w:sz="4" w:space="0" w:color="000000"/>
            </w:tcBorders>
          </w:tcPr>
          <w:p>
            <w:pPr>
              <w:pStyle w:val="Normal"/>
              <w:tabs>
                <w:tab w:val="clear" w:pos="284"/>
                <w:tab w:val="right" w:pos="2184"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This CR's revision history:</w:t>
            </w:r>
          </w:p>
        </w:tc>
        <w:tc>
          <w:tcPr>
            <w:tcW w:w="7513" w:type="dxa"/>
            <w:gridSpan w:val="10"/>
            <w:tcBorders>
              <w:top w:val="single" w:sz="4" w:space="0" w:color="000000"/>
              <w:bottom w:val="single" w:sz="4" w:space="0" w:color="000000"/>
              <w:end w:val="single" w:sz="4" w:space="0" w:color="000000"/>
            </w:tcBorders>
            <w:shd w:fill="FFFFB2" w:val="clear"/>
          </w:tcPr>
          <w:p>
            <w:pPr>
              <w:pStyle w:val="Normal"/>
              <w:spacing w:before="0" w:after="0"/>
              <w:ind w:start="100" w:hanging="0"/>
              <w:rPr>
                <w:rFonts w:ascii="Arial" w:hAnsi="Arial" w:eastAsia="宋体;SimSun" w:cs="Arial"/>
                <w:lang w:val="en-US" w:eastAsia="en-US"/>
              </w:rPr>
            </w:pPr>
            <w:r>
              <w:rPr>
                <w:rFonts w:eastAsia="宋体;SimSun" w:cs="Arial" w:ascii="Arial" w:hAnsi="Arial"/>
                <w:lang w:val="en-US" w:eastAsia="en-US"/>
              </w:rPr>
              <w:t xml:space="preserve">Rev.1 Revision of </w:t>
            </w:r>
            <w:r>
              <w:rPr>
                <w:rFonts w:eastAsia="宋体;SimSun" w:cs="Arial" w:ascii="Arial" w:hAnsi="Arial"/>
                <w:lang w:val="en-US" w:eastAsia="en-US"/>
              </w:rPr>
              <w:t>R3-240417</w:t>
            </w:r>
          </w:p>
        </w:tc>
      </w:tr>
    </w:tbl>
    <w:p>
      <w:pPr>
        <w:pStyle w:val="B1"/>
        <w:rPr/>
      </w:pPr>
      <w:r>
        <w:rPr/>
      </w:r>
      <w:r>
        <w:br w:type="page"/>
      </w:r>
    </w:p>
    <w:p>
      <w:pPr>
        <w:pStyle w:val="Heading3"/>
        <w:rPr/>
      </w:pPr>
      <w:r>
        <w:rPr/>
        <w:t>8.</w:t>
      </w:r>
      <w:r>
        <w:rPr/>
        <w:t>22</w:t>
      </w:r>
      <w:r>
        <w:rPr/>
        <w:t>.1</w:t>
      </w:r>
      <w:r>
        <w:rPr/>
        <w:tab/>
      </w:r>
      <w:r>
        <w:rPr/>
        <w:t>Inter-DU direct path addition on top of indirect path</w:t>
      </w:r>
    </w:p>
    <w:p>
      <w:pPr>
        <w:pStyle w:val="Normal"/>
        <w:rPr>
          <w:lang w:val="en-US" w:eastAsia="zh-CN"/>
        </w:rPr>
      </w:pPr>
      <w:r>
        <w:rPr>
          <w:lang w:val="en-US" w:eastAsia="zh-CN"/>
        </w:rPr>
        <w:t>The signalling flow for inter-DU direct path addition is shown in Figure 8.</w:t>
      </w:r>
      <w:r>
        <w:rPr>
          <w:lang w:val="en-US" w:eastAsia="zh-CN"/>
        </w:rPr>
        <w:t>22</w:t>
      </w:r>
      <w:r>
        <w:rPr>
          <w:lang w:val="en-US" w:eastAsia="zh-CN"/>
        </w:rPr>
        <w:t xml:space="preserve">.1-1. </w:t>
      </w:r>
      <w:r>
        <w:rPr>
          <w:rFonts w:eastAsia="宋体;SimSun"/>
          <w:lang w:val="en-US" w:eastAsia="zh-CN"/>
        </w:rPr>
        <w:t>This procedure is only applicable to the MP Remote UE using PC5 link.</w:t>
      </w:r>
      <w:r>
        <w:rPr>
          <w:lang w:val="en-US" w:eastAsia="zh-CN"/>
        </w:rPr>
        <w:t xml:space="preserve"> </w:t>
      </w:r>
    </w:p>
    <w:p>
      <w:pPr>
        <w:pStyle w:val="TH"/>
        <w:rPr>
          <w:lang w:val="en-US" w:eastAsia="zh-CN"/>
        </w:rPr>
      </w:pPr>
      <w:r>
        <w:rPr>
          <w:rFonts w:eastAsia="宋体;SimSun"/>
          <w:lang w:val="en-US" w:eastAsia="en-US"/>
        </w:rPr>
        <w:drawing>
          <wp:inline distT="0" distB="0" distL="0" distR="0">
            <wp:extent cx="5803265" cy="475742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4"/>
                    <a:srcRect l="-6" t="-7" r="-6" b="-7"/>
                    <a:stretch>
                      <a:fillRect/>
                    </a:stretch>
                  </pic:blipFill>
                  <pic:spPr bwMode="auto">
                    <a:xfrm>
                      <a:off x="0" y="0"/>
                      <a:ext cx="5803265" cy="4757420"/>
                    </a:xfrm>
                    <a:prstGeom prst="rect">
                      <a:avLst/>
                    </a:prstGeom>
                  </pic:spPr>
                </pic:pic>
              </a:graphicData>
            </a:graphic>
          </wp:inline>
        </w:drawing>
      </w:r>
    </w:p>
    <w:p>
      <w:pPr>
        <w:pStyle w:val="TF"/>
        <w:rPr>
          <w:lang w:val="en-US" w:eastAsia="zh-CN"/>
        </w:rPr>
      </w:pPr>
      <w:r>
        <w:rPr>
          <w:lang w:val="en-US" w:eastAsia="zh-CN"/>
        </w:rPr>
        <w:t>Figure 8.22.1-1: Signalling procedure of inter-DU direct path addition on top of indirect path</w:t>
      </w:r>
    </w:p>
    <w:p>
      <w:pPr>
        <w:pStyle w:val="B1"/>
        <w:rPr/>
      </w:pPr>
      <w:r>
        <w:rPr/>
        <w:t>1.</w:t>
        <w:tab/>
        <w:t xml:space="preserve">The Uu measurement configuration and measurement report signalling are performed between MP Remote UE and the gNB-CU to evaluate both relay link measurement and Uu link measurement. The </w:t>
      </w:r>
      <w:r>
        <w:rPr>
          <w:rFonts w:eastAsia="宋体;SimSun"/>
        </w:rPr>
        <w:t>MP R</w:t>
      </w:r>
      <w:r>
        <w:rPr/>
        <w:t xml:space="preserve">emote UE may report Uu measurement results </w:t>
      </w:r>
      <w:r>
        <w:rPr/>
        <w:t>of neighboring cells and</w:t>
      </w:r>
      <w:ins w:id="0" w:author="CATT" w:date="2024-02-28T17:23:00Z">
        <w:r>
          <w:rPr/>
          <w:t xml:space="preserve"> </w:t>
        </w:r>
      </w:ins>
      <w:ins w:id="1" w:author="CATT" w:date="2024-02-28T17:26:00Z">
        <w:r>
          <w:rPr>
            <w:lang w:eastAsia="zh-CN"/>
          </w:rPr>
          <w:t>a</w:t>
        </w:r>
      </w:ins>
      <w:ins w:id="2" w:author="CATT" w:date="2024-02-28T17:23:00Z">
        <w:r>
          <w:rPr>
            <w:lang w:eastAsia="zh-CN"/>
          </w:rPr>
          <w:t xml:space="preserve"> list of </w:t>
        </w:r>
      </w:ins>
      <w:ins w:id="3" w:author="CATT" w:date="2024-02-28T17:24:00Z">
        <w:r>
          <w:rPr>
            <w:rFonts w:eastAsia="宋体;SimSun"/>
            <w:lang w:eastAsia="zh-CN"/>
          </w:rPr>
          <w:t>MP R</w:t>
        </w:r>
      </w:ins>
      <w:ins w:id="4" w:author="CATT" w:date="2024-02-28T17:23:00Z">
        <w:r>
          <w:rPr>
            <w:rFonts w:eastAsia="宋体;SimSun"/>
            <w:lang w:eastAsia="zh-CN"/>
          </w:rPr>
          <w:t xml:space="preserve">elay UE </w:t>
        </w:r>
      </w:ins>
      <w:ins w:id="5" w:author="CATT" w:date="2024-02-28T17:23:00Z">
        <w:r>
          <w:rPr>
            <w:lang w:eastAsia="zh-CN"/>
          </w:rPr>
          <w:t>L2 ID and cell ID of</w:t>
        </w:r>
      </w:ins>
      <w:r>
        <w:rPr>
          <w:lang w:eastAsia="zh-CN"/>
        </w:rPr>
        <w:t xml:space="preserve"> o</w:t>
      </w:r>
      <w:r>
        <w:rPr/>
        <w:t>ne or multiple candidate</w:t>
      </w:r>
      <w:r>
        <w:rPr/>
        <w:t xml:space="preserve"> </w:t>
      </w:r>
      <w:r>
        <w:rPr>
          <w:rFonts w:eastAsia="宋体;SimSun"/>
        </w:rPr>
        <w:t>MP R</w:t>
      </w:r>
      <w:r>
        <w:rPr/>
        <w:t>elay UE</w:t>
      </w:r>
      <w:r>
        <w:rPr/>
        <w:t>(</w:t>
      </w:r>
      <w:r>
        <w:rPr/>
        <w:t>s</w:t>
      </w:r>
      <w:r>
        <w:rPr/>
        <w:t>).</w:t>
      </w:r>
    </w:p>
    <w:p>
      <w:pPr>
        <w:pStyle w:val="B1"/>
        <w:rPr/>
      </w:pPr>
      <w:r>
        <w:rPr/>
        <w:t>2.</w:t>
        <w:tab/>
        <w:t xml:space="preserve">The gNB-CU decides to </w:t>
      </w:r>
      <w:r>
        <w:rPr/>
        <w:t xml:space="preserve">add the direct path to </w:t>
      </w:r>
      <w:r>
        <w:rPr>
          <w:rFonts w:eastAsia="宋体;SimSun"/>
        </w:rPr>
        <w:t>MP R</w:t>
      </w:r>
      <w:r>
        <w:rPr/>
        <w:t>emote</w:t>
      </w:r>
      <w:r>
        <w:rPr/>
        <w:t xml:space="preserve"> UE under a different gNB-DU (i.e., gNB-DU</w:t>
      </w:r>
      <w:r>
        <w:rPr/>
        <w:t>1</w:t>
      </w:r>
      <w:r>
        <w:rPr/>
        <w:t xml:space="preserve">). </w:t>
      </w:r>
    </w:p>
    <w:p>
      <w:pPr>
        <w:pStyle w:val="NO"/>
        <w:rPr/>
      </w:pPr>
      <w:r>
        <w:rPr>
          <w:lang w:eastAsia="ja-JP"/>
        </w:rPr>
        <w:t>NOTE:</w:t>
        <w:tab/>
        <w:t>Mode 1 resource configuration cannot be configured for MP Remote UE in inter-gNB-DU multi-path relay in this release.</w:t>
      </w:r>
    </w:p>
    <w:p>
      <w:pPr>
        <w:pStyle w:val="B1"/>
        <w:rPr/>
      </w:pPr>
      <w:r>
        <w:rPr/>
        <w:t>3.</w:t>
        <w:tab/>
        <w:t xml:space="preserve">The </w:t>
      </w:r>
      <w:r>
        <w:rPr/>
        <w:t>gNB-CU</w:t>
      </w:r>
      <w:r>
        <w:rPr/>
        <w:t xml:space="preserve"> sends the UE CONTEXT SETUP REQUEST message </w:t>
      </w:r>
      <w:r>
        <w:rPr/>
        <w:t xml:space="preserve">for the </w:t>
      </w:r>
      <w:r>
        <w:rPr>
          <w:rFonts w:eastAsia="宋体;SimSun"/>
        </w:rPr>
        <w:t>MP R</w:t>
      </w:r>
      <w:r>
        <w:rPr/>
        <w:t xml:space="preserve">emote UE </w:t>
      </w:r>
      <w:r>
        <w:rPr/>
        <w:t xml:space="preserve">to the </w:t>
      </w:r>
      <w:r>
        <w:rPr/>
        <w:t>gNB-</w:t>
      </w:r>
      <w:r>
        <w:rPr/>
        <w:t>DU</w:t>
      </w:r>
      <w:r>
        <w:rPr/>
        <w:t>1</w:t>
      </w:r>
      <w:r>
        <w:rPr/>
        <w:t xml:space="preserve">, </w:t>
      </w:r>
      <w:r>
        <w:rPr/>
        <w:t>which contains at least the direct path configuration</w:t>
      </w:r>
      <w:r>
        <w:rPr/>
        <w:t xml:space="preserve">. </w:t>
      </w:r>
    </w:p>
    <w:p>
      <w:pPr>
        <w:pStyle w:val="B1"/>
        <w:rPr/>
      </w:pPr>
      <w:r>
        <w:rPr/>
        <w:t>4.</w:t>
        <w:tab/>
        <w:t xml:space="preserve">The </w:t>
      </w:r>
      <w:r>
        <w:rPr/>
        <w:t>gNB</w:t>
      </w:r>
      <w:r>
        <w:rPr/>
        <w:t>-DU</w:t>
      </w:r>
      <w:r>
        <w:rPr/>
        <w:t>1</w:t>
      </w:r>
      <w:r>
        <w:rPr/>
        <w:t xml:space="preserve"> responds to the </w:t>
      </w:r>
      <w:r>
        <w:rPr/>
        <w:t>gNB</w:t>
      </w:r>
      <w:r>
        <w:rPr/>
        <w:t>-CU with a UE CONTEXT SETUP RESPONSE message.</w:t>
      </w:r>
    </w:p>
    <w:p>
      <w:pPr>
        <w:pStyle w:val="B1"/>
        <w:rPr/>
      </w:pPr>
      <w:r>
        <w:rPr/>
        <w:t>5</w:t>
      </w:r>
      <w:r>
        <w:rPr/>
        <w:t>.</w:t>
        <w:tab/>
        <w:t>The gNB-C</w:t>
      </w:r>
      <w:r>
        <w:rPr/>
        <w:t>U</w:t>
      </w:r>
      <w:r>
        <w:rPr/>
        <w:t xml:space="preserve"> sends an </w:t>
      </w:r>
      <w:r>
        <w:rPr>
          <w:i/>
          <w:iCs/>
        </w:rPr>
        <w:t>RRCReconfiguration</w:t>
      </w:r>
      <w:r>
        <w:rPr/>
        <w:t xml:space="preserve"> message to the </w:t>
      </w:r>
      <w:r>
        <w:rPr>
          <w:rFonts w:eastAsia="宋体;SimSun"/>
        </w:rPr>
        <w:t>MP R</w:t>
      </w:r>
      <w:r>
        <w:rPr/>
        <w:t>elay UE</w:t>
      </w:r>
      <w:r>
        <w:rPr/>
        <w:t xml:space="preserve"> to update the indirect path configuration if necessary</w:t>
      </w:r>
      <w:r>
        <w:rPr/>
        <w:t xml:space="preserve">. </w:t>
      </w:r>
    </w:p>
    <w:p>
      <w:pPr>
        <w:pStyle w:val="B1"/>
        <w:rPr/>
      </w:pPr>
      <w:r>
        <w:rPr/>
        <w:t>6.</w:t>
        <w:tab/>
        <w:t xml:space="preserve">The gNB-CU sends the UE CONTEXT MODIFICATION REQUEST message </w:t>
      </w:r>
      <w:r>
        <w:rPr/>
        <w:t xml:space="preserve">for </w:t>
      </w:r>
      <w:r>
        <w:rPr>
          <w:rFonts w:eastAsia="宋体;SimSun"/>
        </w:rPr>
        <w:t>MP R</w:t>
      </w:r>
      <w:r>
        <w:rPr/>
        <w:t xml:space="preserve">emote UE </w:t>
      </w:r>
      <w:r>
        <w:rPr/>
        <w:t xml:space="preserve">by including </w:t>
      </w:r>
      <w:r>
        <w:rPr/>
        <w:t xml:space="preserve">the direct path </w:t>
      </w:r>
      <w:r>
        <w:rPr>
          <w:rFonts w:eastAsia="宋体;SimSun"/>
          <w:lang w:val="en-US" w:eastAsia="zh-CN"/>
        </w:rPr>
        <w:t>addition information and</w:t>
      </w:r>
      <w:r>
        <w:rPr/>
        <w:t xml:space="preserve"> the </w:t>
      </w:r>
      <w:r>
        <w:rPr>
          <w:i/>
          <w:iCs/>
        </w:rPr>
        <w:t>RRCReconfiguration</w:t>
      </w:r>
      <w:r>
        <w:rPr/>
        <w:t xml:space="preserve"> message to the gNB-DU</w:t>
      </w:r>
      <w:r>
        <w:rPr/>
        <w:t>2</w:t>
      </w:r>
      <w:r>
        <w:rPr/>
        <w:t xml:space="preserve">. </w:t>
      </w:r>
      <w:r>
        <w:rPr>
          <w:rFonts w:eastAsia="宋体;SimSun"/>
          <w:lang w:val="en-US" w:eastAsia="zh-CN"/>
        </w:rPr>
        <w:t xml:space="preserve">The gNB-DU2 may update the stored UE context for </w:t>
      </w:r>
      <w:r>
        <w:rPr>
          <w:rFonts w:eastAsia="宋体;SimSun"/>
          <w:lang w:val="en-US" w:eastAsia="zh-CN"/>
        </w:rPr>
        <w:t>MP R</w:t>
      </w:r>
      <w:r>
        <w:rPr>
          <w:rFonts w:eastAsia="宋体;SimSun"/>
          <w:lang w:val="en-US" w:eastAsia="zh-CN"/>
        </w:rPr>
        <w:t>emote UE.</w:t>
      </w:r>
      <w:r>
        <w:rPr>
          <w:rFonts w:eastAsia="宋体;SimSun"/>
          <w:lang w:val="en-US" w:eastAsia="zh-CN"/>
        </w:rPr>
        <w:t xml:space="preserve"> </w:t>
      </w:r>
      <w:r>
        <w:rPr/>
        <w:t xml:space="preserve">The contents in the </w:t>
      </w:r>
      <w:r>
        <w:rPr>
          <w:i/>
          <w:iCs/>
        </w:rPr>
        <w:t>RRCReconfiguration</w:t>
      </w:r>
      <w:r>
        <w:rPr/>
        <w:t xml:space="preserve"> message </w:t>
      </w:r>
      <w:r>
        <w:rPr/>
        <w:t>may</w:t>
      </w:r>
      <w:r>
        <w:rPr/>
        <w:t xml:space="preserve"> include at least </w:t>
      </w:r>
      <w:r>
        <w:rPr/>
        <w:t>direct path addition</w:t>
      </w:r>
      <w:r>
        <w:rPr/>
        <w:t xml:space="preserve"> configuration, RLC channel configuration</w:t>
      </w:r>
      <w:r>
        <w:rPr/>
        <w:t>, bearer mapping</w:t>
      </w:r>
      <w:r>
        <w:rPr/>
        <w:t xml:space="preserve"> and the associated radio bearer(s).</w:t>
      </w:r>
    </w:p>
    <w:p>
      <w:pPr>
        <w:pStyle w:val="B1"/>
        <w:rPr/>
      </w:pPr>
      <w:r>
        <w:rPr/>
        <w:t>7.</w:t>
        <w:tab/>
        <w:t>The gNB-DU</w:t>
      </w:r>
      <w:r>
        <w:rPr/>
        <w:t>2</w:t>
      </w:r>
      <w:r>
        <w:rPr/>
        <w:t xml:space="preserve"> sends the </w:t>
      </w:r>
      <w:r>
        <w:rPr>
          <w:i/>
          <w:iCs/>
        </w:rPr>
        <w:t>RRCReconfiguration</w:t>
      </w:r>
      <w:r>
        <w:rPr/>
        <w:t xml:space="preserve"> message to the </w:t>
      </w:r>
      <w:r>
        <w:rPr>
          <w:rFonts w:eastAsia="宋体;SimSun"/>
        </w:rPr>
        <w:t>MP R</w:t>
      </w:r>
      <w:r>
        <w:rPr/>
        <w:t>emote UE.</w:t>
      </w:r>
    </w:p>
    <w:p>
      <w:pPr>
        <w:pStyle w:val="B1"/>
        <w:rPr/>
      </w:pPr>
      <w:r>
        <w:rPr/>
        <w:t>8.</w:t>
        <w:tab/>
        <w:t>The gNB-DU</w:t>
      </w:r>
      <w:r>
        <w:rPr/>
        <w:t>2</w:t>
      </w:r>
      <w:r>
        <w:rPr/>
        <w:t xml:space="preserve"> sends the UE CONTEXT MODIFICATION RESPONSE message to the gNB-CU.</w:t>
      </w:r>
    </w:p>
    <w:p>
      <w:pPr>
        <w:pStyle w:val="B1"/>
        <w:rPr/>
      </w:pPr>
      <w:r>
        <w:rPr/>
        <w:t>9.</w:t>
        <w:tab/>
        <w:t>The</w:t>
      </w:r>
      <w:r>
        <w:rPr/>
        <w:t xml:space="preserve"> </w:t>
      </w:r>
      <w:r>
        <w:rPr>
          <w:rFonts w:eastAsia="宋体;SimSun"/>
        </w:rPr>
        <w:t>MP R</w:t>
      </w:r>
      <w:r>
        <w:rPr/>
        <w:t>emote UE performs</w:t>
      </w:r>
      <w:r>
        <w:rPr/>
        <w:t xml:space="preserve"> </w:t>
      </w:r>
      <w:r>
        <w:rPr/>
        <w:t>r</w:t>
      </w:r>
      <w:r>
        <w:rPr/>
        <w:t xml:space="preserve">andom </w:t>
      </w:r>
      <w:r>
        <w:rPr/>
        <w:t>a</w:t>
      </w:r>
      <w:r>
        <w:rPr/>
        <w:t xml:space="preserve">ccess procedure at the </w:t>
      </w:r>
      <w:r>
        <w:rPr/>
        <w:t>gNB</w:t>
      </w:r>
      <w:r>
        <w:rPr/>
        <w:t>-DU</w:t>
      </w:r>
      <w:r>
        <w:rPr/>
        <w:t>1</w:t>
      </w:r>
      <w:r>
        <w:rPr/>
        <w:t>.</w:t>
      </w:r>
    </w:p>
    <w:p>
      <w:pPr>
        <w:pStyle w:val="B1"/>
        <w:rPr/>
      </w:pPr>
      <w:r>
        <w:rPr/>
        <w:t>10.</w:t>
        <w:tab/>
        <w:t xml:space="preserve">The MP Remote UE sends the </w:t>
      </w:r>
      <w:r>
        <w:rPr>
          <w:i/>
          <w:iCs/>
        </w:rPr>
        <w:t>RRCReconfigurationComplete</w:t>
      </w:r>
      <w:r>
        <w:rPr/>
        <w:t xml:space="preserve"> message to the gNB-DU1 via direct path in order to complete the direct path addition procedure.</w:t>
      </w:r>
    </w:p>
    <w:p>
      <w:pPr>
        <w:pStyle w:val="B1"/>
        <w:rPr/>
      </w:pPr>
      <w:r>
        <w:rPr>
          <w:rFonts w:eastAsia="宋体;SimSun"/>
        </w:rPr>
        <w:t>10</w:t>
      </w:r>
      <w:r>
        <w:rPr>
          <w:rFonts w:eastAsia="宋体;SimSun"/>
          <w:lang w:eastAsia="zh-CN"/>
        </w:rPr>
        <w:t>a</w:t>
      </w:r>
      <w:r>
        <w:rPr>
          <w:rFonts w:eastAsia="宋体;SimSun"/>
          <w:lang w:eastAsia="zh-CN"/>
        </w:rPr>
        <w:t xml:space="preserve">. </w:t>
      </w:r>
      <w:r>
        <w:rPr>
          <w:rFonts w:eastAsia="宋体;SimSun"/>
        </w:rPr>
        <w:t xml:space="preserve">In case the SRB1 with duplication is configured, the MP Remote UE also sends the </w:t>
      </w:r>
      <w:r>
        <w:rPr>
          <w:rFonts w:eastAsia="宋体;SimSun"/>
          <w:i/>
          <w:iCs/>
        </w:rPr>
        <w:t>RRCReconfigurationComplete</w:t>
      </w:r>
      <w:r>
        <w:rPr>
          <w:rFonts w:eastAsia="宋体;SimSun"/>
        </w:rPr>
        <w:t xml:space="preserve"> message to the gNB-DU2 via indirect path.</w:t>
      </w:r>
    </w:p>
    <w:p>
      <w:pPr>
        <w:pStyle w:val="B1"/>
        <w:rPr/>
      </w:pPr>
      <w:r>
        <w:rPr/>
        <w:t>11.</w:t>
        <w:tab/>
        <w:t xml:space="preserve">The gNB-DU1 sends the UL RRC MESSAGE TRANSFER message to gNB-CU by including the </w:t>
      </w:r>
      <w:r>
        <w:rPr>
          <w:i/>
          <w:iCs/>
        </w:rPr>
        <w:t>RRCReconfigurationComplete</w:t>
      </w:r>
      <w:r>
        <w:rPr/>
        <w:t xml:space="preserve"> message </w:t>
      </w:r>
      <w:r>
        <w:rPr>
          <w:rFonts w:eastAsia="宋体;SimSun"/>
        </w:rPr>
        <w:t>received in step 10</w:t>
      </w:r>
      <w:r>
        <w:rPr/>
        <w:t>.</w:t>
      </w:r>
    </w:p>
    <w:p>
      <w:pPr>
        <w:pStyle w:val="B1"/>
        <w:rPr/>
      </w:pPr>
      <w:r>
        <w:rPr>
          <w:rFonts w:eastAsia="宋体;SimSun"/>
        </w:rPr>
        <w:t>11a. In case the SRB1 with duplication is configured, the gNB-DU</w:t>
      </w:r>
      <w:r>
        <w:rPr>
          <w:rFonts w:eastAsia="宋体;SimSun"/>
        </w:rPr>
        <w:t>2</w:t>
      </w:r>
      <w:r>
        <w:rPr>
          <w:rFonts w:eastAsia="宋体;SimSun"/>
        </w:rPr>
        <w:t xml:space="preserve"> also sends the UL RRC MESSAGE TRANSFER message to gNB-CU by including the </w:t>
      </w:r>
      <w:r>
        <w:rPr>
          <w:rFonts w:eastAsia="宋体;SimSun"/>
          <w:i/>
          <w:iCs/>
        </w:rPr>
        <w:t>RRCReconfigurationComplete</w:t>
      </w:r>
      <w:r>
        <w:rPr>
          <w:rFonts w:eastAsia="宋体;SimSun"/>
        </w:rPr>
        <w:t xml:space="preserve"> message received in step 10a.</w:t>
      </w:r>
    </w:p>
    <w:p>
      <w:pPr>
        <w:pStyle w:val="Heading3"/>
        <w:rPr/>
      </w:pPr>
      <w:r>
        <w:rPr/>
        <w:t>8.</w:t>
      </w:r>
      <w:r>
        <w:rPr/>
        <w:t>22</w:t>
      </w:r>
      <w:r>
        <w:rPr/>
        <w:t>.2</w:t>
      </w:r>
      <w:r>
        <w:rPr/>
        <w:tab/>
      </w:r>
      <w:r>
        <w:rPr/>
        <w:t>Inter-DU indirect path addition on top of direct path</w:t>
      </w:r>
    </w:p>
    <w:p>
      <w:pPr>
        <w:pStyle w:val="Normal"/>
        <w:rPr>
          <w:lang w:val="en-US" w:eastAsia="zh-CN"/>
        </w:rPr>
      </w:pPr>
      <w:r>
        <w:rPr>
          <w:lang w:val="en-US" w:eastAsia="zh-CN"/>
        </w:rPr>
        <w:t>The signalling flow for inter-DU indirect path addition is shown in Figure 8.</w:t>
      </w:r>
      <w:r>
        <w:rPr>
          <w:lang w:val="en-US" w:eastAsia="zh-CN"/>
        </w:rPr>
        <w:t>22</w:t>
      </w:r>
      <w:r>
        <w:rPr>
          <w:lang w:val="en-US" w:eastAsia="zh-CN"/>
        </w:rPr>
        <w:t xml:space="preserve">.2-1.   </w:t>
      </w:r>
    </w:p>
    <w:p>
      <w:pPr>
        <w:pStyle w:val="TH"/>
        <w:rPr>
          <w:lang w:val="en-US" w:eastAsia="zh-CN"/>
        </w:rPr>
      </w:pPr>
      <w:r>
        <w:rPr>
          <w:rFonts w:eastAsia="宋体;SimSun"/>
          <w:lang w:val="en-US" w:eastAsia="en-US"/>
        </w:rPr>
        <w:drawing>
          <wp:inline distT="0" distB="0" distL="0" distR="0">
            <wp:extent cx="5720715" cy="451167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5"/>
                    <a:srcRect l="-6" t="-7" r="-6" b="-7"/>
                    <a:stretch>
                      <a:fillRect/>
                    </a:stretch>
                  </pic:blipFill>
                  <pic:spPr bwMode="auto">
                    <a:xfrm>
                      <a:off x="0" y="0"/>
                      <a:ext cx="5720715" cy="4511675"/>
                    </a:xfrm>
                    <a:prstGeom prst="rect">
                      <a:avLst/>
                    </a:prstGeom>
                  </pic:spPr>
                </pic:pic>
              </a:graphicData>
            </a:graphic>
          </wp:inline>
        </w:drawing>
      </w:r>
    </w:p>
    <w:p>
      <w:pPr>
        <w:pStyle w:val="TF"/>
        <w:rPr>
          <w:lang w:val="en-US" w:eastAsia="zh-CN"/>
        </w:rPr>
      </w:pPr>
      <w:r>
        <w:rPr>
          <w:lang w:val="en-US" w:eastAsia="zh-CN"/>
        </w:rPr>
        <w:t>Figure 8.22.2-1 Signalling procedure of inter-DU indirect path addition on top of direct path</w:t>
      </w:r>
    </w:p>
    <w:p>
      <w:pPr>
        <w:pStyle w:val="B1"/>
        <w:rPr/>
      </w:pPr>
      <w:r>
        <w:rPr/>
        <w:t>1.</w:t>
      </w:r>
      <w:r>
        <w:rPr>
          <w:rFonts w:eastAsia="宋体;SimSun"/>
        </w:rPr>
        <w:t xml:space="preserve"> </w:t>
        <w:tab/>
      </w:r>
      <w:r>
        <w:rPr/>
        <w:t>If the MP Remote UE is connected with the MP Relay UE using PC5 link, the Uu measurement configuration and measurement report signalling are performed between MP Remote UE and the gNB-CU to evaluate relay link measurement</w:t>
      </w:r>
      <w:r>
        <w:rPr/>
        <w:t xml:space="preserve"> </w:t>
      </w:r>
      <w:r>
        <w:rPr/>
        <w:t xml:space="preserve">and Uu link measurement. The MP Remote UE may report Uu measurement results </w:t>
      </w:r>
      <w:r>
        <w:rPr/>
        <w:t xml:space="preserve">of neighboring cells and </w:t>
      </w:r>
      <w:ins w:id="6" w:author="CATT" w:date="2024-02-28T17:26:00Z">
        <w:r>
          <w:rPr>
            <w:lang w:eastAsia="zh-CN"/>
          </w:rPr>
          <w:t>a</w:t>
        </w:r>
      </w:ins>
      <w:ins w:id="7" w:author="CATT" w:date="2024-02-28T17:25:00Z">
        <w:r>
          <w:rPr>
            <w:lang w:eastAsia="zh-CN"/>
          </w:rPr>
          <w:t xml:space="preserve"> list of </w:t>
        </w:r>
      </w:ins>
      <w:ins w:id="8" w:author="CATT" w:date="2024-02-28T17:25:00Z">
        <w:r>
          <w:rPr>
            <w:rFonts w:eastAsia="宋体;SimSun"/>
            <w:lang w:eastAsia="zh-CN"/>
          </w:rPr>
          <w:t xml:space="preserve">MP Relay UE </w:t>
        </w:r>
      </w:ins>
      <w:ins w:id="9" w:author="CATT" w:date="2024-02-28T17:25:00Z">
        <w:r>
          <w:rPr>
            <w:lang w:eastAsia="zh-CN"/>
          </w:rPr>
          <w:t>L2 ID and cell ID of</w:t>
        </w:r>
      </w:ins>
      <w:ins w:id="10" w:author="CATT" w:date="2024-02-28T17:25:00Z">
        <w:r>
          <w:rPr/>
          <w:t xml:space="preserve"> </w:t>
        </w:r>
      </w:ins>
      <w:r>
        <w:rPr/>
        <w:t>one or multiple candidate</w:t>
      </w:r>
      <w:r>
        <w:rPr/>
        <w:t xml:space="preserve"> </w:t>
      </w:r>
      <w:r>
        <w:rPr/>
        <w:t>MP R</w:t>
      </w:r>
      <w:r>
        <w:rPr/>
        <w:t>elay UE</w:t>
      </w:r>
      <w:r>
        <w:rPr/>
        <w:t>(</w:t>
      </w:r>
      <w:r>
        <w:rPr/>
        <w:t>s</w:t>
      </w:r>
      <w:r>
        <w:rPr/>
        <w:t xml:space="preserve">). </w:t>
      </w:r>
    </w:p>
    <w:p>
      <w:pPr>
        <w:pStyle w:val="B1"/>
        <w:rPr/>
      </w:pPr>
      <w:r>
        <w:rPr/>
        <w:tab/>
        <w:t xml:space="preserve">In case that the MP Remote UE is connected with the MP Relay UE using N3C and the MP Relay UE is in RRC_CONNECTED state, the MP Remote UE reports at least </w:t>
      </w:r>
      <w:r>
        <w:rPr>
          <w:rFonts w:eastAsia="宋体;SimSun"/>
        </w:rPr>
        <w:t xml:space="preserve">the list of the </w:t>
      </w:r>
      <w:r>
        <w:rPr/>
        <w:t>C-RNTI and the cell ID of one or multiple candidate MP Relay UE(s).</w:t>
      </w:r>
    </w:p>
    <w:p>
      <w:pPr>
        <w:pStyle w:val="B1"/>
        <w:rPr/>
      </w:pPr>
      <w:r>
        <w:rPr/>
        <w:t>2.</w:t>
        <w:tab/>
        <w:t xml:space="preserve">The gNB-CU decides to </w:t>
      </w:r>
      <w:r>
        <w:rPr/>
        <w:t xml:space="preserve">add the indirect path via </w:t>
      </w:r>
      <w:r>
        <w:rPr>
          <w:rFonts w:eastAsia="宋体;SimSun"/>
        </w:rPr>
        <w:t>MP R</w:t>
      </w:r>
      <w:r>
        <w:rPr/>
        <w:t xml:space="preserve">elay UE to </w:t>
      </w:r>
      <w:r>
        <w:rPr>
          <w:rFonts w:eastAsia="宋体;SimSun"/>
        </w:rPr>
        <w:t>MP R</w:t>
      </w:r>
      <w:r>
        <w:rPr/>
        <w:t>emote</w:t>
      </w:r>
      <w:r>
        <w:rPr/>
        <w:t xml:space="preserve"> UE under a different gNB-DU (i.e., gNB-DU</w:t>
      </w:r>
      <w:r>
        <w:rPr/>
        <w:t>2</w:t>
      </w:r>
      <w:r>
        <w:rPr/>
        <w:t xml:space="preserve">). </w:t>
      </w:r>
    </w:p>
    <w:p>
      <w:pPr>
        <w:pStyle w:val="NO"/>
        <w:rPr/>
      </w:pPr>
      <w:r>
        <w:rPr>
          <w:lang w:eastAsia="ja-JP"/>
        </w:rPr>
        <w:t>NOTE:</w:t>
        <w:tab/>
        <w:t xml:space="preserve">Mode 1 resource configuration cannot be configured for </w:t>
      </w:r>
      <w:r>
        <w:rPr>
          <w:rFonts w:eastAsia="宋体;SimSun"/>
        </w:rPr>
        <w:t>MP R</w:t>
      </w:r>
      <w:r>
        <w:rPr>
          <w:lang w:eastAsia="ja-JP"/>
        </w:rPr>
        <w:t>emote UE in inter-gNB-DU multi-path relay in this release.</w:t>
      </w:r>
    </w:p>
    <w:p>
      <w:pPr>
        <w:pStyle w:val="B1"/>
        <w:rPr/>
      </w:pPr>
      <w:r>
        <w:rPr/>
        <w:t>3.</w:t>
        <w:tab/>
        <w:t xml:space="preserve">The reconfiguration to </w:t>
      </w:r>
      <w:r>
        <w:rPr>
          <w:rFonts w:eastAsia="宋体;SimSun"/>
        </w:rPr>
        <w:t>MP R</w:t>
      </w:r>
      <w:r>
        <w:rPr/>
        <w:t xml:space="preserve">elay UE is performed among </w:t>
      </w:r>
      <w:r>
        <w:rPr>
          <w:rFonts w:eastAsia="宋体;SimSun"/>
        </w:rPr>
        <w:t>MP R</w:t>
      </w:r>
      <w:r>
        <w:rPr/>
        <w:t>elay UE, the gNB-DU</w:t>
      </w:r>
      <w:r>
        <w:rPr/>
        <w:t>2</w:t>
      </w:r>
      <w:r>
        <w:rPr/>
        <w:t xml:space="preserve"> and the gNB-CU if </w:t>
      </w:r>
      <w:r>
        <w:rPr>
          <w:rFonts w:eastAsia="宋体;SimSun"/>
        </w:rPr>
        <w:t>MP R</w:t>
      </w:r>
      <w:r>
        <w:rPr/>
        <w:t xml:space="preserve">elay UE is in RRC_CONNECTED state. The gNB-CU sends an </w:t>
      </w:r>
      <w:r>
        <w:rPr>
          <w:i/>
          <w:iCs/>
        </w:rPr>
        <w:t>RRCReconfiguration</w:t>
      </w:r>
      <w:r>
        <w:rPr/>
        <w:t xml:space="preserve"> message to the </w:t>
      </w:r>
      <w:r>
        <w:rPr>
          <w:rFonts w:eastAsia="宋体;SimSun"/>
        </w:rPr>
        <w:t>MP R</w:t>
      </w:r>
      <w:r>
        <w:rPr/>
        <w:t xml:space="preserve">elay UE. If the </w:t>
      </w:r>
      <w:r>
        <w:rPr>
          <w:rFonts w:eastAsia="宋体;SimSun"/>
        </w:rPr>
        <w:t>MP R</w:t>
      </w:r>
      <w:r>
        <w:rPr/>
        <w:t>elay UE is in RRC_IDLE/INACTIVE state, this step is skipped</w:t>
      </w:r>
      <w:ins w:id="11" w:author="CATT" w:date="2024-01-15T17:18:00Z">
        <w:r>
          <w:rPr>
            <w:lang w:val="en-US"/>
          </w:rPr>
          <w:t xml:space="preserve"> and the configuration to the </w:t>
        </w:r>
      </w:ins>
      <w:ins w:id="12" w:author="CATT" w:date="2024-01-15T17:21:00Z">
        <w:r>
          <w:rPr>
            <w:lang w:val="en-US"/>
          </w:rPr>
          <w:t xml:space="preserve">target MP Relay UE </w:t>
        </w:r>
      </w:ins>
      <w:ins w:id="13" w:author="CATT" w:date="2024-01-15T17:18:00Z">
        <w:r>
          <w:rPr>
            <w:lang w:val="en-US"/>
          </w:rPr>
          <w:t xml:space="preserve">is performed in Step </w:t>
        </w:r>
      </w:ins>
      <w:ins w:id="14" w:author="CATT" w:date="2024-01-15T17:20:00Z">
        <w:r>
          <w:rPr>
            <w:lang w:val="en-US" w:eastAsia="zh-CN"/>
          </w:rPr>
          <w:t>9/9a</w:t>
        </w:r>
      </w:ins>
      <w:r>
        <w:rPr/>
        <w:t>.</w:t>
      </w:r>
    </w:p>
    <w:p>
      <w:pPr>
        <w:pStyle w:val="B1"/>
        <w:rPr/>
      </w:pPr>
      <w:r>
        <w:rPr/>
        <w:t>4</w:t>
      </w:r>
      <w:r>
        <w:rPr/>
        <w:t>.</w:t>
        <w:tab/>
        <w:t xml:space="preserve">The </w:t>
      </w:r>
      <w:r>
        <w:rPr/>
        <w:t>gNB-CU</w:t>
      </w:r>
      <w:r>
        <w:rPr/>
        <w:t xml:space="preserve"> sends the UE CONTEXT SETUP REQUEST message </w:t>
      </w:r>
      <w:r>
        <w:rPr/>
        <w:t xml:space="preserve">for the </w:t>
      </w:r>
      <w:r>
        <w:rPr>
          <w:rFonts w:eastAsia="宋体;SimSun"/>
        </w:rPr>
        <w:t>MP R</w:t>
      </w:r>
      <w:r>
        <w:rPr/>
        <w:t xml:space="preserve">emote UE </w:t>
      </w:r>
      <w:r>
        <w:rPr/>
        <w:t xml:space="preserve">to the </w:t>
      </w:r>
      <w:r>
        <w:rPr/>
        <w:t>gNB-</w:t>
      </w:r>
      <w:r>
        <w:rPr/>
        <w:t>DU</w:t>
      </w:r>
      <w:r>
        <w:rPr/>
        <w:t>2</w:t>
      </w:r>
      <w:r>
        <w:rPr/>
        <w:t xml:space="preserve">, </w:t>
      </w:r>
      <w:r>
        <w:rPr/>
        <w:t xml:space="preserve">which contains the indirect path </w:t>
      </w:r>
      <w:r>
        <w:rPr/>
        <w:t xml:space="preserve">addition </w:t>
      </w:r>
      <w:r>
        <w:rPr/>
        <w:t>configuration at least</w:t>
      </w:r>
      <w:r>
        <w:rPr/>
        <w:t xml:space="preserve">. </w:t>
      </w:r>
    </w:p>
    <w:p>
      <w:pPr>
        <w:pStyle w:val="B1"/>
        <w:rPr/>
      </w:pPr>
      <w:r>
        <w:rPr/>
        <w:t>5</w:t>
      </w:r>
      <w:r>
        <w:rPr/>
        <w:t>.</w:t>
        <w:tab/>
        <w:t xml:space="preserve">The </w:t>
      </w:r>
      <w:r>
        <w:rPr/>
        <w:t>gNB</w:t>
      </w:r>
      <w:r>
        <w:rPr/>
        <w:t>-DU</w:t>
      </w:r>
      <w:r>
        <w:rPr/>
        <w:t>2</w:t>
      </w:r>
      <w:r>
        <w:rPr/>
        <w:t xml:space="preserve"> responds to the </w:t>
      </w:r>
      <w:r>
        <w:rPr/>
        <w:t>gNB</w:t>
      </w:r>
      <w:r>
        <w:rPr/>
        <w:t>-CU with a UE CONTEXT SETUP RESPONSE message.</w:t>
      </w:r>
    </w:p>
    <w:p>
      <w:pPr>
        <w:pStyle w:val="B1"/>
        <w:rPr/>
      </w:pPr>
      <w:r>
        <w:rPr/>
        <w:t>6</w:t>
      </w:r>
      <w:r>
        <w:rPr/>
        <w:t>.</w:t>
        <w:tab/>
        <w:t xml:space="preserve">The gNB-CU sends the DL RRC MESSAGE TRANSFER message </w:t>
      </w:r>
      <w:r>
        <w:rPr/>
        <w:t xml:space="preserve">for </w:t>
      </w:r>
      <w:r>
        <w:rPr>
          <w:rFonts w:eastAsia="宋体;SimSun"/>
        </w:rPr>
        <w:t>MP R</w:t>
      </w:r>
      <w:r>
        <w:rPr/>
        <w:t xml:space="preserve">emote UE </w:t>
      </w:r>
      <w:r>
        <w:rPr/>
        <w:t xml:space="preserve">by including the </w:t>
      </w:r>
      <w:r>
        <w:rPr>
          <w:i/>
          <w:iCs/>
        </w:rPr>
        <w:t>RRCReconfiguration</w:t>
      </w:r>
      <w:r>
        <w:rPr/>
        <w:t xml:space="preserve"> message to gNB-DU</w:t>
      </w:r>
      <w:r>
        <w:rPr/>
        <w:t>1</w:t>
      </w:r>
      <w:r>
        <w:rPr/>
        <w:t xml:space="preserve">. If the </w:t>
      </w:r>
      <w:r>
        <w:rPr>
          <w:rFonts w:eastAsia="宋体;SimSun"/>
        </w:rPr>
        <w:t>MP R</w:t>
      </w:r>
      <w:r>
        <w:rPr/>
        <w:t xml:space="preserve">emote UE </w:t>
      </w:r>
      <w:r>
        <w:rPr>
          <w:rFonts w:eastAsia="宋体;SimSun"/>
        </w:rPr>
        <w:t xml:space="preserve">is connected with the MP Relay UE </w:t>
      </w:r>
      <w:r>
        <w:rPr/>
        <w:t xml:space="preserve">using the PC5 link, the contents in the </w:t>
      </w:r>
      <w:r>
        <w:rPr>
          <w:i/>
          <w:iCs/>
        </w:rPr>
        <w:t>RRCReconfiguration</w:t>
      </w:r>
      <w:r>
        <w:rPr/>
        <w:t xml:space="preserve"> message may include at least </w:t>
      </w:r>
      <w:r>
        <w:rPr/>
        <w:t>indirect path addition</w:t>
      </w:r>
      <w:r>
        <w:rPr/>
        <w:t xml:space="preserve"> configuration, PC5 Relay RLC channel configuration for relay traffic</w:t>
      </w:r>
      <w:r>
        <w:rPr/>
        <w:t>, bearer mapping</w:t>
      </w:r>
      <w:r>
        <w:rPr/>
        <w:t xml:space="preserve"> and the associated radio bearer(s). If the </w:t>
      </w:r>
      <w:r>
        <w:rPr>
          <w:rFonts w:eastAsia="宋体;SimSun"/>
        </w:rPr>
        <w:t>MP R</w:t>
      </w:r>
      <w:r>
        <w:rPr/>
        <w:t xml:space="preserve">emote UE is using N3C, the contents in the </w:t>
      </w:r>
      <w:r>
        <w:rPr>
          <w:i/>
        </w:rPr>
        <w:t>RRCReconfiguration</w:t>
      </w:r>
      <w:r>
        <w:rPr/>
        <w:t xml:space="preserve"> message may include at least indirect path addition configuration, bearer mapping and the associated radio bearer(s).</w:t>
      </w:r>
    </w:p>
    <w:p>
      <w:pPr>
        <w:pStyle w:val="B1"/>
        <w:rPr/>
      </w:pPr>
      <w:r>
        <w:rPr/>
        <w:t>7.</w:t>
        <w:tab/>
        <w:t>The gNB-DU</w:t>
      </w:r>
      <w:r>
        <w:rPr/>
        <w:t>1</w:t>
      </w:r>
      <w:r>
        <w:rPr/>
        <w:t xml:space="preserve"> sends the </w:t>
      </w:r>
      <w:r>
        <w:rPr>
          <w:i/>
          <w:iCs/>
        </w:rPr>
        <w:t>RRCReconfiguration</w:t>
      </w:r>
      <w:r>
        <w:rPr/>
        <w:t xml:space="preserve"> message to the </w:t>
      </w:r>
      <w:r>
        <w:rPr>
          <w:rFonts w:eastAsia="宋体;SimSun"/>
        </w:rPr>
        <w:t>MP R</w:t>
      </w:r>
      <w:r>
        <w:rPr/>
        <w:t>emote UE.</w:t>
      </w:r>
    </w:p>
    <w:p>
      <w:pPr>
        <w:pStyle w:val="B1"/>
        <w:rPr/>
      </w:pPr>
      <w:r>
        <w:rPr/>
        <w:t>8.</w:t>
        <w:tab/>
        <w:t xml:space="preserve">If the </w:t>
      </w:r>
      <w:r>
        <w:rPr>
          <w:rFonts w:eastAsia="宋体;SimSun"/>
        </w:rPr>
        <w:t>MP R</w:t>
      </w:r>
      <w:r>
        <w:rPr/>
        <w:t xml:space="preserve">emote UE is using the PC5 link, the </w:t>
      </w:r>
      <w:r>
        <w:rPr>
          <w:rFonts w:eastAsia="宋体;SimSun"/>
        </w:rPr>
        <w:t>MP R</w:t>
      </w:r>
      <w:r>
        <w:rPr/>
        <w:t xml:space="preserve">emote UE establishes PC5 connection with </w:t>
      </w:r>
      <w:r>
        <w:rPr>
          <w:rFonts w:eastAsia="宋体;SimSun"/>
        </w:rPr>
        <w:t>the target MP R</w:t>
      </w:r>
      <w:r>
        <w:rPr/>
        <w:t>elay UE.</w:t>
      </w:r>
      <w:r>
        <w:rPr/>
        <w:t xml:space="preserve"> </w:t>
      </w:r>
      <w:r>
        <w:rPr/>
        <w:t xml:space="preserve">If the </w:t>
      </w:r>
      <w:r>
        <w:rPr>
          <w:rFonts w:eastAsia="宋体;SimSun"/>
        </w:rPr>
        <w:t>MP R</w:t>
      </w:r>
      <w:r>
        <w:rPr/>
        <w:t xml:space="preserve">emote UE is </w:t>
      </w:r>
      <w:r>
        <w:rPr>
          <w:rFonts w:eastAsia="宋体;SimSun"/>
        </w:rPr>
        <w:t xml:space="preserve">connected with the MP Relay UE </w:t>
      </w:r>
      <w:r>
        <w:rPr/>
        <w:t>using N3C, this step is skipped.</w:t>
      </w:r>
    </w:p>
    <w:p>
      <w:pPr>
        <w:pStyle w:val="B1"/>
        <w:rPr/>
      </w:pPr>
      <w:r>
        <w:rPr/>
        <w:t>9.</w:t>
        <w:tab/>
        <w:t xml:space="preserve">The </w:t>
      </w:r>
      <w:r>
        <w:rPr>
          <w:rFonts w:eastAsia="宋体;SimSun"/>
        </w:rPr>
        <w:t>MP R</w:t>
      </w:r>
      <w:r>
        <w:rPr/>
        <w:t xml:space="preserve">emote UE sends the </w:t>
      </w:r>
      <w:r>
        <w:rPr>
          <w:i/>
          <w:iCs/>
        </w:rPr>
        <w:t>RRCReconfigurationComplete</w:t>
      </w:r>
      <w:r>
        <w:rPr/>
        <w:t xml:space="preserve"> message to the gNB-DU1 via direct path </w:t>
      </w:r>
      <w:r>
        <w:rPr>
          <w:rFonts w:eastAsia="宋体;SimSun"/>
        </w:rPr>
        <w:t>in order to complete the indirect path addition procedure</w:t>
      </w:r>
      <w:r>
        <w:rPr/>
        <w:t>.</w:t>
      </w:r>
      <w:r>
        <w:rPr/>
        <w:t xml:space="preserve"> </w:t>
      </w:r>
    </w:p>
    <w:p>
      <w:pPr>
        <w:pStyle w:val="B1"/>
        <w:rPr/>
      </w:pPr>
      <w:r>
        <w:rPr>
          <w:rFonts w:eastAsia="宋体;SimSun"/>
        </w:rPr>
        <w:t>9a</w:t>
      </w:r>
      <w:r>
        <w:rPr/>
        <w:t>.</w:t>
        <w:tab/>
      </w:r>
      <w:r>
        <w:rPr>
          <w:rFonts w:eastAsia="宋体;SimSun"/>
        </w:rPr>
        <w:t xml:space="preserve">In case the SRB1 with duplication is configured, the MP Remote UE also sends the </w:t>
      </w:r>
      <w:r>
        <w:rPr>
          <w:rFonts w:eastAsia="宋体;SimSun"/>
          <w:i/>
          <w:iCs/>
        </w:rPr>
        <w:t>RRCReconfigurationComplete</w:t>
      </w:r>
      <w:r>
        <w:rPr>
          <w:rFonts w:eastAsia="宋体;SimSun"/>
        </w:rPr>
        <w:t xml:space="preserve"> message to the gNB-DU2 via indirect path</w:t>
      </w:r>
      <w:r>
        <w:rPr/>
        <w:t>.</w:t>
      </w:r>
    </w:p>
    <w:p>
      <w:pPr>
        <w:pStyle w:val="NO"/>
        <w:rPr/>
      </w:pPr>
      <w:r>
        <w:rPr>
          <w:rFonts w:eastAsia="Batang;Arial Unicode MS"/>
          <w:lang w:eastAsia="zh-CN"/>
        </w:rPr>
        <w:t xml:space="preserve">NOTE: </w:t>
        <w:tab/>
      </w:r>
      <w:r>
        <w:rPr>
          <w:rFonts w:eastAsia="Batang;Arial Unicode MS"/>
        </w:rPr>
        <w:t xml:space="preserve">In the case that the </w:t>
      </w:r>
      <w:r>
        <w:rPr>
          <w:rFonts w:eastAsia="宋体;SimSun"/>
        </w:rPr>
        <w:t>target</w:t>
      </w:r>
      <w:r>
        <w:rPr>
          <w:rFonts w:eastAsia="Batang;Arial Unicode MS"/>
        </w:rPr>
        <w:t xml:space="preserve"> MP Relay UE for indirect path addition is in RRC_IDLE/INACTIVE state, how the MP Remote UE triggers the MP Relay UE to be in RRC_CONNECTED state is specified in TS 38.300 [2].</w:t>
      </w:r>
    </w:p>
    <w:p>
      <w:pPr>
        <w:pStyle w:val="B1"/>
        <w:rPr/>
      </w:pPr>
      <w:r>
        <w:rPr/>
        <w:t>10.</w:t>
        <w:tab/>
        <w:t>The gNB-DU</w:t>
      </w:r>
      <w:r>
        <w:rPr/>
        <w:t>1</w:t>
      </w:r>
      <w:r>
        <w:rPr/>
        <w:t xml:space="preserve"> sends the UL RRC MESSAGE TRANSFER message to gNB-CU by including the </w:t>
      </w:r>
      <w:r>
        <w:rPr>
          <w:i/>
          <w:iCs/>
        </w:rPr>
        <w:t>RRCReconfigurationComplete</w:t>
      </w:r>
      <w:r>
        <w:rPr/>
        <w:t xml:space="preserve"> message received in step 9.</w:t>
      </w:r>
    </w:p>
    <w:p>
      <w:pPr>
        <w:pStyle w:val="B1"/>
        <w:rPr/>
      </w:pPr>
      <w:r>
        <w:rPr>
          <w:rFonts w:eastAsia="宋体;SimSun"/>
        </w:rPr>
        <w:t>10a. In case the SRB1 with duplication is configured, the gNB-DU</w:t>
      </w:r>
      <w:r>
        <w:rPr>
          <w:rFonts w:eastAsia="宋体;SimSun"/>
        </w:rPr>
        <w:t>2</w:t>
      </w:r>
      <w:r>
        <w:rPr>
          <w:rFonts w:eastAsia="宋体;SimSun"/>
        </w:rPr>
        <w:t xml:space="preserve"> also sends the UL RRC MESSAGE TRANSFER message to gNB-CU by including the </w:t>
      </w:r>
      <w:r>
        <w:rPr>
          <w:rFonts w:eastAsia="宋体;SimSun"/>
          <w:i/>
          <w:iCs/>
        </w:rPr>
        <w:t>RRCReconfigurationComplete</w:t>
      </w:r>
      <w:r>
        <w:rPr>
          <w:rFonts w:eastAsia="宋体;SimSun"/>
        </w:rPr>
        <w:t xml:space="preserve"> message received in step 9a.</w:t>
      </w:r>
    </w:p>
    <w:p>
      <w:pPr>
        <w:pStyle w:val="Heading3"/>
        <w:rPr/>
      </w:pPr>
      <w:r>
        <w:rPr/>
        <w:t>8.22.3</w:t>
        <w:tab/>
        <w:t>Intra-DU direct path addition on top of indirect path</w:t>
      </w:r>
    </w:p>
    <w:p>
      <w:pPr>
        <w:pStyle w:val="Normal"/>
        <w:rPr/>
      </w:pPr>
      <w:r>
        <w:rPr/>
        <w:t>The</w:t>
      </w:r>
      <w:r>
        <w:rPr/>
        <w:t xml:space="preserve"> signaling flow for intra-DU direct path addition is shown in Fig. 8.22.3-1. </w:t>
      </w:r>
      <w:r>
        <w:rPr>
          <w:rFonts w:eastAsia="宋体;SimSun"/>
          <w:lang w:val="en-US" w:eastAsia="zh-CN"/>
        </w:rPr>
        <w:t>This procedure is only applicable to the MP Remote UE using PC5 link.</w:t>
      </w:r>
    </w:p>
    <w:p>
      <w:pPr>
        <w:pStyle w:val="TH"/>
        <w:rPr>
          <w:rFonts w:eastAsia="宋体;SimSun"/>
          <w:lang w:val="en-US" w:eastAsia="en-US"/>
        </w:rPr>
      </w:pPr>
      <w:r>
        <w:rPr>
          <w:rFonts w:eastAsia="宋体;SimSun"/>
          <w:lang w:val="en-US" w:eastAsia="en-US"/>
        </w:rPr>
        <w:drawing>
          <wp:inline distT="0" distB="0" distL="0" distR="0">
            <wp:extent cx="4867275" cy="5145405"/>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6"/>
                    <a:srcRect l="-8" t="-8" r="-8" b="-8"/>
                    <a:stretch>
                      <a:fillRect/>
                    </a:stretch>
                  </pic:blipFill>
                  <pic:spPr bwMode="auto">
                    <a:xfrm>
                      <a:off x="0" y="0"/>
                      <a:ext cx="4867275" cy="5145405"/>
                    </a:xfrm>
                    <a:prstGeom prst="rect">
                      <a:avLst/>
                    </a:prstGeom>
                  </pic:spPr>
                </pic:pic>
              </a:graphicData>
            </a:graphic>
          </wp:inline>
        </w:drawing>
      </w:r>
    </w:p>
    <w:p>
      <w:pPr>
        <w:pStyle w:val="TF"/>
        <w:rPr/>
      </w:pPr>
      <w:r>
        <w:rPr/>
        <w:t>Figure 8.22.3-1: Signalling procedure of intra-DU direct path addition on top of indirect path</w:t>
      </w:r>
    </w:p>
    <w:p>
      <w:pPr>
        <w:pStyle w:val="B1"/>
        <w:rPr/>
      </w:pPr>
      <w:r>
        <w:rPr/>
        <w:t>1.</w:t>
        <w:tab/>
        <w:t xml:space="preserve">The Uu measurement configuration and measurement report signalling are performed between MP Remote UE and gNB-CU to evaluate both relay link measurement and Uu link measurement. The MP Remote UE may report Uu measurement results </w:t>
      </w:r>
      <w:r>
        <w:rPr/>
        <w:t xml:space="preserve">of neighboring cells and </w:t>
      </w:r>
      <w:ins w:id="15" w:author="CATT" w:date="2024-02-29T15:03:00Z">
        <w:r>
          <w:rPr>
            <w:lang w:eastAsia="zh-CN"/>
          </w:rPr>
          <w:t xml:space="preserve">a list of </w:t>
        </w:r>
      </w:ins>
      <w:ins w:id="16" w:author="CATT" w:date="2024-02-29T15:03:00Z">
        <w:r>
          <w:rPr>
            <w:rFonts w:eastAsia="宋体;SimSun"/>
            <w:lang w:eastAsia="zh-CN"/>
          </w:rPr>
          <w:t xml:space="preserve">MP Relay UE </w:t>
        </w:r>
      </w:ins>
      <w:ins w:id="17" w:author="CATT" w:date="2024-02-29T15:03:00Z">
        <w:r>
          <w:rPr>
            <w:lang w:eastAsia="zh-CN"/>
          </w:rPr>
          <w:t>L2 ID and cell ID of</w:t>
        </w:r>
      </w:ins>
      <w:ins w:id="18" w:author="CATT" w:date="2024-02-29T15:03:00Z">
        <w:r>
          <w:rPr/>
          <w:t xml:space="preserve"> </w:t>
        </w:r>
      </w:ins>
      <w:r>
        <w:rPr/>
        <w:t>one or multiple candidate</w:t>
      </w:r>
      <w:r>
        <w:rPr/>
        <w:t xml:space="preserve"> </w:t>
      </w:r>
      <w:r>
        <w:rPr/>
        <w:t>MP R</w:t>
      </w:r>
      <w:r>
        <w:rPr/>
        <w:t>elay UE</w:t>
      </w:r>
      <w:r>
        <w:rPr/>
        <w:t>(</w:t>
      </w:r>
      <w:r>
        <w:rPr/>
        <w:t>s</w:t>
      </w:r>
      <w:r>
        <w:rPr/>
        <w:t>).</w:t>
      </w:r>
    </w:p>
    <w:p>
      <w:pPr>
        <w:pStyle w:val="B1"/>
        <w:rPr/>
      </w:pPr>
      <w:r>
        <w:rPr/>
        <w:t>2.</w:t>
        <w:tab/>
        <w:t xml:space="preserve">The gNB-CU decides to </w:t>
      </w:r>
      <w:r>
        <w:rPr/>
        <w:t xml:space="preserve">add the direct path to </w:t>
      </w:r>
      <w:r>
        <w:rPr/>
        <w:t>MP R</w:t>
      </w:r>
      <w:r>
        <w:rPr/>
        <w:t>emote</w:t>
      </w:r>
      <w:r>
        <w:rPr/>
        <w:t xml:space="preserve"> UE under the same gNB-DU.</w:t>
      </w:r>
    </w:p>
    <w:p>
      <w:pPr>
        <w:pStyle w:val="B1"/>
        <w:rPr/>
      </w:pPr>
      <w:r>
        <w:rPr/>
        <w:t>3.</w:t>
        <w:tab/>
        <w:t xml:space="preserve">The </w:t>
      </w:r>
      <w:r>
        <w:rPr/>
        <w:t>gNB-CU</w:t>
      </w:r>
      <w:r>
        <w:rPr/>
        <w:t xml:space="preserve"> sends the UE CONTEXT MODIFICATION REQUEST message </w:t>
      </w:r>
      <w:r>
        <w:rPr/>
        <w:t xml:space="preserve">for the </w:t>
      </w:r>
      <w:r>
        <w:rPr/>
        <w:t>MP R</w:t>
      </w:r>
      <w:r>
        <w:rPr/>
        <w:t xml:space="preserve">emote UE </w:t>
      </w:r>
      <w:r>
        <w:rPr/>
        <w:t xml:space="preserve">to the </w:t>
      </w:r>
      <w:r>
        <w:rPr/>
        <w:t>gNB-</w:t>
      </w:r>
      <w:r>
        <w:rPr/>
        <w:t xml:space="preserve">DU, </w:t>
      </w:r>
      <w:r>
        <w:rPr/>
        <w:t>which contains at least the direct path configuration</w:t>
      </w:r>
      <w:r>
        <w:rPr/>
        <w:t xml:space="preserve">. </w:t>
      </w:r>
    </w:p>
    <w:p>
      <w:pPr>
        <w:pStyle w:val="B1"/>
        <w:rPr/>
      </w:pPr>
      <w:r>
        <w:rPr/>
        <w:t>4.</w:t>
        <w:tab/>
        <w:t xml:space="preserve">The </w:t>
      </w:r>
      <w:r>
        <w:rPr/>
        <w:t>gNB</w:t>
      </w:r>
      <w:r>
        <w:rPr/>
        <w:t xml:space="preserve">-DU responds to the </w:t>
      </w:r>
      <w:r>
        <w:rPr/>
        <w:t>gNB</w:t>
      </w:r>
      <w:r>
        <w:rPr/>
        <w:t xml:space="preserve">-CU with a UE CONTEXT MODIFICATION RESPONSE message. </w:t>
      </w:r>
    </w:p>
    <w:p>
      <w:pPr>
        <w:pStyle w:val="B1"/>
        <w:rPr/>
      </w:pPr>
      <w:r>
        <w:rPr/>
        <w:t>5.</w:t>
        <w:tab/>
        <w:t>The gNB-C</w:t>
      </w:r>
      <w:r>
        <w:rPr/>
        <w:t>U</w:t>
      </w:r>
      <w:r>
        <w:rPr/>
        <w:t xml:space="preserve"> sends an </w:t>
      </w:r>
      <w:r>
        <w:rPr>
          <w:i/>
          <w:iCs/>
        </w:rPr>
        <w:t>RRCReconfiguration</w:t>
      </w:r>
      <w:r>
        <w:rPr/>
        <w:t xml:space="preserve"> message to the MP Relay UE</w:t>
      </w:r>
      <w:r>
        <w:rPr/>
        <w:t xml:space="preserve"> to update the indirect path configuration if necessary</w:t>
      </w:r>
      <w:r>
        <w:rPr/>
        <w:t>.</w:t>
      </w:r>
    </w:p>
    <w:p>
      <w:pPr>
        <w:pStyle w:val="B1"/>
        <w:rPr/>
      </w:pPr>
      <w:r>
        <w:rPr/>
        <w:t>6.</w:t>
        <w:tab/>
        <w:t xml:space="preserve">The gNB-CU sends the DL RRC MESSAGE TRANSFER message </w:t>
      </w:r>
      <w:r>
        <w:rPr/>
        <w:t xml:space="preserve">for </w:t>
      </w:r>
      <w:r>
        <w:rPr/>
        <w:t>MP R</w:t>
      </w:r>
      <w:r>
        <w:rPr/>
        <w:t xml:space="preserve">emote UE </w:t>
      </w:r>
      <w:r>
        <w:rPr/>
        <w:t xml:space="preserve">by including the </w:t>
      </w:r>
      <w:r>
        <w:rPr>
          <w:i/>
          <w:iCs/>
        </w:rPr>
        <w:t>RRCReconfiguration</w:t>
      </w:r>
      <w:r>
        <w:rPr/>
        <w:t xml:space="preserve"> message to the gNB-DU. The contents in the </w:t>
      </w:r>
      <w:r>
        <w:rPr>
          <w:i/>
          <w:iCs/>
        </w:rPr>
        <w:t>RRCReconfiguration</w:t>
      </w:r>
      <w:r>
        <w:rPr/>
        <w:t xml:space="preserve"> message </w:t>
      </w:r>
      <w:r>
        <w:rPr/>
        <w:t>may</w:t>
      </w:r>
      <w:r>
        <w:rPr/>
        <w:t xml:space="preserve"> include at least </w:t>
      </w:r>
      <w:r>
        <w:rPr/>
        <w:t>direct path addition</w:t>
      </w:r>
      <w:r>
        <w:rPr/>
        <w:t xml:space="preserve"> configuration, RLC channel configuration</w:t>
      </w:r>
      <w:r>
        <w:rPr/>
        <w:t>, bearer mapping</w:t>
      </w:r>
      <w:r>
        <w:rPr/>
        <w:t xml:space="preserve"> and the associated radio bearer(s).</w:t>
      </w:r>
    </w:p>
    <w:p>
      <w:pPr>
        <w:pStyle w:val="B1"/>
        <w:rPr/>
      </w:pPr>
      <w:r>
        <w:rPr/>
        <w:t>7.</w:t>
        <w:tab/>
        <w:t xml:space="preserve">The gNB-DU sends the </w:t>
      </w:r>
      <w:r>
        <w:rPr>
          <w:i/>
          <w:iCs/>
        </w:rPr>
        <w:t>RRCReconfiguration</w:t>
      </w:r>
      <w:r>
        <w:rPr/>
        <w:t xml:space="preserve"> message to the MP Remote UE.</w:t>
      </w:r>
    </w:p>
    <w:p>
      <w:pPr>
        <w:pStyle w:val="B1"/>
        <w:rPr/>
      </w:pPr>
      <w:r>
        <w:rPr/>
        <w:t>8.</w:t>
        <w:tab/>
        <w:t>The</w:t>
      </w:r>
      <w:r>
        <w:rPr/>
        <w:t xml:space="preserve"> </w:t>
      </w:r>
      <w:r>
        <w:rPr/>
        <w:t>MP R</w:t>
      </w:r>
      <w:r>
        <w:rPr/>
        <w:t>emote UE performs</w:t>
      </w:r>
      <w:r>
        <w:rPr/>
        <w:t xml:space="preserve"> </w:t>
      </w:r>
      <w:r>
        <w:rPr/>
        <w:t>r</w:t>
      </w:r>
      <w:r>
        <w:rPr/>
        <w:t xml:space="preserve">andom </w:t>
      </w:r>
      <w:r>
        <w:rPr/>
        <w:t>a</w:t>
      </w:r>
      <w:r>
        <w:rPr/>
        <w:t xml:space="preserve">ccess procedure at the </w:t>
      </w:r>
      <w:r>
        <w:rPr/>
        <w:t>gNB</w:t>
      </w:r>
      <w:r>
        <w:rPr/>
        <w:t>-DU.</w:t>
      </w:r>
    </w:p>
    <w:p>
      <w:pPr>
        <w:pStyle w:val="B1"/>
        <w:rPr/>
      </w:pPr>
      <w:r>
        <w:rPr/>
        <w:t>9.</w:t>
        <w:tab/>
        <w:t xml:space="preserve">The MP Remote UE sends the </w:t>
      </w:r>
      <w:r>
        <w:rPr>
          <w:i/>
          <w:iCs/>
        </w:rPr>
        <w:t>RRCReconfigurationComplete</w:t>
      </w:r>
      <w:r>
        <w:rPr/>
        <w:t xml:space="preserve"> message to the gNB-DU via direct path in order to complete the direct path addition procedure.</w:t>
      </w:r>
    </w:p>
    <w:p>
      <w:pPr>
        <w:pStyle w:val="B1"/>
        <w:rPr/>
      </w:pPr>
      <w:r>
        <w:rPr>
          <w:rFonts w:eastAsia="宋体;SimSun"/>
        </w:rPr>
        <w:t>9a</w:t>
      </w:r>
      <w:r>
        <w:rPr/>
        <w:t>.</w:t>
        <w:tab/>
        <w:t xml:space="preserve">In case the SRB1 with duplication is configured, the </w:t>
      </w:r>
      <w:r>
        <w:rPr>
          <w:i/>
          <w:iCs/>
        </w:rPr>
        <w:t>RRCReconfigurationComplete</w:t>
      </w:r>
      <w:r>
        <w:rPr/>
        <w:t xml:space="preserve"> message is also sent to the gNB-DU via indirect path.</w:t>
      </w:r>
    </w:p>
    <w:p>
      <w:pPr>
        <w:pStyle w:val="B1"/>
        <w:rPr/>
      </w:pPr>
      <w:r>
        <w:rPr/>
        <w:t>10</w:t>
      </w:r>
      <w:r>
        <w:rPr>
          <w:rFonts w:eastAsia="宋体;SimSun"/>
        </w:rPr>
        <w:t>/10a</w:t>
      </w:r>
      <w:r>
        <w:rPr/>
        <w:t>.</w:t>
        <w:tab/>
        <w:t xml:space="preserve">The gNB-DU sends the UL RRC MESSAGE TRANSFER message to gNB-CU by including the </w:t>
      </w:r>
      <w:r>
        <w:rPr>
          <w:i/>
          <w:iCs/>
        </w:rPr>
        <w:t>RRCReconfigurationComplete</w:t>
      </w:r>
      <w:r>
        <w:rPr/>
        <w:t xml:space="preserve"> message.</w:t>
      </w:r>
    </w:p>
    <w:p>
      <w:pPr>
        <w:pStyle w:val="Heading3"/>
        <w:rPr/>
      </w:pPr>
      <w:r>
        <w:rPr/>
        <w:t>8.22.4</w:t>
        <w:tab/>
        <w:t>Intra-DU indirect path addition on top of direct path</w:t>
      </w:r>
    </w:p>
    <w:p>
      <w:pPr>
        <w:pStyle w:val="Normal"/>
        <w:rPr/>
      </w:pPr>
      <w:r>
        <w:rPr/>
        <w:t>The</w:t>
      </w:r>
      <w:r>
        <w:rPr/>
        <w:t xml:space="preserve"> signaling flow for intra-DU indirect path addition is shown in Fig. 8.22.4-1. </w:t>
      </w:r>
    </w:p>
    <w:p>
      <w:pPr>
        <w:pStyle w:val="TH"/>
        <w:rPr>
          <w:rFonts w:eastAsia="宋体;SimSun"/>
          <w:lang w:val="en-US" w:eastAsia="en-US"/>
        </w:rPr>
      </w:pPr>
      <w:r>
        <w:rPr>
          <w:rFonts w:eastAsia="宋体;SimSun"/>
          <w:lang w:val="en-US" w:eastAsia="en-US"/>
        </w:rPr>
        <w:drawing>
          <wp:inline distT="0" distB="0" distL="0" distR="0">
            <wp:extent cx="4794250" cy="566166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7"/>
                    <a:srcRect l="-8" t="-8" r="-8" b="-8"/>
                    <a:stretch>
                      <a:fillRect/>
                    </a:stretch>
                  </pic:blipFill>
                  <pic:spPr bwMode="auto">
                    <a:xfrm>
                      <a:off x="0" y="0"/>
                      <a:ext cx="4794250" cy="5661660"/>
                    </a:xfrm>
                    <a:prstGeom prst="rect">
                      <a:avLst/>
                    </a:prstGeom>
                  </pic:spPr>
                </pic:pic>
              </a:graphicData>
            </a:graphic>
          </wp:inline>
        </w:drawing>
      </w:r>
    </w:p>
    <w:p>
      <w:pPr>
        <w:pStyle w:val="TF"/>
        <w:rPr/>
      </w:pPr>
      <w:r>
        <w:rPr/>
        <w:t>Figure 8.22.4-1: Signalling procedure of intra-DU indirect path addition on top of direct path</w:t>
      </w:r>
    </w:p>
    <w:p>
      <w:pPr>
        <w:pStyle w:val="B1"/>
        <w:rPr/>
      </w:pPr>
      <w:r>
        <w:rPr/>
        <w:t>1.</w:t>
      </w:r>
      <w:r>
        <w:rPr>
          <w:rFonts w:eastAsia="宋体;SimSun"/>
        </w:rPr>
        <w:t xml:space="preserve"> </w:t>
        <w:tab/>
      </w:r>
      <w:r>
        <w:rPr/>
        <w:t xml:space="preserve">If the </w:t>
      </w:r>
      <w:r>
        <w:rPr>
          <w:rFonts w:eastAsia="宋体;SimSun"/>
        </w:rPr>
        <w:t>MP R</w:t>
      </w:r>
      <w:r>
        <w:rPr/>
        <w:t xml:space="preserve">emote UE is connected with the </w:t>
      </w:r>
      <w:r>
        <w:rPr>
          <w:rFonts w:eastAsia="宋体;SimSun"/>
        </w:rPr>
        <w:t>MP R</w:t>
      </w:r>
      <w:r>
        <w:rPr/>
        <w:t xml:space="preserve">elay UE using PC5 link, the Uu measurement configuration and measurement report signalling are performed between </w:t>
      </w:r>
      <w:r>
        <w:rPr>
          <w:rFonts w:eastAsia="宋体;SimSun"/>
        </w:rPr>
        <w:t>MP R</w:t>
      </w:r>
      <w:r>
        <w:rPr/>
        <w:t>emote UE and gNB-CU to evaluate relay link measurement</w:t>
      </w:r>
      <w:r>
        <w:rPr/>
        <w:t xml:space="preserve"> </w:t>
      </w:r>
      <w:r>
        <w:rPr/>
        <w:t xml:space="preserve">and Uu link measurement. The </w:t>
      </w:r>
      <w:r>
        <w:rPr>
          <w:rFonts w:eastAsia="宋体;SimSun"/>
        </w:rPr>
        <w:t>MP R</w:t>
      </w:r>
      <w:r>
        <w:rPr/>
        <w:t xml:space="preserve">emote UE may report Uu measurement results </w:t>
      </w:r>
      <w:r>
        <w:rPr/>
        <w:t xml:space="preserve">of neighboring cells and </w:t>
      </w:r>
      <w:ins w:id="19" w:author="CATT" w:date="2024-02-29T15:03:00Z">
        <w:r>
          <w:rPr>
            <w:lang w:eastAsia="zh-CN"/>
          </w:rPr>
          <w:t xml:space="preserve">a list of </w:t>
        </w:r>
      </w:ins>
      <w:ins w:id="20" w:author="CATT" w:date="2024-02-29T15:03:00Z">
        <w:r>
          <w:rPr>
            <w:rFonts w:eastAsia="宋体;SimSun"/>
            <w:lang w:eastAsia="zh-CN"/>
          </w:rPr>
          <w:t xml:space="preserve">MP Relay UE </w:t>
        </w:r>
      </w:ins>
      <w:ins w:id="21" w:author="CATT" w:date="2024-02-29T15:03:00Z">
        <w:r>
          <w:rPr>
            <w:lang w:eastAsia="zh-CN"/>
          </w:rPr>
          <w:t>L2 ID and cell ID of</w:t>
        </w:r>
      </w:ins>
      <w:ins w:id="22" w:author="CATT" w:date="2024-02-29T15:03:00Z">
        <w:r>
          <w:rPr/>
          <w:t xml:space="preserve"> </w:t>
        </w:r>
      </w:ins>
      <w:r>
        <w:rPr/>
        <w:t>one or multiple candidate</w:t>
      </w:r>
      <w:r>
        <w:rPr/>
        <w:t xml:space="preserve"> </w:t>
      </w:r>
      <w:r>
        <w:rPr>
          <w:rFonts w:eastAsia="宋体;SimSun"/>
        </w:rPr>
        <w:t>MP R</w:t>
      </w:r>
      <w:r>
        <w:rPr/>
        <w:t>elay UE</w:t>
      </w:r>
      <w:r>
        <w:rPr/>
        <w:t>(</w:t>
      </w:r>
      <w:r>
        <w:rPr/>
        <w:t>s</w:t>
      </w:r>
      <w:r>
        <w:rPr/>
        <w:t xml:space="preserve">). </w:t>
      </w:r>
    </w:p>
    <w:p>
      <w:pPr>
        <w:pStyle w:val="B1"/>
        <w:rPr/>
      </w:pPr>
      <w:r>
        <w:rPr/>
        <w:tab/>
        <w:t xml:space="preserve">In case that the </w:t>
      </w:r>
      <w:r>
        <w:rPr>
          <w:rFonts w:eastAsia="宋体;SimSun"/>
        </w:rPr>
        <w:t>MP R</w:t>
      </w:r>
      <w:r>
        <w:rPr/>
        <w:t xml:space="preserve">emote UE is connected with the </w:t>
      </w:r>
      <w:r>
        <w:rPr>
          <w:rFonts w:eastAsia="宋体;SimSun"/>
        </w:rPr>
        <w:t>MP R</w:t>
      </w:r>
      <w:r>
        <w:rPr/>
        <w:t xml:space="preserve">elay UE using N3C </w:t>
      </w:r>
      <w:r>
        <w:rPr>
          <w:rFonts w:eastAsia="宋体;SimSun"/>
        </w:rPr>
        <w:t>and the MP Relay UE is in RRC_CONNECTED state</w:t>
      </w:r>
      <w:r>
        <w:rPr/>
        <w:t xml:space="preserve">, the MP Remote UE reports at least </w:t>
      </w:r>
      <w:r>
        <w:rPr>
          <w:rFonts w:eastAsia="宋体;SimSun"/>
        </w:rPr>
        <w:t xml:space="preserve">the list of the </w:t>
      </w:r>
      <w:r>
        <w:rPr/>
        <w:t>C-RNTI and the cell ID of one or multiple candidate MP Relay UE(s).</w:t>
      </w:r>
    </w:p>
    <w:p>
      <w:pPr>
        <w:pStyle w:val="B1"/>
        <w:rPr/>
      </w:pPr>
      <w:r>
        <w:rPr/>
        <w:t>2.</w:t>
        <w:tab/>
        <w:t xml:space="preserve">The gNB-CU decides to </w:t>
      </w:r>
      <w:r>
        <w:rPr/>
        <w:t xml:space="preserve">add the indirect path via </w:t>
      </w:r>
      <w:r>
        <w:rPr>
          <w:rFonts w:eastAsia="宋体;SimSun"/>
        </w:rPr>
        <w:t>MP R</w:t>
      </w:r>
      <w:r>
        <w:rPr/>
        <w:t xml:space="preserve">elay UE to </w:t>
      </w:r>
      <w:r>
        <w:rPr>
          <w:rFonts w:eastAsia="宋体;SimSun"/>
        </w:rPr>
        <w:t>MP R</w:t>
      </w:r>
      <w:r>
        <w:rPr/>
        <w:t>emote</w:t>
      </w:r>
      <w:r>
        <w:rPr/>
        <w:t xml:space="preserve"> UE under the same gNB-DU.</w:t>
      </w:r>
    </w:p>
    <w:p>
      <w:pPr>
        <w:pStyle w:val="B1"/>
        <w:rPr/>
      </w:pPr>
      <w:r>
        <w:rPr/>
        <w:t>3.</w:t>
        <w:tab/>
        <w:t xml:space="preserve">The reconfiguration to </w:t>
      </w:r>
      <w:r>
        <w:rPr>
          <w:rFonts w:eastAsia="宋体;SimSun"/>
        </w:rPr>
        <w:t>MP R</w:t>
      </w:r>
      <w:r>
        <w:rPr/>
        <w:t xml:space="preserve">elay UE is performed among </w:t>
      </w:r>
      <w:r>
        <w:rPr>
          <w:rFonts w:eastAsia="宋体;SimSun"/>
        </w:rPr>
        <w:t>MP R</w:t>
      </w:r>
      <w:r>
        <w:rPr/>
        <w:t xml:space="preserve">elay UE, gNB-DU and gNB-CU if </w:t>
      </w:r>
      <w:r>
        <w:rPr>
          <w:rFonts w:eastAsia="宋体;SimSun"/>
        </w:rPr>
        <w:t>MP R</w:t>
      </w:r>
      <w:r>
        <w:rPr/>
        <w:t xml:space="preserve">elay UE is in RRC_CONNECTED state. The gNB-CU sends an </w:t>
      </w:r>
      <w:r>
        <w:rPr>
          <w:i/>
          <w:iCs/>
        </w:rPr>
        <w:t>RRCReconfiguration</w:t>
      </w:r>
      <w:r>
        <w:rPr/>
        <w:t xml:space="preserve"> message to the </w:t>
      </w:r>
      <w:r>
        <w:rPr>
          <w:rFonts w:eastAsia="宋体;SimSun"/>
        </w:rPr>
        <w:t>MP R</w:t>
      </w:r>
      <w:r>
        <w:rPr/>
        <w:t>elay UE. If the MP Relay UE is in RRC_IDLE/INACTIVE state, this step is skipped</w:t>
      </w:r>
      <w:ins w:id="23" w:author="CATT" w:date="2024-01-15T17:23:00Z">
        <w:r>
          <w:rPr>
            <w:lang w:val="en-US"/>
          </w:rPr>
          <w:t xml:space="preserve"> and the configuration to the target MP Relay UE is performed in Step </w:t>
        </w:r>
      </w:ins>
      <w:ins w:id="24" w:author="CATT" w:date="2024-01-15T17:23:00Z">
        <w:r>
          <w:rPr>
            <w:lang w:val="en-US" w:eastAsia="zh-CN"/>
          </w:rPr>
          <w:t>9/9a</w:t>
        </w:r>
      </w:ins>
      <w:r>
        <w:rPr/>
        <w:t>.</w:t>
      </w:r>
    </w:p>
    <w:p>
      <w:pPr>
        <w:pStyle w:val="B1"/>
        <w:rPr/>
      </w:pPr>
      <w:r>
        <w:rPr/>
        <w:t>4</w:t>
      </w:r>
      <w:r>
        <w:rPr/>
        <w:t>.</w:t>
        <w:tab/>
        <w:t xml:space="preserve">The </w:t>
      </w:r>
      <w:r>
        <w:rPr/>
        <w:t>gNB-CU</w:t>
      </w:r>
      <w:r>
        <w:rPr/>
        <w:t xml:space="preserve"> sends the UE CONTEXT MODIFICATION REQUEST message </w:t>
      </w:r>
      <w:r>
        <w:rPr/>
        <w:t xml:space="preserve">for the </w:t>
      </w:r>
      <w:r>
        <w:rPr>
          <w:rFonts w:eastAsia="宋体;SimSun"/>
        </w:rPr>
        <w:t>MP R</w:t>
      </w:r>
      <w:r>
        <w:rPr/>
        <w:t xml:space="preserve">emote UE </w:t>
      </w:r>
      <w:r>
        <w:rPr/>
        <w:t xml:space="preserve">to the </w:t>
      </w:r>
      <w:r>
        <w:rPr/>
        <w:t>gNB-</w:t>
      </w:r>
      <w:r>
        <w:rPr/>
        <w:t xml:space="preserve">DU, </w:t>
      </w:r>
      <w:r>
        <w:rPr/>
        <w:t xml:space="preserve">which contains the indirect path </w:t>
      </w:r>
      <w:r>
        <w:rPr/>
        <w:t xml:space="preserve">addition </w:t>
      </w:r>
      <w:r>
        <w:rPr/>
        <w:t>configuration at least</w:t>
      </w:r>
      <w:r>
        <w:rPr/>
        <w:t xml:space="preserve">. </w:t>
      </w:r>
    </w:p>
    <w:p>
      <w:pPr>
        <w:pStyle w:val="B1"/>
        <w:rPr/>
      </w:pPr>
      <w:r>
        <w:rPr/>
        <w:t>5</w:t>
      </w:r>
      <w:r>
        <w:rPr/>
        <w:t>.</w:t>
        <w:tab/>
        <w:t xml:space="preserve">The </w:t>
      </w:r>
      <w:r>
        <w:rPr/>
        <w:t>gNB</w:t>
      </w:r>
      <w:r>
        <w:rPr/>
        <w:t xml:space="preserve">-DU responds to the </w:t>
      </w:r>
      <w:r>
        <w:rPr/>
        <w:t>gNB</w:t>
      </w:r>
      <w:r>
        <w:rPr/>
        <w:t>-CU with a UE CONTEXT MODIFICATION RESPONSE message.</w:t>
      </w:r>
    </w:p>
    <w:p>
      <w:pPr>
        <w:pStyle w:val="B1"/>
        <w:rPr/>
      </w:pPr>
      <w:r>
        <w:rPr/>
        <w:t>6</w:t>
      </w:r>
      <w:r>
        <w:rPr/>
        <w:t>.</w:t>
        <w:tab/>
        <w:t xml:space="preserve">The gNB-CU sends the DL RRC MESSAGE TRANSFER message </w:t>
      </w:r>
      <w:r>
        <w:rPr/>
        <w:t xml:space="preserve">for </w:t>
      </w:r>
      <w:r>
        <w:rPr>
          <w:rFonts w:eastAsia="宋体;SimSun"/>
        </w:rPr>
        <w:t>MP R</w:t>
      </w:r>
      <w:r>
        <w:rPr/>
        <w:t xml:space="preserve">emote UE </w:t>
      </w:r>
      <w:r>
        <w:rPr/>
        <w:t xml:space="preserve">by including the </w:t>
      </w:r>
      <w:r>
        <w:rPr>
          <w:i/>
          <w:iCs/>
        </w:rPr>
        <w:t>RRCReconfiguration</w:t>
      </w:r>
      <w:r>
        <w:rPr/>
        <w:t xml:space="preserve"> message to gNB-DU. If the </w:t>
      </w:r>
      <w:r>
        <w:rPr>
          <w:rFonts w:eastAsia="宋体;SimSun"/>
        </w:rPr>
        <w:t>MP R</w:t>
      </w:r>
      <w:r>
        <w:rPr/>
        <w:t xml:space="preserve">emote UE </w:t>
      </w:r>
      <w:r>
        <w:rPr>
          <w:rFonts w:eastAsia="宋体;SimSun"/>
        </w:rPr>
        <w:t xml:space="preserve">is connected with the MP Relay UE </w:t>
      </w:r>
      <w:r>
        <w:rPr/>
        <w:t xml:space="preserve">using the PC5 link, the contents in the </w:t>
      </w:r>
      <w:r>
        <w:rPr>
          <w:i/>
          <w:iCs/>
        </w:rPr>
        <w:t>RRCReconfiguration</w:t>
      </w:r>
      <w:r>
        <w:rPr/>
        <w:t xml:space="preserve"> message may include at least </w:t>
      </w:r>
      <w:r>
        <w:rPr/>
        <w:t>indirect path addition</w:t>
      </w:r>
      <w:r>
        <w:rPr/>
        <w:t xml:space="preserve"> configuration, PC5 Relay RLC channel configuration for relay traffic</w:t>
      </w:r>
      <w:r>
        <w:rPr/>
        <w:t>, bearer mapping</w:t>
      </w:r>
      <w:r>
        <w:rPr/>
        <w:t xml:space="preserve"> and the associated radio bearer(s). If the </w:t>
      </w:r>
      <w:r>
        <w:rPr>
          <w:rFonts w:eastAsia="宋体;SimSun"/>
        </w:rPr>
        <w:t>MP R</w:t>
      </w:r>
      <w:r>
        <w:rPr/>
        <w:t xml:space="preserve">emote UE is using N3C, the contents in the </w:t>
      </w:r>
      <w:r>
        <w:rPr>
          <w:i/>
        </w:rPr>
        <w:t>RRCReconfiguration</w:t>
      </w:r>
      <w:r>
        <w:rPr/>
        <w:t xml:space="preserve"> message may include at least indirect path addition configuration, bearer mapping and the associated radio bearer(s).</w:t>
      </w:r>
    </w:p>
    <w:p>
      <w:pPr>
        <w:pStyle w:val="B1"/>
        <w:rPr/>
      </w:pPr>
      <w:r>
        <w:rPr/>
        <w:t>7.</w:t>
        <w:tab/>
        <w:t xml:space="preserve">The gNB-DU sends the </w:t>
      </w:r>
      <w:r>
        <w:rPr>
          <w:i/>
          <w:iCs/>
        </w:rPr>
        <w:t>RRCReconfiguration</w:t>
      </w:r>
      <w:r>
        <w:rPr/>
        <w:t xml:space="preserve"> message to the </w:t>
      </w:r>
      <w:r>
        <w:rPr>
          <w:rFonts w:eastAsia="宋体;SimSun"/>
        </w:rPr>
        <w:t>MP R</w:t>
      </w:r>
      <w:r>
        <w:rPr/>
        <w:t>emote UE.</w:t>
      </w:r>
    </w:p>
    <w:p>
      <w:pPr>
        <w:pStyle w:val="B1"/>
        <w:rPr/>
      </w:pPr>
      <w:r>
        <w:rPr/>
        <w:t>8.</w:t>
        <w:tab/>
        <w:t xml:space="preserve">If the </w:t>
      </w:r>
      <w:r>
        <w:rPr>
          <w:rFonts w:eastAsia="宋体;SimSun"/>
        </w:rPr>
        <w:t>MP R</w:t>
      </w:r>
      <w:r>
        <w:rPr/>
        <w:t xml:space="preserve">emote UE is using the PC5 link, the </w:t>
      </w:r>
      <w:r>
        <w:rPr>
          <w:rFonts w:eastAsia="宋体;SimSun"/>
        </w:rPr>
        <w:t>MP R</w:t>
      </w:r>
      <w:r>
        <w:rPr/>
        <w:t xml:space="preserve">emote UE establishes PC5 connection with </w:t>
      </w:r>
      <w:r>
        <w:rPr>
          <w:rFonts w:eastAsia="宋体;SimSun"/>
        </w:rPr>
        <w:t>the target MP R</w:t>
      </w:r>
      <w:r>
        <w:rPr/>
        <w:t>elay UE.</w:t>
      </w:r>
      <w:r>
        <w:rPr/>
        <w:t xml:space="preserve"> </w:t>
      </w:r>
      <w:r>
        <w:rPr/>
        <w:t xml:space="preserve">If the </w:t>
      </w:r>
      <w:r>
        <w:rPr>
          <w:rFonts w:eastAsia="宋体;SimSun"/>
        </w:rPr>
        <w:t>MP R</w:t>
      </w:r>
      <w:r>
        <w:rPr/>
        <w:t xml:space="preserve">emote UE is using N3C, this step is skipped. </w:t>
      </w:r>
    </w:p>
    <w:p>
      <w:pPr>
        <w:pStyle w:val="B1"/>
        <w:rPr/>
      </w:pPr>
      <w:r>
        <w:rPr/>
        <w:t>9.</w:t>
        <w:tab/>
        <w:t xml:space="preserve">The </w:t>
      </w:r>
      <w:r>
        <w:rPr>
          <w:rFonts w:eastAsia="宋体;SimSun"/>
        </w:rPr>
        <w:t>MP R</w:t>
      </w:r>
      <w:r>
        <w:rPr/>
        <w:t xml:space="preserve">emote UE sends the </w:t>
      </w:r>
      <w:r>
        <w:rPr>
          <w:i/>
          <w:iCs/>
        </w:rPr>
        <w:t>RRCReconfigurationComplete</w:t>
      </w:r>
      <w:r>
        <w:rPr/>
        <w:t xml:space="preserve"> message to the gNB-DU via direct path </w:t>
      </w:r>
      <w:r>
        <w:rPr>
          <w:rFonts w:eastAsia="宋体;SimSun"/>
        </w:rPr>
        <w:t>to complete the indirect path addition procedure</w:t>
      </w:r>
      <w:r>
        <w:rPr/>
        <w:t>.</w:t>
      </w:r>
    </w:p>
    <w:p>
      <w:pPr>
        <w:pStyle w:val="B1"/>
        <w:rPr/>
      </w:pPr>
      <w:r>
        <w:rPr>
          <w:rFonts w:eastAsia="宋体;SimSun"/>
        </w:rPr>
        <w:t>9a</w:t>
      </w:r>
      <w:r>
        <w:rPr/>
        <w:t>.</w:t>
        <w:tab/>
      </w:r>
      <w:r>
        <w:rPr>
          <w:rFonts w:eastAsia="宋体;SimSun"/>
        </w:rPr>
        <w:t xml:space="preserve">In case the SRB1 with duplication is configured, the </w:t>
      </w:r>
      <w:r>
        <w:rPr>
          <w:rFonts w:eastAsia="宋体;SimSun"/>
          <w:i/>
          <w:iCs/>
        </w:rPr>
        <w:t>RRCReconfigurationComplete</w:t>
      </w:r>
      <w:r>
        <w:rPr>
          <w:rFonts w:eastAsia="宋体;SimSun"/>
        </w:rPr>
        <w:t xml:space="preserve"> message is also sent to the gNB-DU via indirect path</w:t>
      </w:r>
      <w:r>
        <w:rPr/>
        <w:t>.</w:t>
      </w:r>
    </w:p>
    <w:p>
      <w:pPr>
        <w:pStyle w:val="NO"/>
        <w:rPr/>
      </w:pPr>
      <w:r>
        <w:rPr>
          <w:rFonts w:eastAsia="Batang;Arial Unicode MS"/>
          <w:lang w:eastAsia="zh-CN"/>
        </w:rPr>
        <w:t xml:space="preserve">NOTE: </w:t>
        <w:tab/>
      </w:r>
      <w:r>
        <w:rPr>
          <w:rFonts w:eastAsia="Batang;Arial Unicode MS"/>
        </w:rPr>
        <w:t xml:space="preserve">In the case that the </w:t>
      </w:r>
      <w:r>
        <w:rPr>
          <w:rFonts w:eastAsia="宋体;SimSun"/>
        </w:rPr>
        <w:t>target</w:t>
      </w:r>
      <w:r>
        <w:rPr>
          <w:rFonts w:eastAsia="Batang;Arial Unicode MS"/>
        </w:rPr>
        <w:t xml:space="preserve"> MP Relay UE for indirect path addition is in RRC_IDLE/INACTIVE state, how the MP Remote UE triggers the MP Relay UE to be in RRC_CONNECTED state is specified in TS 38.300 [2].</w:t>
      </w:r>
    </w:p>
    <w:p>
      <w:pPr>
        <w:pStyle w:val="B1"/>
        <w:rPr/>
      </w:pPr>
      <w:r>
        <w:rPr/>
        <w:t>10/10a.</w:t>
        <w:tab/>
        <w:t xml:space="preserve">The gNB-DU sends the UL RRC MESSAGE TRANSFER message to gNB-CU by including the </w:t>
      </w:r>
      <w:r>
        <w:rPr>
          <w:i/>
          <w:iCs/>
        </w:rPr>
        <w:t>RRCReconfigurationComplete</w:t>
      </w:r>
      <w:r>
        <w:rPr/>
        <w:t xml:space="preserve"> message.</w:t>
      </w:r>
    </w:p>
    <w:p>
      <w:pPr>
        <w:pStyle w:val="Normal"/>
        <w:spacing w:before="280" w:after="280"/>
        <w:rPr>
          <w:rFonts w:eastAsia="宋体;SimSun"/>
          <w:lang w:eastAsia="zh-CN"/>
        </w:rPr>
      </w:pPr>
      <w:r>
        <w:rPr>
          <w:rFonts w:eastAsia="宋体;SimSun"/>
          <w:lang w:eastAsia="zh-CN"/>
        </w:rPr>
      </w:r>
    </w:p>
    <w:sectPr>
      <w:headerReference w:type="default" r:id="rId8"/>
      <w:type w:val="nextPage"/>
      <w:pgSz w:w="11906" w:h="16838"/>
      <w:pgMar w:left="1134" w:right="1134" w:gutter="0" w:header="680" w:top="1418" w:footer="0" w:bottom="1134"/>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ZapfDingbats">
    <w:altName w:val="Segoe Print"/>
    <w:charset w:val="00" w:characterSet="windows-1252"/>
    <w:family w:val="auto"/>
    <w:pitch w:val="default"/>
  </w:font>
  <w:font w:name="Tahoma">
    <w:charset w:val="00" w:characterSet="windows-1252"/>
    <w:family w:val="swiss"/>
    <w:pitch w:val="variable"/>
  </w:font>
  <w:font w:name="Cambria">
    <w:charset w:val="00" w:characterSet="windows-1252"/>
    <w:family w:val="roman"/>
    <w:pitch w:val="variable"/>
  </w:font>
  <w:font w:name="Liberation Sans">
    <w:altName w:val="Arial"/>
    <w:charset w:val="01" w:characterSet="utf-8"/>
    <w:family w:val="swiss"/>
    <w:pitch w:val="variable"/>
  </w:font>
  <w:font w:name="MS LineDraw">
    <w:charset w:val="02"/>
    <w:family w:val="modern"/>
    <w:pitch w:val="default"/>
  </w:font>
  <w:font w:name="Times">
    <w:altName w:val="Times New Roman"/>
    <w:charset w:val="00" w:characterSet="windows-1252"/>
    <w:family w:val="roman"/>
    <w:pitch w:val="default"/>
  </w:font>
  <w:font w:name="Monotype Sorts">
    <w:altName w:val="Segoe UI Symbol"/>
    <w:charset w:val="00" w:characterSet="windows-1252"/>
    <w:family w:val="auto"/>
    <w:pitch w:val="variable"/>
  </w:font>
  <w:font w:name="宋体">
    <w:altName w:val="SimSun"/>
    <w:charset w:val="86"/>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284"/>
        <w:tab w:val="right" w:pos="9639" w:leader="none"/>
      </w:tabs>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37"/>
        </w:tabs>
        <w:ind w:start="737" w:hanging="453"/>
      </w:pPr>
      <w:rPr>
        <w:rFonts w:ascii="Symbol" w:hAnsi="Symbol" w:cs="Symbol" w:hint="default"/>
        <w:color w:val="000000"/>
      </w:rPr>
    </w:lvl>
  </w:abstractNum>
  <w:abstractNum w:abstractNumId="3">
    <w:lvl w:ilvl="0">
      <w:start w:val="1"/>
      <w:numFmt w:val="decimal"/>
      <w:lvlText w:val="Proposal %1:"/>
      <w:lvlJc w:val="start"/>
      <w:pPr>
        <w:tabs>
          <w:tab w:val="num" w:pos="0"/>
        </w:tabs>
        <w:ind w:start="720" w:hanging="360"/>
      </w:pPr>
    </w:lvl>
  </w:abstractNum>
  <w:abstractNum w:abstractNumId="4">
    <w:lvl w:ilvl="0">
      <w:start w:val="1"/>
      <w:numFmt w:val="decimal"/>
      <w:lvlText w:val="%1."/>
      <w:lvlJc w:val="start"/>
      <w:pPr>
        <w:tabs>
          <w:tab w:val="num" w:pos="840"/>
        </w:tabs>
        <w:ind w:start="1560" w:hanging="720"/>
      </w:pPr>
      <w:rPr>
        <w:rFonts w:ascii="Times New Roman" w:hAnsi="Times New Roman" w:eastAsia="宋体;SimSun" w:cs="Times New Roman"/>
      </w:rPr>
    </w:lvl>
  </w:abstractNum>
  <w:abstractNum w:abstractNumId="5">
    <w:lvl w:ilvl="0">
      <w:start w:val="1"/>
      <w:numFmt w:val="decimal"/>
      <w:lvlText w:val="[%1]"/>
      <w:lvlJc w:val="start"/>
      <w:pPr>
        <w:tabs>
          <w:tab w:val="num" w:pos="567"/>
        </w:tabs>
        <w:ind w:start="567" w:hanging="567"/>
      </w:pPr>
    </w:lvl>
  </w:abstractNum>
  <w:abstractNum w:abstractNumId="6">
    <w:lvl w:ilvl="0">
      <w:start w:val="1"/>
      <w:numFmt w:val="bullet"/>
      <w:lvlText w:val=""/>
      <w:lvlJc w:val="start"/>
      <w:pPr>
        <w:tabs>
          <w:tab w:val="num" w:pos="851"/>
        </w:tabs>
        <w:ind w:start="851" w:hanging="851"/>
      </w:pPr>
      <w:rPr>
        <w:rFonts w:ascii="ZapfDingbats" w:hAnsi="ZapfDingbats" w:cs="ZapfDingbats" w:hint="default"/>
        <w:sz w:val="20"/>
        <w:i w:val="false"/>
        <w:b/>
        <w:szCs w:val="20"/>
        <w:color w:val="70CEF5"/>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9"/>
  <w:defaultTabStop w:val="28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before="0" w:after="180"/>
    </w:pPr>
    <w:rPr>
      <w:rFonts w:ascii="Times New Roman" w:hAnsi="Times New Roman" w:eastAsia="等线"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bidi w:val="0"/>
      <w:spacing w:before="240" w:after="180"/>
      <w:ind w:start="1134" w:hanging="1134"/>
      <w:outlineLvl w:val="0"/>
    </w:pPr>
    <w:rPr>
      <w:rFonts w:ascii="Arial" w:hAnsi="Arial" w:eastAsia="等线"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start="1418" w:hanging="1418"/>
      <w:outlineLvl w:val="3"/>
    </w:pPr>
    <w:rPr>
      <w:sz w:val="24"/>
    </w:rPr>
  </w:style>
  <w:style w:type="paragraph" w:styleId="Heading5">
    <w:name w:val="Heading 5"/>
    <w:basedOn w:val="Heading4"/>
    <w:next w:val="Normal"/>
    <w:qFormat/>
    <w:pPr>
      <w:numPr>
        <w:ilvl w:val="4"/>
        <w:numId w:val="1"/>
      </w:numPr>
      <w:ind w:start="1701" w:hanging="1701"/>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start="0" w:hanging="0"/>
      <w:outlineLvl w:val="7"/>
    </w:pPr>
    <w:rPr/>
  </w:style>
  <w:style w:type="paragraph" w:styleId="Heading9">
    <w:name w:val="Heading 9"/>
    <w:basedOn w:val="Heading8"/>
    <w:next w:val="Normal"/>
    <w:qFormat/>
    <w:pPr>
      <w:numPr>
        <w:ilvl w:val="8"/>
        <w:numId w:val="1"/>
      </w:numPr>
      <w:outlineLvl w:val="8"/>
    </w:pPr>
    <w:rPr/>
  </w:style>
  <w:style w:type="character" w:styleId="WW8Num2z0">
    <w:name w:val="WW8Num2z0"/>
    <w:qFormat/>
    <w:rPr>
      <w:rFonts w:ascii="Symbol" w:hAnsi="Symbol" w:cs="Symbol"/>
      <w:color w:val="000000"/>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4z0">
    <w:name w:val="WW8Num4z0"/>
    <w:qFormat/>
    <w:rPr>
      <w:rFonts w:ascii="Times New Roman" w:hAnsi="Times New Roman" w:eastAsia="宋体;SimSun" w:cs="Times New Roman"/>
    </w:rPr>
  </w:style>
  <w:style w:type="character" w:styleId="WW8Num6z0">
    <w:name w:val="WW8Num6z0"/>
    <w:qFormat/>
    <w:rPr>
      <w:rFonts w:ascii="Wingdings" w:hAnsi="Wingdings" w:eastAsia="Malgun Gothic"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ZapfDingbats;Segoe Print" w:hAnsi="ZapfDingbats;Segoe Print" w:cs="ZapfDingbats;Segoe Print"/>
      <w:b/>
      <w:i w:val="false"/>
      <w:color w:val="70CEF5"/>
      <w:sz w:val="20"/>
      <w:szCs w:val="20"/>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Times New Roman" w:hAnsi="Times New Roman" w:eastAsia="Malgun Gothic" w:cs="Times New Roman"/>
    </w:rPr>
  </w:style>
  <w:style w:type="character" w:styleId="WW8Num8z1">
    <w:name w:val="WW8Num8z1"/>
    <w:qFormat/>
    <w:rPr>
      <w:rFonts w:ascii="Wingdings" w:hAnsi="Wingdings" w:cs="Wingdings"/>
    </w:rPr>
  </w:style>
  <w:style w:type="character" w:styleId="Style5">
    <w:name w:val="默认段落字体"/>
    <w:qFormat/>
    <w:rPr/>
  </w:style>
  <w:style w:type="character" w:styleId="FootnoteCharacters">
    <w:name w:val="Footnote Characters"/>
    <w:qFormat/>
    <w:rPr>
      <w:b/>
      <w:sz w:val="16"/>
      <w:vertAlign w:val="superscript"/>
    </w:rPr>
  </w:style>
  <w:style w:type="character" w:styleId="ZGSM">
    <w:name w:val="ZGSM"/>
    <w:qFormat/>
    <w:rPr/>
  </w:style>
  <w:style w:type="character" w:styleId="InternetLink">
    <w:name w:val="Hyperlink"/>
    <w:rPr>
      <w:color w:val="0000FF"/>
      <w:u w:val="single"/>
    </w:rPr>
  </w:style>
  <w:style w:type="character" w:styleId="Style6">
    <w:name w:val="批注引用"/>
    <w:qFormat/>
    <w:rPr>
      <w:sz w:val="16"/>
    </w:rPr>
  </w:style>
  <w:style w:type="character" w:styleId="VisitedInternetLink">
    <w:name w:val="FollowedHyperlink"/>
    <w:rPr>
      <w:color w:val="800080"/>
      <w:u w:val="single"/>
    </w:rPr>
  </w:style>
  <w:style w:type="character" w:styleId="B1Char">
    <w:name w:val="B1 Char"/>
    <w:qFormat/>
    <w:rPr>
      <w:rFonts w:ascii="Times New Roman" w:hAnsi="Times New Roman" w:cs="Times New Roman"/>
      <w:lang w:val="en-GB"/>
    </w:rPr>
  </w:style>
  <w:style w:type="character" w:styleId="TFZchn">
    <w:name w:val="TF Zchn"/>
    <w:qFormat/>
    <w:rPr>
      <w:rFonts w:ascii="Arial" w:hAnsi="Arial" w:cs="Arial"/>
      <w:b/>
      <w:lang w:val="en-GB"/>
    </w:rPr>
  </w:style>
  <w:style w:type="character" w:styleId="THChar">
    <w:name w:val="TH Char"/>
    <w:qFormat/>
    <w:rPr>
      <w:rFonts w:ascii="Arial" w:hAnsi="Arial" w:cs="Arial"/>
      <w:b/>
      <w:lang w:val="en-GB"/>
    </w:rPr>
  </w:style>
  <w:style w:type="character" w:styleId="Msoins">
    <w:name w:val="msoins"/>
    <w:qFormat/>
    <w:rPr/>
  </w:style>
  <w:style w:type="character" w:styleId="TALChar">
    <w:name w:val="TAL Char"/>
    <w:qFormat/>
    <w:rPr>
      <w:rFonts w:ascii="Arial" w:hAnsi="Arial" w:cs="Arial"/>
      <w:sz w:val="18"/>
      <w:lang w:val="en-GB"/>
    </w:rPr>
  </w:style>
  <w:style w:type="character" w:styleId="Emphasis">
    <w:name w:val="Emphasis"/>
    <w:qFormat/>
    <w:rPr>
      <w:i/>
      <w:iCs/>
    </w:rPr>
  </w:style>
  <w:style w:type="character" w:styleId="TAHChar">
    <w:name w:val="TAH Char"/>
    <w:qFormat/>
    <w:rPr>
      <w:rFonts w:ascii="Arial" w:hAnsi="Arial" w:cs="Arial"/>
      <w:b/>
      <w:sz w:val="18"/>
      <w:lang w:val="en-GB"/>
    </w:rPr>
  </w:style>
  <w:style w:type="character" w:styleId="TACChar">
    <w:name w:val="TAC Char"/>
    <w:qFormat/>
    <w:rPr/>
  </w:style>
  <w:style w:type="character" w:styleId="PLChar">
    <w:name w:val="PL Char"/>
    <w:qFormat/>
    <w:rPr>
      <w:rFonts w:ascii="Courier New" w:hAnsi="Courier New" w:cs="Courier New"/>
      <w:sz w:val="16"/>
      <w:lang w:val="en-GB" w:eastAsia="en-US" w:bidi="ar-SA"/>
    </w:rPr>
  </w:style>
  <w:style w:type="character" w:styleId="EditorsNoteChar">
    <w:name w:val="Editor's Note Char"/>
    <w:qFormat/>
    <w:rPr>
      <w:rFonts w:ascii="Times New Roman" w:hAnsi="Times New Roman" w:cs="Times New Roman"/>
      <w:color w:val="FF0000"/>
      <w:lang w:val="en-GB"/>
    </w:rPr>
  </w:style>
  <w:style w:type="character" w:styleId="StandardZchn">
    <w:name w:val="Standard Zchn"/>
    <w:qFormat/>
    <w:rPr>
      <w:rFonts w:ascii="Times New Roman" w:hAnsi="Times New Roman" w:cs="Times New Roman"/>
      <w:szCs w:val="22"/>
      <w:lang w:val="en-GB"/>
    </w:rPr>
  </w:style>
  <w:style w:type="character" w:styleId="Char">
    <w:name w:val="正文文本 Char"/>
    <w:qFormat/>
    <w:rPr>
      <w:rFonts w:ascii="Times New Roman" w:hAnsi="Times New Roman" w:cs="Times New Roman"/>
    </w:rPr>
  </w:style>
  <w:style w:type="character" w:styleId="TALCar">
    <w:name w:val="TAL Car"/>
    <w:qFormat/>
    <w:rPr>
      <w:rFonts w:ascii="Arial" w:hAnsi="Arial" w:cs="Arial"/>
      <w:sz w:val="18"/>
      <w:lang w:val="en-GB" w:bidi="ar-SA"/>
    </w:rPr>
  </w:style>
  <w:style w:type="character" w:styleId="Msoins1">
    <w:name w:val="msoins1"/>
    <w:qFormat/>
    <w:rPr/>
  </w:style>
  <w:style w:type="character" w:styleId="TFChar">
    <w:name w:val="TF Char"/>
    <w:qFormat/>
    <w:rPr>
      <w:rFonts w:ascii="Arial" w:hAnsi="Arial" w:eastAsia="宋体;SimSun" w:cs="Arial"/>
      <w:b/>
      <w:lang w:val="en-GB" w:bidi="ar-SA"/>
    </w:rPr>
  </w:style>
  <w:style w:type="character" w:styleId="Char1">
    <w:name w:val="批注文字 Char"/>
    <w:qFormat/>
    <w:rPr>
      <w:rFonts w:ascii="Times New Roman" w:hAnsi="Times New Roman" w:cs="Times New Roman"/>
      <w:lang w:val="en-GB"/>
    </w:rPr>
  </w:style>
  <w:style w:type="character" w:styleId="TALLeft100cmCharChar">
    <w:name w:val="TAL + Left:  1;00 cm Char Char"/>
    <w:qFormat/>
    <w:rPr>
      <w:rFonts w:ascii="Arial" w:hAnsi="Arial" w:cs="Arial"/>
      <w:sz w:val="18"/>
      <w:lang w:val="en-GB"/>
    </w:rPr>
  </w:style>
  <w:style w:type="character" w:styleId="B1Zchn">
    <w:name w:val="B1 Zchn"/>
    <w:qFormat/>
    <w:rPr>
      <w:lang w:val="en-GB" w:bidi="ar-SA"/>
    </w:rPr>
  </w:style>
  <w:style w:type="character" w:styleId="Char2">
    <w:name w:val="文档结构图 Char"/>
    <w:qFormat/>
    <w:rPr>
      <w:rFonts w:ascii="Tahoma" w:hAnsi="Tahoma" w:cs="Tahoma"/>
      <w:shd w:fill="000080" w:val="clear"/>
      <w:lang w:val="en-GB"/>
    </w:rPr>
  </w:style>
  <w:style w:type="character" w:styleId="TAHCar">
    <w:name w:val="TAH Car"/>
    <w:qFormat/>
    <w:rPr>
      <w:rFonts w:ascii="Arial" w:hAnsi="Arial" w:cs="Arial"/>
      <w:b/>
      <w:sz w:val="18"/>
      <w:lang w:val="en-GB"/>
    </w:rPr>
  </w:style>
  <w:style w:type="character" w:styleId="Heading3Char">
    <w:name w:val="Heading 3 Char"/>
    <w:qFormat/>
    <w:rPr>
      <w:rFonts w:ascii="Arial" w:hAnsi="Arial" w:eastAsia="宋体;SimSun" w:cs="Arial"/>
      <w:color w:val="0000FF"/>
      <w:kern w:val="2"/>
      <w:sz w:val="28"/>
      <w:lang w:val="en-GB" w:bidi="ar-SA"/>
    </w:rPr>
  </w:style>
  <w:style w:type="character" w:styleId="NOChar">
    <w:name w:val="NO Char"/>
    <w:qFormat/>
    <w:rPr>
      <w:rFonts w:ascii="Arial" w:hAnsi="Arial" w:eastAsia="宋体;SimSun" w:cs="Arial"/>
      <w:color w:val="0000FF"/>
      <w:kern w:val="2"/>
      <w:lang w:val="en-GB" w:bidi="ar-SA"/>
    </w:rPr>
  </w:style>
  <w:style w:type="character" w:styleId="B2Char">
    <w:name w:val="B2 Char"/>
    <w:qFormat/>
    <w:rPr>
      <w:rFonts w:ascii="Arial" w:hAnsi="Arial" w:eastAsia="宋体;SimSun" w:cs="Arial"/>
      <w:color w:val="0000FF"/>
      <w:kern w:val="2"/>
      <w:lang w:val="en-GB" w:bidi="ar-SA"/>
    </w:rPr>
  </w:style>
  <w:style w:type="character" w:styleId="Char3">
    <w:name w:val="纯文本 Char"/>
    <w:qFormat/>
    <w:rPr>
      <w:rFonts w:ascii="Courier New" w:hAnsi="Courier New" w:eastAsia="MS Mincho;MS Gothic" w:cs="Courier New"/>
      <w:lang w:val="nb-NO"/>
    </w:rPr>
  </w:style>
  <w:style w:type="character" w:styleId="Char4">
    <w:name w:val="正文文本缩进 Char"/>
    <w:qFormat/>
    <w:rPr>
      <w:rFonts w:ascii="Times New Roman" w:hAnsi="Times New Roman" w:eastAsia="MS Mincho;MS Gothic" w:cs="Times New Roman"/>
      <w:lang w:val="en-GB"/>
    </w:rPr>
  </w:style>
  <w:style w:type="character" w:styleId="QuotationZchn">
    <w:name w:val="Quotation Zchn"/>
    <w:qFormat/>
    <w:rPr>
      <w:rFonts w:ascii="Arial" w:hAnsi="Arial" w:eastAsia="宋体;SimSun" w:cs="Arial"/>
      <w:color w:val="0000FF"/>
      <w:kern w:val="2"/>
      <w:szCs w:val="22"/>
      <w:lang w:val="en-GB" w:bidi="ar-SA"/>
    </w:rPr>
  </w:style>
  <w:style w:type="character" w:styleId="EditorsNoteZchn">
    <w:name w:val="Editor's Note Zchn"/>
    <w:qFormat/>
    <w:rPr>
      <w:rFonts w:ascii="Arial" w:hAnsi="Arial" w:eastAsia="宋体;SimSun" w:cs="Arial"/>
      <w:color w:val="FF0000"/>
      <w:kern w:val="2"/>
      <w:lang w:val="en-GB" w:bidi="ar-SA"/>
    </w:rPr>
  </w:style>
  <w:style w:type="character" w:styleId="2Char">
    <w:name w:val="标题 2 Char"/>
    <w:qFormat/>
    <w:rPr>
      <w:rFonts w:ascii="Arial" w:hAnsi="Arial" w:cs="Arial"/>
      <w:sz w:val="32"/>
      <w:lang w:val="en-GB"/>
    </w:rPr>
  </w:style>
  <w:style w:type="character" w:styleId="3Char">
    <w:name w:val="标题 3 Char"/>
    <w:qFormat/>
    <w:rPr>
      <w:rFonts w:ascii="Arial" w:hAnsi="Arial" w:cs="Arial"/>
      <w:sz w:val="28"/>
      <w:lang w:val="en-GB"/>
    </w:rPr>
  </w:style>
  <w:style w:type="character" w:styleId="Head2AChar">
    <w:name w:val="Head2A Char"/>
    <w:qFormat/>
    <w:rPr>
      <w:rFonts w:ascii="Arial" w:hAnsi="Arial" w:eastAsia="MS Mincho;MS Gothic" w:cs="Arial"/>
      <w:color w:val="0000FF"/>
      <w:kern w:val="2"/>
      <w:sz w:val="32"/>
      <w:lang w:val="en-GB" w:bidi="ar-SA"/>
    </w:rPr>
  </w:style>
  <w:style w:type="character" w:styleId="CharChar">
    <w:name w:val="Char Char"/>
    <w:qFormat/>
    <w:rPr>
      <w:rFonts w:ascii="Arial" w:hAnsi="Arial" w:eastAsia="MS Mincho;MS Gothic" w:cs="Arial"/>
      <w:color w:val="0000FF"/>
      <w:kern w:val="2"/>
      <w:lang w:val="en-GB" w:bidi="ar-SA"/>
    </w:rPr>
  </w:style>
  <w:style w:type="character" w:styleId="B1Char1">
    <w:name w:val="B1 Char1"/>
    <w:qFormat/>
    <w:rPr>
      <w:rFonts w:ascii="Arial" w:hAnsi="Arial" w:eastAsia="宋体;SimSun" w:cs="Arial"/>
      <w:color w:val="0000FF"/>
      <w:kern w:val="2"/>
      <w:lang w:val="en-GB" w:bidi="ar-SA"/>
    </w:rPr>
  </w:style>
  <w:style w:type="character" w:styleId="Msoins0">
    <w:name w:val="msoins0"/>
    <w:qFormat/>
    <w:rPr>
      <w:rFonts w:ascii="Arial" w:hAnsi="Arial" w:eastAsia="宋体;SimSun" w:cs="Arial"/>
      <w:color w:val="0000FF"/>
      <w:kern w:val="2"/>
      <w:lang w:val="en-US" w:eastAsia="zh-CN" w:bidi="ar-SA"/>
    </w:rPr>
  </w:style>
  <w:style w:type="character" w:styleId="StrongEmphasis">
    <w:name w:val="Strong Emphasis"/>
    <w:qFormat/>
    <w:rPr>
      <w:rFonts w:ascii="Arial" w:hAnsi="Arial" w:eastAsia="宋体;SimSun" w:cs="Arial"/>
      <w:b/>
      <w:bCs/>
      <w:color w:val="0000FF"/>
      <w:kern w:val="2"/>
      <w:lang w:val="en-US" w:eastAsia="zh-CN" w:bidi="ar-SA"/>
    </w:rPr>
  </w:style>
  <w:style w:type="character" w:styleId="Doctext2Char">
    <w:name w:val="Doc-text2 Char"/>
    <w:qFormat/>
    <w:rPr>
      <w:rFonts w:ascii="Arial" w:hAnsi="Arial" w:eastAsia="宋体;SimSun" w:cs="Arial"/>
      <w:color w:val="0000FF"/>
      <w:kern w:val="2"/>
      <w:lang w:eastAsia="zh-CN"/>
    </w:rPr>
  </w:style>
  <w:style w:type="character" w:styleId="TFleftCharChar">
    <w:name w:val="TF;left Char Char"/>
    <w:qFormat/>
    <w:rPr>
      <w:rFonts w:ascii="Arial" w:hAnsi="Arial" w:eastAsia="宋体;SimSun" w:cs="Arial"/>
      <w:b/>
      <w:color w:val="0000FF"/>
      <w:kern w:val="2"/>
      <w:lang w:val="en-GB" w:bidi="ar-SA"/>
    </w:rPr>
  </w:style>
  <w:style w:type="character" w:styleId="CharChar2">
    <w:name w:val="Char Char2"/>
    <w:qFormat/>
    <w:rPr>
      <w:rFonts w:ascii="Times New Roman" w:hAnsi="Times New Roman" w:eastAsia="MS Mincho;MS Gothic" w:cs="Times New Roman"/>
      <w:lang w:val="en-GB"/>
    </w:rPr>
  </w:style>
  <w:style w:type="character" w:styleId="H6Char">
    <w:name w:val="H6 Char"/>
    <w:qFormat/>
    <w:rPr>
      <w:rFonts w:ascii="Arial" w:hAnsi="Arial" w:cs="Arial"/>
      <w:lang w:val="en-GB"/>
    </w:rPr>
  </w:style>
  <w:style w:type="character" w:styleId="EXChar">
    <w:name w:val="EX Char"/>
    <w:qFormat/>
    <w:rPr>
      <w:rFonts w:ascii="Times New Roman" w:hAnsi="Times New Roman" w:cs="Times New Roman"/>
      <w:lang w:val="en-GB"/>
    </w:rPr>
  </w:style>
  <w:style w:type="character" w:styleId="B2Car">
    <w:name w:val="B2 Car"/>
    <w:qFormat/>
    <w:rPr>
      <w:rFonts w:ascii="Times New Roman" w:hAnsi="Times New Roman" w:cs="Times New Roman"/>
      <w:lang w:val="en-GB"/>
    </w:rPr>
  </w:style>
  <w:style w:type="character" w:styleId="B3Char">
    <w:name w:val="B3 Char"/>
    <w:qFormat/>
    <w:rPr>
      <w:rFonts w:ascii="Times New Roman" w:hAnsi="Times New Roman" w:cs="Times New Roman"/>
      <w:lang w:val="en-GB"/>
    </w:rPr>
  </w:style>
  <w:style w:type="character" w:styleId="Style7">
    <w:name w:val="首标题"/>
    <w:qFormat/>
    <w:rPr>
      <w:rFonts w:ascii="Arial" w:hAnsi="Arial" w:eastAsia="宋体;SimSun" w:cs="Arial"/>
      <w:sz w:val="24"/>
      <w:lang w:val="en-US" w:eastAsia="zh-CN" w:bidi="ar-SA"/>
    </w:rPr>
  </w:style>
  <w:style w:type="character" w:styleId="Char5">
    <w:name w:val="页眉 Char"/>
    <w:qFormat/>
    <w:rPr>
      <w:rFonts w:ascii="Arial" w:hAnsi="Arial" w:cs="Arial"/>
      <w:b/>
      <w:sz w:val="18"/>
      <w:lang w:val="en-GB" w:eastAsia="en-US" w:bidi="ar-SA"/>
    </w:rPr>
  </w:style>
  <w:style w:type="character" w:styleId="CRCoverPageZchn">
    <w:name w:val="CR Cover Page Zchn"/>
    <w:qFormat/>
    <w:rPr>
      <w:rFonts w:ascii="Arial" w:hAnsi="Arial" w:cs="Arial"/>
      <w:lang w:val="en-GB"/>
    </w:rPr>
  </w:style>
  <w:style w:type="character" w:styleId="Char6">
    <w:name w:val="批注框文本 Char"/>
    <w:qFormat/>
    <w:rPr>
      <w:rFonts w:ascii="Tahoma" w:hAnsi="Tahoma" w:cs="Tahoma"/>
      <w:sz w:val="16"/>
      <w:szCs w:val="16"/>
      <w:lang w:val="en-GB"/>
    </w:rPr>
  </w:style>
  <w:style w:type="character" w:styleId="Char7">
    <w:name w:val="批注主题 Char"/>
    <w:qFormat/>
    <w:rPr>
      <w:rFonts w:ascii="Times New Roman" w:hAnsi="Times New Roman" w:cs="Times New Roman"/>
      <w:b/>
      <w:bCs/>
      <w:lang w:val="en-GB"/>
    </w:rPr>
  </w:style>
  <w:style w:type="character" w:styleId="Char8">
    <w:name w:val="脚注文本 Char"/>
    <w:qFormat/>
    <w:rPr>
      <w:rFonts w:ascii="Times New Roman" w:hAnsi="Times New Roman" w:cs="Times New Roman"/>
      <w:sz w:val="16"/>
      <w:lang w:val="en-GB"/>
    </w:rPr>
  </w:style>
  <w:style w:type="character" w:styleId="Char9">
    <w:name w:val="页脚 Char"/>
    <w:qFormat/>
    <w:rPr>
      <w:rFonts w:ascii="Arial" w:hAnsi="Arial" w:cs="Arial"/>
      <w:b/>
      <w:i/>
      <w:sz w:val="18"/>
      <w:lang w:val="en-GB" w:eastAsia="en-US"/>
    </w:rPr>
  </w:style>
  <w:style w:type="character" w:styleId="HTMLChar">
    <w:name w:val="HTML 预设格式 Char"/>
    <w:qFormat/>
    <w:rPr>
      <w:rFonts w:ascii="Courier New" w:hAnsi="Courier New" w:eastAsia="Times New Roman" w:cs="Courier New"/>
      <w:lang w:val="en-US"/>
    </w:rPr>
  </w:style>
  <w:style w:type="character" w:styleId="UnresolvedMention3">
    <w:name w:val="Unresolved Mention3"/>
    <w:qFormat/>
    <w:rPr>
      <w:color w:val="808080"/>
      <w:shd w:fill="E6E6E6" w:val="clear"/>
    </w:rPr>
  </w:style>
  <w:style w:type="character" w:styleId="1Char">
    <w:name w:val="标题 1 Char"/>
    <w:qFormat/>
    <w:rPr>
      <w:rFonts w:ascii="Arial" w:hAnsi="Arial" w:cs="Arial"/>
      <w:sz w:val="36"/>
      <w:lang w:val="en-GB"/>
    </w:rPr>
  </w:style>
  <w:style w:type="character" w:styleId="4Char">
    <w:name w:val="标题 4 Char"/>
    <w:qFormat/>
    <w:rPr>
      <w:rFonts w:ascii="Arial" w:hAnsi="Arial" w:cs="Arial"/>
      <w:sz w:val="24"/>
      <w:lang w:val="en-GB"/>
    </w:rPr>
  </w:style>
  <w:style w:type="character" w:styleId="5Char">
    <w:name w:val="标题 5 Char"/>
    <w:qFormat/>
    <w:rPr>
      <w:rFonts w:ascii="Arial" w:hAnsi="Arial" w:cs="Arial"/>
      <w:sz w:val="22"/>
      <w:lang w:val="en-GB"/>
    </w:rPr>
  </w:style>
  <w:style w:type="character" w:styleId="NOZchn">
    <w:name w:val="NO Zchn"/>
    <w:qFormat/>
    <w:rPr>
      <w:rFonts w:ascii="Times New Roman" w:hAnsi="Times New Roman" w:cs="Times New Roman"/>
      <w:lang w:val="en-GB"/>
    </w:rPr>
  </w:style>
  <w:style w:type="character" w:styleId="Char10">
    <w:name w:val="列出段落 Char"/>
    <w:qFormat/>
    <w:rPr>
      <w:rFonts w:ascii="Times New Roman" w:hAnsi="Times New Roman" w:cs="Times New Roman"/>
      <w:lang w:val="en-GB"/>
    </w:rPr>
  </w:style>
  <w:style w:type="character" w:styleId="B4Char">
    <w:name w:val="B4 Char"/>
    <w:qFormat/>
    <w:rPr>
      <w:rFonts w:ascii="Times New Roman" w:hAnsi="Times New Roman" w:cs="Times New Roman"/>
      <w:lang w:val="en-GB"/>
    </w:rPr>
  </w:style>
  <w:style w:type="character" w:styleId="UnresolvedMention1">
    <w:name w:val="Unresolved Mention1"/>
    <w:qFormat/>
    <w:rPr>
      <w:color w:val="808080"/>
      <w:shd w:fill="E6E6E6" w:val="clear"/>
    </w:rPr>
  </w:style>
  <w:style w:type="character" w:styleId="6Char">
    <w:name w:val="标题 6 Char"/>
    <w:qFormat/>
    <w:rPr>
      <w:rFonts w:ascii="Arial" w:hAnsi="Arial" w:cs="Arial"/>
      <w:lang w:val="en-GB"/>
    </w:rPr>
  </w:style>
  <w:style w:type="character" w:styleId="7Char">
    <w:name w:val="标题 7 Char"/>
    <w:qFormat/>
    <w:rPr>
      <w:rFonts w:ascii="Arial" w:hAnsi="Arial" w:cs="Arial"/>
      <w:lang w:val="en-GB"/>
    </w:rPr>
  </w:style>
  <w:style w:type="character" w:styleId="8Char">
    <w:name w:val="标题 8 Char"/>
    <w:qFormat/>
    <w:rPr>
      <w:rFonts w:ascii="Arial" w:hAnsi="Arial" w:cs="Arial"/>
      <w:sz w:val="36"/>
      <w:lang w:val="en-GB"/>
    </w:rPr>
  </w:style>
  <w:style w:type="character" w:styleId="9Char">
    <w:name w:val="标题 9 Char"/>
    <w:qFormat/>
    <w:rPr>
      <w:rFonts w:ascii="Arial" w:hAnsi="Arial" w:cs="Arial"/>
      <w:sz w:val="36"/>
      <w:lang w:val="en-GB"/>
    </w:rPr>
  </w:style>
  <w:style w:type="character" w:styleId="UnresolvedMention2">
    <w:name w:val="Unresolved Mention2"/>
    <w:qFormat/>
    <w:rPr>
      <w:color w:val="808080"/>
      <w:shd w:fill="E6E6E6" w:val="clear"/>
    </w:rPr>
  </w:style>
  <w:style w:type="character" w:styleId="B1Car">
    <w:name w:val="B1+ Car"/>
    <w:qFormat/>
    <w:rPr>
      <w:rFonts w:ascii="Times New Roman" w:hAnsi="Times New Roman" w:eastAsia="Times New Roman" w:cs="Times New Roman"/>
      <w:lang w:val="en-GB" w:eastAsia="ko-KR"/>
    </w:rPr>
  </w:style>
  <w:style w:type="character" w:styleId="IvDInstructiontextChar">
    <w:name w:val="IvD Instructiontext Char"/>
    <w:qFormat/>
    <w:rPr>
      <w:rFonts w:ascii="Arial" w:hAnsi="Arial" w:eastAsia="Batang;Arial Unicode MS" w:cs="Arial"/>
      <w:i/>
      <w:color w:val="7F7F7F"/>
      <w:spacing w:val="2"/>
      <w:sz w:val="18"/>
      <w:szCs w:val="18"/>
    </w:rPr>
  </w:style>
  <w:style w:type="character" w:styleId="IvDbodytextChar">
    <w:name w:val="IvD bodytext Char"/>
    <w:qFormat/>
    <w:rPr>
      <w:rFonts w:ascii="Arial" w:hAnsi="Arial" w:eastAsia="Batang;Arial Unicode MS" w:cs="Arial"/>
      <w:spacing w:val="2"/>
    </w:rPr>
  </w:style>
  <w:style w:type="character" w:styleId="PageNumber">
    <w:name w:val="Page Number"/>
    <w:rPr/>
  </w:style>
  <w:style w:type="character" w:styleId="LineNumbering">
    <w:name w:val="Line Numbering"/>
    <w:rPr/>
  </w:style>
  <w:style w:type="character" w:styleId="3GPPHeaderChar">
    <w:name w:val="3GPP_Header Char"/>
    <w:qFormat/>
    <w:rPr>
      <w:rFonts w:ascii="Arial" w:hAnsi="Arial" w:cs="Arial"/>
      <w:b/>
      <w:sz w:val="24"/>
      <w:lang w:val="en-GB" w:eastAsia="zh-CN"/>
    </w:rPr>
  </w:style>
  <w:style w:type="character" w:styleId="Char11">
    <w:name w:val="列表 Char"/>
    <w:qFormat/>
    <w:rPr>
      <w:rFonts w:ascii="Times New Roman" w:hAnsi="Times New Roman" w:cs="Times New Roman"/>
      <w:lang w:val="en-GB"/>
    </w:rPr>
  </w:style>
  <w:style w:type="character" w:styleId="ProposalChar">
    <w:name w:val="Proposal Char"/>
    <w:qFormat/>
    <w:rPr>
      <w:rFonts w:ascii="Times New Roman" w:hAnsi="Times New Roman" w:eastAsia="Times New Roman" w:cs="Times New Roman"/>
      <w:b/>
      <w:lang w:val="en-GB"/>
    </w:rPr>
  </w:style>
  <w:style w:type="character" w:styleId="ProposallistChar">
    <w:name w:val="Proposal list Char"/>
    <w:qFormat/>
    <w:rPr>
      <w:rFonts w:ascii="Times New Roman" w:hAnsi="Times New Roman" w:eastAsia="Times New Roman" w:cs="Times New Roman"/>
      <w:b/>
      <w:lang w:val="en-GB"/>
    </w:rPr>
  </w:style>
  <w:style w:type="character" w:styleId="Mention1">
    <w:name w:val="Mention1"/>
    <w:qFormat/>
    <w:rPr>
      <w:color w:val="2B579A"/>
      <w:shd w:fill="E6E6E6" w:val="clear"/>
    </w:rPr>
  </w:style>
  <w:style w:type="character" w:styleId="Char12">
    <w:name w:val="列表项目符号 Char"/>
    <w:qFormat/>
    <w:rPr>
      <w:rFonts w:ascii="Times New Roman" w:hAnsi="Times New Roman" w:cs="Times New Roman"/>
      <w:lang w:val="en-GB"/>
    </w:rPr>
  </w:style>
  <w:style w:type="character" w:styleId="TFChar1">
    <w:name w:val="TF Char1"/>
    <w:qFormat/>
    <w:rPr>
      <w:rFonts w:ascii="Arial" w:hAnsi="Arial" w:cs="Arial"/>
      <w:b/>
      <w:lang w:val="en-GB"/>
    </w:rPr>
  </w:style>
  <w:style w:type="character" w:styleId="1Char1">
    <w:name w:val="标题 1 Char1"/>
    <w:qFormat/>
    <w:rPr>
      <w:rFonts w:eastAsia="Times New Roman"/>
      <w:b/>
      <w:bCs/>
      <w:kern w:val="2"/>
      <w:sz w:val="44"/>
      <w:szCs w:val="44"/>
      <w:lang w:val="en-GB" w:eastAsia="ko-KR"/>
    </w:rPr>
  </w:style>
  <w:style w:type="character" w:styleId="4Char1">
    <w:name w:val="标题 4 Char1"/>
    <w:qFormat/>
    <w:rPr>
      <w:rFonts w:ascii="Cambria" w:hAnsi="Cambria" w:eastAsia="宋体;SimSun" w:cs="Times New Roman"/>
      <w:b/>
      <w:bCs/>
      <w:sz w:val="28"/>
      <w:szCs w:val="28"/>
      <w:lang w:val="en-GB" w:eastAsia="ko-KR"/>
    </w:rPr>
  </w:style>
  <w:style w:type="character" w:styleId="Char13">
    <w:name w:val="页眉 Char1"/>
    <w:qFormat/>
    <w:rPr>
      <w:rFonts w:ascii="Times New Roman" w:hAnsi="Times New Roman" w:eastAsia="Times New Roman" w:cs="Times New Roman"/>
      <w:sz w:val="18"/>
      <w:szCs w:val="18"/>
      <w:lang w:val="en-GB" w:eastAsia="ko-KR"/>
    </w:rPr>
  </w:style>
  <w:style w:type="character" w:styleId="1">
    <w:name w:val="标题 1 字符"/>
    <w:qFormat/>
    <w:rPr>
      <w:rFonts w:ascii="Arial" w:hAnsi="Arial" w:eastAsia="Times New Roman" w:cs="Arial"/>
      <w:sz w:val="36"/>
      <w:lang w:val="en-GB" w:eastAsia="ko-KR" w:bidi="ar-SA"/>
    </w:rPr>
  </w:style>
  <w:style w:type="character" w:styleId="Uiprovider">
    <w:name w:val="ui-provider"/>
    <w:basedOn w:val="Style5"/>
    <w:qFormat/>
    <w:rPr/>
  </w:style>
  <w:style w:type="character" w:styleId="2Char1">
    <w:name w:val="列表项目符号 2 Char"/>
    <w:qFormat/>
    <w:rPr>
      <w:rFonts w:ascii="Times New Roman" w:hAnsi="Times New Roman" w:cs="Times New Roman"/>
      <w:lang w:val="en-GB"/>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overflowPunct w:val="false"/>
      <w:autoSpaceDE w:val="false"/>
      <w:textAlignment w:val="baseline"/>
    </w:pPr>
    <w:rPr>
      <w:lang w:val="en-US"/>
    </w:rPr>
  </w:style>
  <w:style w:type="paragraph" w:styleId="List">
    <w:name w:val="List"/>
    <w:basedOn w:val="Normal"/>
    <w:pPr>
      <w:ind w:start="568" w:hanging="284"/>
    </w:pPr>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6">
    <w:name w:val="H6"/>
    <w:basedOn w:val="Heading5"/>
    <w:next w:val="Normal"/>
    <w:qFormat/>
    <w:pPr>
      <w:numPr>
        <w:ilvl w:val="0"/>
        <w:numId w:val="0"/>
      </w:numPr>
      <w:ind w:start="1985" w:hanging="1985"/>
      <w:outlineLvl w:val="9"/>
    </w:pPr>
    <w:rPr>
      <w:sz w:val="20"/>
    </w:rPr>
  </w:style>
  <w:style w:type="paragraph" w:styleId="Contents1">
    <w:name w:val="TOC 1"/>
    <w:pPr>
      <w:keepNext w:val="true"/>
      <w:keepLines/>
      <w:widowControl w:val="false"/>
      <w:tabs>
        <w:tab w:val="clear" w:pos="284"/>
        <w:tab w:val="right" w:pos="9639" w:leader="dot"/>
      </w:tabs>
      <w:bidi w:val="0"/>
      <w:spacing w:before="120" w:after="0"/>
      <w:ind w:start="567" w:end="425" w:hanging="567"/>
    </w:pPr>
    <w:rPr>
      <w:rFonts w:ascii="Times New Roman" w:hAnsi="Times New Roman" w:eastAsia="等线" w:cs="Times New Roman"/>
      <w:color w:val="auto"/>
      <w:sz w:val="22"/>
      <w:szCs w:val="20"/>
      <w:lang w:val="en-GB" w:eastAsia="en-US" w:bidi="ar-SA"/>
    </w:rPr>
  </w:style>
  <w:style w:type="paragraph" w:styleId="Contents8">
    <w:name w:val="TOC 8"/>
    <w:basedOn w:val="Contents1"/>
    <w:pPr>
      <w:spacing w:before="180" w:after="0"/>
      <w:ind w:start="2693" w:end="425" w:hanging="2693"/>
    </w:pPr>
    <w:rPr>
      <w:b/>
    </w:rPr>
  </w:style>
  <w:style w:type="paragraph" w:styleId="ZT">
    <w:name w:val="ZT"/>
    <w:qFormat/>
    <w:pPr>
      <w:widowControl w:val="false"/>
      <w:bidi w:val="0"/>
      <w:spacing w:lineRule="atLeast" w:line="240"/>
      <w:jc w:val="end"/>
    </w:pPr>
    <w:rPr>
      <w:rFonts w:ascii="Arial" w:hAnsi="Arial" w:eastAsia="等线" w:cs="Arial"/>
      <w:b/>
      <w:color w:val="auto"/>
      <w:sz w:val="34"/>
      <w:szCs w:val="20"/>
      <w:lang w:val="en-GB" w:bidi="ar-SA" w:eastAsia="zh-CN"/>
    </w:rPr>
  </w:style>
  <w:style w:type="paragraph" w:styleId="Contents2">
    <w:name w:val="TOC 2"/>
    <w:basedOn w:val="Contents1"/>
    <w:pPr>
      <w:keepNext w:val="false"/>
      <w:spacing w:before="0" w:after="0"/>
      <w:ind w:start="851" w:end="425" w:hanging="851"/>
    </w:pPr>
    <w:rPr>
      <w:sz w:val="20"/>
    </w:rPr>
  </w:style>
  <w:style w:type="paragraph" w:styleId="Contents3">
    <w:name w:val="TOC 3"/>
    <w:basedOn w:val="Contents2"/>
    <w:pPr>
      <w:ind w:start="1134" w:end="425" w:hanging="1134"/>
    </w:pPr>
    <w:rPr/>
  </w:style>
  <w:style w:type="paragraph" w:styleId="Contents4">
    <w:name w:val="TOC 4"/>
    <w:basedOn w:val="Contents3"/>
    <w:pPr>
      <w:ind w:start="1418" w:end="425" w:hanging="1418"/>
    </w:pPr>
    <w:rPr/>
  </w:style>
  <w:style w:type="paragraph" w:styleId="Contents5">
    <w:name w:val="TOC 5"/>
    <w:basedOn w:val="Contents4"/>
    <w:pPr>
      <w:ind w:start="1701" w:end="425" w:hanging="1701"/>
    </w:pPr>
    <w:rPr/>
  </w:style>
  <w:style w:type="paragraph" w:styleId="Index1">
    <w:name w:val="Index 1"/>
    <w:basedOn w:val="Normal"/>
    <w:pPr>
      <w:keepLines/>
      <w:spacing w:before="0" w:after="0"/>
    </w:pPr>
    <w:rPr/>
  </w:style>
  <w:style w:type="paragraph" w:styleId="Index2">
    <w:name w:val="Index 2"/>
    <w:basedOn w:val="Index1"/>
    <w:pPr>
      <w:ind w:start="284" w:hanging="0"/>
    </w:pPr>
    <w:rPr/>
  </w:style>
  <w:style w:type="paragraph" w:styleId="ZH">
    <w:name w:val="ZH"/>
    <w:qFormat/>
    <w:pPr>
      <w:widowControl w:val="false"/>
      <w:bidi w:val="0"/>
    </w:pPr>
    <w:rPr>
      <w:rFonts w:ascii="Arial" w:hAnsi="Arial" w:eastAsia="等线" w:cs="Arial"/>
      <w:color w:val="auto"/>
      <w:sz w:val="20"/>
      <w:szCs w:val="20"/>
      <w:lang w:val="en-GB" w:eastAsia="en-US" w:bidi="ar-SA"/>
    </w:rPr>
  </w:style>
  <w:style w:type="paragraph" w:styleId="TT">
    <w:name w:val="TT"/>
    <w:basedOn w:val="Heading1"/>
    <w:next w:val="Normal"/>
    <w:qFormat/>
    <w:pPr>
      <w:numPr>
        <w:ilvl w:val="0"/>
        <w:numId w:val="0"/>
      </w:numPr>
      <w:ind w:start="1134" w:hanging="1134"/>
      <w:outlineLvl w:val="9"/>
    </w:pPr>
    <w:rPr/>
  </w:style>
  <w:style w:type="paragraph" w:styleId="Style8">
    <w:name w:val="列表编号"/>
    <w:basedOn w:val="List"/>
    <w:qFormat/>
    <w:pPr/>
    <w:rPr/>
  </w:style>
  <w:style w:type="paragraph" w:styleId="2">
    <w:name w:val="列表编号 2"/>
    <w:basedOn w:val="Style8"/>
    <w:qFormat/>
    <w:pPr>
      <w:ind w:start="851" w:hanging="284"/>
    </w:pPr>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bidi w:val="0"/>
    </w:pPr>
    <w:rPr>
      <w:rFonts w:ascii="Arial" w:hAnsi="Arial" w:eastAsia="等线" w:cs="Arial"/>
      <w:b/>
      <w:color w:val="auto"/>
      <w:sz w:val="18"/>
      <w:szCs w:val="20"/>
      <w:lang w:val="en-GB" w:eastAsia="en-US" w:bidi="ar-SA"/>
    </w:rPr>
  </w:style>
  <w:style w:type="paragraph" w:styleId="Footnote">
    <w:name w:val="Footnote Text"/>
    <w:basedOn w:val="Normal"/>
    <w:pPr>
      <w:keepLines/>
      <w:spacing w:before="0" w:after="0"/>
      <w:ind w:start="454" w:hanging="454"/>
    </w:pPr>
    <w:rPr>
      <w:sz w:val="16"/>
    </w:rPr>
  </w:style>
  <w:style w:type="paragraph" w:styleId="TAL">
    <w:name w:val="TAL"/>
    <w:basedOn w:val="Normal"/>
    <w:qFormat/>
    <w:pPr>
      <w:keepNext w:val="true"/>
      <w:keepLines/>
      <w:spacing w:before="0" w:after="0"/>
    </w:pPr>
    <w:rPr>
      <w:rFonts w:ascii="Arial" w:hAnsi="Arial" w:cs="Arial"/>
      <w:sz w:val="18"/>
    </w:rPr>
  </w:style>
  <w:style w:type="paragraph" w:styleId="TAC">
    <w:name w:val="TAC"/>
    <w:basedOn w:val="TAL"/>
    <w:qFormat/>
    <w:pPr>
      <w:jc w:val="center"/>
    </w:pPr>
    <w:rPr/>
  </w:style>
  <w:style w:type="paragraph" w:styleId="TAH">
    <w:name w:val="TAH"/>
    <w:basedOn w:val="TAC"/>
    <w:qFormat/>
    <w:pPr/>
    <w:rPr>
      <w:b/>
    </w:rPr>
  </w:style>
  <w:style w:type="paragraph" w:styleId="TH">
    <w:name w:val="TH"/>
    <w:basedOn w:val="Normal"/>
    <w:qFormat/>
    <w:pPr>
      <w:keepNext w:val="true"/>
      <w:keepLines/>
      <w:spacing w:before="60" w:after="180"/>
      <w:jc w:val="center"/>
    </w:pPr>
    <w:rPr>
      <w:rFonts w:ascii="Arial" w:hAnsi="Arial" w:cs="Arial"/>
      <w:b/>
    </w:rPr>
  </w:style>
  <w:style w:type="paragraph" w:styleId="TF">
    <w:name w:val="TF"/>
    <w:basedOn w:val="TH"/>
    <w:qFormat/>
    <w:pPr>
      <w:keepNext w:val="false"/>
      <w:spacing w:before="0" w:after="240"/>
    </w:pPr>
    <w:rPr/>
  </w:style>
  <w:style w:type="paragraph" w:styleId="NO">
    <w:name w:val="NO"/>
    <w:basedOn w:val="Normal"/>
    <w:qFormat/>
    <w:pPr>
      <w:keepLines/>
      <w:ind w:start="1135" w:hanging="851"/>
    </w:pPr>
    <w:rPr/>
  </w:style>
  <w:style w:type="paragraph" w:styleId="Contents9">
    <w:name w:val="TOC 9"/>
    <w:basedOn w:val="Contents8"/>
    <w:pPr>
      <w:ind w:start="1418" w:end="425" w:hanging="1418"/>
    </w:pPr>
    <w:rPr/>
  </w:style>
  <w:style w:type="paragraph" w:styleId="EX">
    <w:name w:val="EX"/>
    <w:basedOn w:val="Normal"/>
    <w:qFormat/>
    <w:pPr>
      <w:keepLines/>
      <w:ind w:start="1702" w:hanging="1418"/>
    </w:pPr>
    <w:rPr/>
  </w:style>
  <w:style w:type="paragraph" w:styleId="FP">
    <w:name w:val="FP"/>
    <w:basedOn w:val="Normal"/>
    <w:qFormat/>
    <w:pPr>
      <w:spacing w:before="0" w:after="0"/>
    </w:pPr>
    <w:rPr/>
  </w:style>
  <w:style w:type="paragraph" w:styleId="LD">
    <w:name w:val="LD"/>
    <w:qFormat/>
    <w:pPr>
      <w:keepNext w:val="true"/>
      <w:keepLines/>
      <w:widowControl/>
      <w:bidi w:val="0"/>
      <w:spacing w:lineRule="exact" w:line="180"/>
    </w:pPr>
    <w:rPr>
      <w:rFonts w:ascii="MS LineDraw" w:hAnsi="MS LineDraw" w:eastAsia="等线" w:cs="MS LineDraw"/>
      <w:color w:val="auto"/>
      <w:sz w:val="20"/>
      <w:szCs w:val="20"/>
      <w:lang w:val="en-GB" w:eastAsia="en-US" w:bidi="ar-SA"/>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Contents6">
    <w:name w:val="TOC 6"/>
    <w:basedOn w:val="Contents5"/>
    <w:next w:val="Normal"/>
    <w:pPr>
      <w:ind w:start="1985" w:end="425" w:hanging="1985"/>
    </w:pPr>
    <w:rPr/>
  </w:style>
  <w:style w:type="paragraph" w:styleId="Contents7">
    <w:name w:val="TOC 7"/>
    <w:basedOn w:val="Contents6"/>
    <w:next w:val="Normal"/>
    <w:pPr>
      <w:ind w:start="2268" w:end="425" w:hanging="2268"/>
    </w:pPr>
    <w:rPr/>
  </w:style>
  <w:style w:type="paragraph" w:styleId="Style9">
    <w:name w:val="列表项目符号"/>
    <w:basedOn w:val="List"/>
    <w:qFormat/>
    <w:pPr/>
    <w:rPr/>
  </w:style>
  <w:style w:type="paragraph" w:styleId="21">
    <w:name w:val="列表项目符号 2"/>
    <w:basedOn w:val="Style9"/>
    <w:qFormat/>
    <w:pPr>
      <w:ind w:start="851" w:hanging="284"/>
    </w:pPr>
    <w:rPr/>
  </w:style>
  <w:style w:type="paragraph" w:styleId="3">
    <w:name w:val="列表项目符号 3"/>
    <w:basedOn w:val="21"/>
    <w:qFormat/>
    <w:pPr>
      <w:ind w:start="1135" w:hanging="284"/>
    </w:pPr>
    <w:rPr/>
  </w:style>
  <w:style w:type="paragraph" w:styleId="EQ">
    <w:name w:val="EQ"/>
    <w:basedOn w:val="Normal"/>
    <w:next w:val="Normal"/>
    <w:qFormat/>
    <w:pPr>
      <w:keepLines/>
    </w:pPr>
    <w:rPr>
      <w:lang w:val="en-US" w:eastAsia="en-US"/>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bidi w:val="0"/>
    </w:pPr>
    <w:rPr>
      <w:rFonts w:ascii="Courier New" w:hAnsi="Courier New" w:eastAsia="等线" w:cs="Courier New"/>
      <w:color w:val="auto"/>
      <w:sz w:val="16"/>
      <w:szCs w:val="20"/>
      <w:lang w:val="en-GB" w:eastAsia="en-US" w:bidi="ar-SA"/>
    </w:rPr>
  </w:style>
  <w:style w:type="paragraph" w:styleId="TAR">
    <w:name w:val="TAR"/>
    <w:basedOn w:val="TAL"/>
    <w:qFormat/>
    <w:pPr>
      <w:jc w:val="end"/>
    </w:pPr>
    <w:rPr/>
  </w:style>
  <w:style w:type="paragraph" w:styleId="TAN">
    <w:name w:val="TAN"/>
    <w:basedOn w:val="TAL"/>
    <w:qFormat/>
    <w:pPr>
      <w:ind w:start="851" w:hanging="851"/>
    </w:pPr>
    <w:rPr/>
  </w:style>
  <w:style w:type="paragraph" w:styleId="ZA">
    <w:name w:val="ZA"/>
    <w:qFormat/>
    <w:pPr>
      <w:widowControl w:val="false"/>
      <w:pBdr>
        <w:bottom w:val="single" w:sz="12" w:space="1" w:color="000000"/>
      </w:pBdr>
      <w:bidi w:val="0"/>
      <w:jc w:val="end"/>
    </w:pPr>
    <w:rPr>
      <w:rFonts w:ascii="Arial" w:hAnsi="Arial" w:eastAsia="等线" w:cs="Arial"/>
      <w:color w:val="auto"/>
      <w:sz w:val="40"/>
      <w:szCs w:val="20"/>
      <w:lang w:val="en-GB" w:eastAsia="en-US" w:bidi="ar-SA"/>
    </w:rPr>
  </w:style>
  <w:style w:type="paragraph" w:styleId="ZB">
    <w:name w:val="ZB"/>
    <w:qFormat/>
    <w:pPr>
      <w:widowControl w:val="false"/>
      <w:bidi w:val="0"/>
      <w:ind w:end="28" w:hanging="0"/>
      <w:jc w:val="end"/>
    </w:pPr>
    <w:rPr>
      <w:rFonts w:ascii="Arial" w:hAnsi="Arial" w:eastAsia="等线" w:cs="Arial"/>
      <w:i/>
      <w:color w:val="auto"/>
      <w:sz w:val="20"/>
      <w:szCs w:val="20"/>
      <w:lang w:val="en-GB" w:eastAsia="en-US" w:bidi="ar-SA"/>
    </w:rPr>
  </w:style>
  <w:style w:type="paragraph" w:styleId="ZD">
    <w:name w:val="ZD"/>
    <w:qFormat/>
    <w:pPr>
      <w:widowControl w:val="false"/>
      <w:bidi w:val="0"/>
    </w:pPr>
    <w:rPr>
      <w:rFonts w:ascii="Arial" w:hAnsi="Arial" w:eastAsia="等线" w:cs="Arial"/>
      <w:color w:val="auto"/>
      <w:sz w:val="32"/>
      <w:szCs w:val="20"/>
      <w:lang w:val="en-GB" w:eastAsia="en-US" w:bidi="ar-SA"/>
    </w:rPr>
  </w:style>
  <w:style w:type="paragraph" w:styleId="ZU">
    <w:name w:val="ZU"/>
    <w:qFormat/>
    <w:pPr>
      <w:widowControl w:val="false"/>
      <w:pBdr>
        <w:top w:val="single" w:sz="12" w:space="1" w:color="000000"/>
      </w:pBdr>
      <w:bidi w:val="0"/>
      <w:jc w:val="end"/>
    </w:pPr>
    <w:rPr>
      <w:rFonts w:ascii="Arial" w:hAnsi="Arial" w:eastAsia="等线" w:cs="Arial"/>
      <w:color w:val="auto"/>
      <w:sz w:val="20"/>
      <w:szCs w:val="20"/>
      <w:lang w:val="en-GB" w:eastAsia="en-US" w:bidi="ar-SA"/>
    </w:rPr>
  </w:style>
  <w:style w:type="paragraph" w:styleId="ZV">
    <w:name w:val="ZV"/>
    <w:basedOn w:val="ZU"/>
    <w:qFormat/>
    <w:pPr/>
    <w:rPr/>
  </w:style>
  <w:style w:type="paragraph" w:styleId="22">
    <w:name w:val="列表 2"/>
    <w:basedOn w:val="List"/>
    <w:qFormat/>
    <w:pPr>
      <w:ind w:start="851" w:hanging="284"/>
    </w:pPr>
    <w:rPr/>
  </w:style>
  <w:style w:type="paragraph" w:styleId="ZG">
    <w:name w:val="ZG"/>
    <w:qFormat/>
    <w:pPr>
      <w:widowControl w:val="false"/>
      <w:bidi w:val="0"/>
      <w:jc w:val="end"/>
    </w:pPr>
    <w:rPr>
      <w:rFonts w:ascii="Arial" w:hAnsi="Arial" w:eastAsia="等线" w:cs="Arial"/>
      <w:color w:val="auto"/>
      <w:sz w:val="20"/>
      <w:szCs w:val="20"/>
      <w:lang w:val="en-GB" w:eastAsia="en-US" w:bidi="ar-SA"/>
    </w:rPr>
  </w:style>
  <w:style w:type="paragraph" w:styleId="31">
    <w:name w:val="列表 3"/>
    <w:basedOn w:val="22"/>
    <w:qFormat/>
    <w:pPr>
      <w:ind w:start="1135" w:hanging="284"/>
    </w:pPr>
    <w:rPr/>
  </w:style>
  <w:style w:type="paragraph" w:styleId="4">
    <w:name w:val="列表 4"/>
    <w:basedOn w:val="31"/>
    <w:qFormat/>
    <w:pPr>
      <w:ind w:start="1418" w:hanging="284"/>
    </w:pPr>
    <w:rPr/>
  </w:style>
  <w:style w:type="paragraph" w:styleId="5">
    <w:name w:val="列表 5"/>
    <w:basedOn w:val="4"/>
    <w:qFormat/>
    <w:pPr>
      <w:ind w:start="1702" w:hanging="284"/>
    </w:pPr>
    <w:rPr/>
  </w:style>
  <w:style w:type="paragraph" w:styleId="EditorsNote">
    <w:name w:val="Editor's Note"/>
    <w:basedOn w:val="NO"/>
    <w:qFormat/>
    <w:pPr/>
    <w:rPr>
      <w:color w:val="FF0000"/>
    </w:rPr>
  </w:style>
  <w:style w:type="paragraph" w:styleId="41">
    <w:name w:val="列表项目符号 4"/>
    <w:basedOn w:val="3"/>
    <w:qFormat/>
    <w:pPr>
      <w:ind w:start="1418" w:hanging="284"/>
    </w:pPr>
    <w:rPr/>
  </w:style>
  <w:style w:type="paragraph" w:styleId="51">
    <w:name w:val="列表项目符号 5"/>
    <w:basedOn w:val="41"/>
    <w:qFormat/>
    <w:pPr>
      <w:ind w:start="1702" w:hanging="284"/>
    </w:pPr>
    <w:rPr/>
  </w:style>
  <w:style w:type="paragraph" w:styleId="B1">
    <w:name w:val="B1"/>
    <w:basedOn w:val="List"/>
    <w:qFormat/>
    <w:pPr/>
    <w:rPr/>
  </w:style>
  <w:style w:type="paragraph" w:styleId="B2">
    <w:name w:val="B2"/>
    <w:basedOn w:val="22"/>
    <w:qFormat/>
    <w:pPr/>
    <w:rPr/>
  </w:style>
  <w:style w:type="paragraph" w:styleId="B3">
    <w:name w:val="B3"/>
    <w:basedOn w:val="31"/>
    <w:qFormat/>
    <w:pPr/>
    <w:rPr/>
  </w:style>
  <w:style w:type="paragraph" w:styleId="B4">
    <w:name w:val="B4"/>
    <w:basedOn w:val="4"/>
    <w:qFormat/>
    <w:pPr/>
    <w:rPr/>
  </w:style>
  <w:style w:type="paragraph" w:styleId="B5">
    <w:name w:val="B5"/>
    <w:basedOn w:val="5"/>
    <w:qFormat/>
    <w:pPr/>
    <w:rPr/>
  </w:style>
  <w:style w:type="paragraph" w:styleId="Footer">
    <w:name w:val="Footer"/>
    <w:basedOn w:val="Header"/>
    <w:pPr>
      <w:jc w:val="center"/>
    </w:pPr>
    <w:rPr>
      <w:i/>
    </w:rPr>
  </w:style>
  <w:style w:type="paragraph" w:styleId="ZTD">
    <w:name w:val="ZTD"/>
    <w:basedOn w:val="ZB"/>
    <w:qFormat/>
    <w:pPr/>
    <w:rPr>
      <w:i w:val="false"/>
      <w:sz w:val="40"/>
    </w:rPr>
  </w:style>
  <w:style w:type="paragraph" w:styleId="CRCoverPage">
    <w:name w:val="CR Cover Page"/>
    <w:qFormat/>
    <w:pPr>
      <w:widowControl/>
      <w:bidi w:val="0"/>
      <w:spacing w:before="0" w:after="120"/>
    </w:pPr>
    <w:rPr>
      <w:rFonts w:ascii="Arial" w:hAnsi="Arial" w:eastAsia="等线" w:cs="Arial"/>
      <w:color w:val="auto"/>
      <w:sz w:val="20"/>
      <w:szCs w:val="20"/>
      <w:lang w:val="en-GB" w:bidi="ar-SA" w:eastAsia="zh-CN"/>
    </w:rPr>
  </w:style>
  <w:style w:type="paragraph" w:styleId="Tdocheader">
    <w:name w:val="tdoc-header"/>
    <w:qFormat/>
    <w:pPr>
      <w:widowControl/>
      <w:bidi w:val="0"/>
    </w:pPr>
    <w:rPr>
      <w:rFonts w:ascii="Arial" w:hAnsi="Arial" w:eastAsia="等线" w:cs="Arial"/>
      <w:color w:val="auto"/>
      <w:sz w:val="24"/>
      <w:szCs w:val="20"/>
      <w:lang w:val="en-GB" w:eastAsia="en-US" w:bidi="ar-SA"/>
    </w:rPr>
  </w:style>
  <w:style w:type="paragraph" w:styleId="Style10">
    <w:name w:val="批注文字"/>
    <w:basedOn w:val="Normal"/>
    <w:qFormat/>
    <w:pPr/>
    <w:rPr/>
  </w:style>
  <w:style w:type="paragraph" w:styleId="Style11">
    <w:name w:val="批注框文本"/>
    <w:basedOn w:val="Normal"/>
    <w:qFormat/>
    <w:pPr/>
    <w:rPr>
      <w:rFonts w:ascii="Tahoma" w:hAnsi="Tahoma" w:cs="Tahoma"/>
      <w:sz w:val="16"/>
      <w:szCs w:val="16"/>
    </w:rPr>
  </w:style>
  <w:style w:type="paragraph" w:styleId="Style12">
    <w:name w:val="批注主题"/>
    <w:basedOn w:val="Style10"/>
    <w:next w:val="Style10"/>
    <w:qFormat/>
    <w:pPr/>
    <w:rPr>
      <w:b/>
      <w:bCs/>
    </w:rPr>
  </w:style>
  <w:style w:type="paragraph" w:styleId="Style13">
    <w:name w:val="文档结构图"/>
    <w:basedOn w:val="Normal"/>
    <w:qFormat/>
    <w:pPr>
      <w:shd w:fill="000080" w:val="clear"/>
    </w:pPr>
    <w:rPr>
      <w:rFonts w:ascii="Tahoma" w:hAnsi="Tahoma" w:cs="Tahoma"/>
    </w:rPr>
  </w:style>
  <w:style w:type="paragraph" w:styleId="Standard1">
    <w:name w:val="Standard1"/>
    <w:basedOn w:val="Normal"/>
    <w:qFormat/>
    <w:pPr>
      <w:overflowPunct w:val="false"/>
      <w:autoSpaceDE w:val="false"/>
      <w:spacing w:before="0" w:after="120"/>
      <w:textAlignment w:val="baseline"/>
    </w:pPr>
    <w:rPr>
      <w:szCs w:val="22"/>
    </w:rPr>
  </w:style>
  <w:style w:type="paragraph" w:styleId="Guidance">
    <w:name w:val="Guidance"/>
    <w:basedOn w:val="Normal"/>
    <w:qFormat/>
    <w:pPr>
      <w:overflowPunct w:val="false"/>
      <w:autoSpaceDE w:val="false"/>
      <w:textAlignment w:val="baseline"/>
    </w:pPr>
    <w:rPr>
      <w:i/>
      <w:color w:val="0000FF"/>
    </w:rPr>
  </w:style>
  <w:style w:type="paragraph" w:styleId="Pl1">
    <w:name w:val="pl"/>
    <w:basedOn w:val="Normal"/>
    <w:qFormat/>
    <w:pPr>
      <w:overflowPunct w:val="false"/>
      <w:autoSpaceDE w:val="false"/>
      <w:spacing w:before="0" w:after="0"/>
      <w:textAlignment w:val="baseline"/>
    </w:pPr>
    <w:rPr>
      <w:rFonts w:ascii="Courier New" w:hAnsi="Courier New" w:eastAsia="Batang;Arial Unicode MS" w:cs="Courier New"/>
      <w:sz w:val="16"/>
      <w:szCs w:val="16"/>
      <w:lang w:val="en-US" w:eastAsia="ko-KR"/>
    </w:rPr>
  </w:style>
  <w:style w:type="paragraph" w:styleId="INDENT2">
    <w:name w:val="INDENT2"/>
    <w:basedOn w:val="Normal"/>
    <w:qFormat/>
    <w:pPr>
      <w:overflowPunct w:val="false"/>
      <w:autoSpaceDE w:val="false"/>
      <w:ind w:start="1135" w:hanging="284"/>
      <w:textAlignment w:val="baseline"/>
    </w:pPr>
    <w:rPr/>
  </w:style>
  <w:style w:type="paragraph" w:styleId="SpecText">
    <w:name w:val="SpecText"/>
    <w:basedOn w:val="Normal"/>
    <w:qFormat/>
    <w:pPr>
      <w:overflowPunct w:val="false"/>
      <w:autoSpaceDE w:val="false"/>
      <w:textAlignment w:val="baseline"/>
    </w:pPr>
    <w:rPr>
      <w:rFonts w:eastAsia="Batang;Arial Unicode MS"/>
    </w:rPr>
  </w:style>
  <w:style w:type="paragraph" w:styleId="ListBullet6">
    <w:name w:val="List Bullet 6"/>
    <w:basedOn w:val="51"/>
    <w:qFormat/>
    <w:pPr>
      <w:overflowPunct w:val="false"/>
      <w:autoSpaceDE w:val="false"/>
      <w:spacing w:before="0" w:after="0"/>
      <w:ind w:start="1985" w:hanging="284"/>
      <w:jc w:val="both"/>
      <w:textAlignment w:val="baseline"/>
    </w:pPr>
    <w:rPr>
      <w:rFonts w:ascii="Times" w:hAnsi="Times" w:cs="Times"/>
      <w:sz w:val="24"/>
      <w:lang w:val="en-US"/>
    </w:rPr>
  </w:style>
  <w:style w:type="paragraph" w:styleId="StyleTALLeft075cm">
    <w:name w:val="Style TAL + Left:  075 cm"/>
    <w:basedOn w:val="TAL"/>
    <w:qFormat/>
    <w:pPr>
      <w:overflowPunct w:val="false"/>
      <w:autoSpaceDE w:val="false"/>
      <w:ind w:start="425" w:hanging="0"/>
      <w:textAlignment w:val="baseline"/>
    </w:pPr>
    <w:rPr/>
  </w:style>
  <w:style w:type="paragraph" w:styleId="TALLeft1">
    <w:name w:val="TAL + Left:  1"/>
    <w:basedOn w:val="TAL"/>
    <w:qFormat/>
    <w:pPr>
      <w:overflowPunct w:val="false"/>
      <w:autoSpaceDE w:val="false"/>
      <w:ind w:start="567" w:hanging="0"/>
      <w:textAlignment w:val="baseline"/>
    </w:pPr>
    <w:rPr/>
  </w:style>
  <w:style w:type="paragraph" w:styleId="TALLeft125cm">
    <w:name w:val="TAL + Left: 125 cm"/>
    <w:basedOn w:val="StyleTALLeft075cm"/>
    <w:qFormat/>
    <w:pPr>
      <w:kinsoku w:val="false"/>
      <w:overflowPunct w:val="true"/>
      <w:autoSpaceDE w:val="true"/>
      <w:ind w:start="709" w:hanging="0"/>
      <w:textAlignment w:val="auto"/>
    </w:pPr>
    <w:rPr>
      <w:rFonts w:cs="Arial"/>
      <w:bCs/>
      <w:szCs w:val="18"/>
      <w:lang w:eastAsia="zh-CN"/>
    </w:rPr>
  </w:style>
  <w:style w:type="paragraph" w:styleId="TALLeft11">
    <w:name w:val="TAL + Left: 1"/>
    <w:basedOn w:val="TALLeft125cm"/>
    <w:qFormat/>
    <w:pPr>
      <w:ind w:start="851" w:hanging="0"/>
    </w:pPr>
    <w:rPr>
      <w:rFonts w:eastAsia="Batang;Arial Unicode MS"/>
    </w:rPr>
  </w:style>
  <w:style w:type="paragraph" w:styleId="Style14">
    <w:name w:val="修订"/>
    <w:qFormat/>
    <w:pPr>
      <w:widowControl/>
      <w:bidi w:val="0"/>
    </w:pPr>
    <w:rPr>
      <w:rFonts w:ascii="Times New Roman" w:hAnsi="Times New Roman" w:eastAsia="等线" w:cs="Times New Roman"/>
      <w:color w:val="auto"/>
      <w:sz w:val="20"/>
      <w:szCs w:val="20"/>
      <w:lang w:val="en-GB" w:bidi="ar-SA" w:eastAsia="zh-CN"/>
    </w:rPr>
  </w:style>
  <w:style w:type="paragraph" w:styleId="IndexHeading">
    <w:name w:val="Index Heading"/>
    <w:basedOn w:val="Normal"/>
    <w:next w:val="Normal"/>
    <w:pPr>
      <w:pBdr>
        <w:top w:val="single" w:sz="12" w:space="0" w:color="000000"/>
      </w:pBdr>
      <w:spacing w:before="360" w:after="240"/>
    </w:pPr>
    <w:rPr>
      <w:rFonts w:eastAsia="MS Mincho;MS Gothic"/>
      <w:b/>
      <w:i/>
      <w:sz w:val="26"/>
    </w:rPr>
  </w:style>
  <w:style w:type="paragraph" w:styleId="INDENT1">
    <w:name w:val="INDENT1"/>
    <w:basedOn w:val="Normal"/>
    <w:qFormat/>
    <w:pPr>
      <w:ind w:start="851" w:hanging="0"/>
    </w:pPr>
    <w:rPr>
      <w:rFonts w:eastAsia="MS Mincho;MS Gothic"/>
    </w:rPr>
  </w:style>
  <w:style w:type="paragraph" w:styleId="INDENT3">
    <w:name w:val="INDENT3"/>
    <w:basedOn w:val="Normal"/>
    <w:qFormat/>
    <w:pPr>
      <w:ind w:start="1701" w:hanging="567"/>
    </w:pPr>
    <w:rPr>
      <w:rFonts w:eastAsia="MS Mincho;MS Gothic"/>
    </w:rPr>
  </w:style>
  <w:style w:type="paragraph" w:styleId="FigureTitle">
    <w:name w:val="Figure_Title"/>
    <w:basedOn w:val="Normal"/>
    <w:next w:val="Normal"/>
    <w:qFormat/>
    <w:pPr>
      <w:keepLines/>
      <w:spacing w:before="120" w:after="480"/>
      <w:jc w:val="center"/>
    </w:pPr>
    <w:rPr>
      <w:rFonts w:eastAsia="MS Mincho;MS Gothic"/>
      <w:b/>
      <w:sz w:val="24"/>
    </w:rPr>
  </w:style>
  <w:style w:type="paragraph" w:styleId="RecCCITT">
    <w:name w:val="Rec_CCITT_#"/>
    <w:basedOn w:val="Normal"/>
    <w:qFormat/>
    <w:pPr>
      <w:keepNext w:val="true"/>
      <w:keepLines/>
    </w:pPr>
    <w:rPr>
      <w:rFonts w:eastAsia="MS Mincho;MS Gothic"/>
      <w:b/>
    </w:rPr>
  </w:style>
  <w:style w:type="paragraph" w:styleId="Enumlev2">
    <w:name w:val="enumlev2"/>
    <w:basedOn w:val="Normal"/>
    <w:qFormat/>
    <w:pPr>
      <w:spacing w:before="86" w:after="180"/>
      <w:ind w:start="1588" w:hanging="397"/>
      <w:jc w:val="both"/>
    </w:pPr>
    <w:rPr>
      <w:rFonts w:eastAsia="MS Mincho;MS Gothic"/>
      <w:lang w:val="en-US"/>
    </w:rPr>
  </w:style>
  <w:style w:type="paragraph" w:styleId="CouvRecTitle">
    <w:name w:val="Couv Rec Title"/>
    <w:basedOn w:val="Normal"/>
    <w:qFormat/>
    <w:pPr>
      <w:keepNext w:val="true"/>
      <w:keepLines/>
      <w:spacing w:before="240" w:after="180"/>
      <w:ind w:start="1418" w:hanging="0"/>
    </w:pPr>
    <w:rPr>
      <w:rFonts w:ascii="Arial" w:hAnsi="Arial" w:eastAsia="MS Mincho;MS Gothic" w:cs="Arial"/>
      <w:b/>
      <w:sz w:val="36"/>
      <w:lang w:val="en-US"/>
    </w:rPr>
  </w:style>
  <w:style w:type="paragraph" w:styleId="Style15">
    <w:name w:val="题注"/>
    <w:basedOn w:val="Normal"/>
    <w:next w:val="Normal"/>
    <w:qFormat/>
    <w:pPr>
      <w:spacing w:before="120" w:after="120"/>
    </w:pPr>
    <w:rPr>
      <w:rFonts w:eastAsia="MS Mincho;MS Gothic"/>
      <w:b/>
    </w:rPr>
  </w:style>
  <w:style w:type="paragraph" w:styleId="Style16">
    <w:name w:val="纯文本"/>
    <w:basedOn w:val="Normal"/>
    <w:qFormat/>
    <w:pPr/>
    <w:rPr>
      <w:rFonts w:ascii="Courier New" w:hAnsi="Courier New" w:eastAsia="MS Mincho;MS Gothic" w:cs="Courier New"/>
      <w:lang w:val="nb-NO"/>
    </w:rPr>
  </w:style>
  <w:style w:type="paragraph" w:styleId="TAJ">
    <w:name w:val="TAJ"/>
    <w:basedOn w:val="TH"/>
    <w:qFormat/>
    <w:pPr/>
    <w:rPr>
      <w:rFonts w:eastAsia="MS Mincho;MS Gothic"/>
    </w:rPr>
  </w:style>
  <w:style w:type="paragraph" w:styleId="00BodyText">
    <w:name w:val="00 BodyText"/>
    <w:basedOn w:val="Normal"/>
    <w:qFormat/>
    <w:pPr>
      <w:spacing w:before="0" w:after="220"/>
    </w:pPr>
    <w:rPr>
      <w:rFonts w:ascii="Arial" w:hAnsi="Arial" w:eastAsia="MS Mincho;MS Gothic" w:cs="Arial"/>
      <w:sz w:val="22"/>
      <w:lang w:val="en-US"/>
    </w:rPr>
  </w:style>
  <w:style w:type="paragraph" w:styleId="TextBodyIndent">
    <w:name w:val="Body Text Indent"/>
    <w:basedOn w:val="Normal"/>
    <w:pPr>
      <w:spacing w:before="0" w:after="120"/>
      <w:ind w:start="283" w:hanging="0"/>
    </w:pPr>
    <w:rPr>
      <w:rFonts w:eastAsia="MS Mincho;MS Gothic"/>
    </w:rPr>
  </w:style>
  <w:style w:type="paragraph" w:styleId="BalloonText1">
    <w:name w:val="Balloon Text1"/>
    <w:basedOn w:val="Normal"/>
    <w:qFormat/>
    <w:pPr/>
    <w:rPr>
      <w:rFonts w:ascii="Tahoma" w:hAnsi="Tahoma" w:eastAsia="MS Mincho;MS Gothic" w:cs="Tahoma"/>
      <w:sz w:val="16"/>
      <w:szCs w:val="16"/>
    </w:rPr>
  </w:style>
  <w:style w:type="paragraph" w:styleId="ZchnZchn">
    <w:name w:val="Zchn Zchn"/>
    <w:qFormat/>
    <w:pPr>
      <w:keepNext w:val="true"/>
      <w:widowControl/>
      <w:numPr>
        <w:ilvl w:val="0"/>
        <w:numId w:val="6"/>
      </w:numPr>
      <w:autoSpaceDE w:val="false"/>
      <w:bidi w:val="0"/>
      <w:spacing w:before="60" w:after="60"/>
      <w:jc w:val="both"/>
    </w:pPr>
    <w:rPr>
      <w:rFonts w:ascii="Arial" w:hAnsi="Arial" w:eastAsia="宋体;SimSun" w:cs="Arial"/>
      <w:color w:val="0000FF"/>
      <w:kern w:val="2"/>
      <w:sz w:val="20"/>
      <w:szCs w:val="20"/>
      <w:lang w:val="en-US" w:eastAsia="zh-CN" w:bidi="ar-SA"/>
    </w:rPr>
  </w:style>
  <w:style w:type="paragraph" w:styleId="CommentSubject1">
    <w:name w:val="Comment Subject1"/>
    <w:basedOn w:val="Style10"/>
    <w:next w:val="Style10"/>
    <w:qFormat/>
    <w:pPr/>
    <w:rPr>
      <w:rFonts w:eastAsia="MS Mincho;MS Gothic"/>
      <w:b/>
      <w:bCs/>
    </w:rPr>
  </w:style>
  <w:style w:type="paragraph" w:styleId="Char3CharCharCharCharChar">
    <w:name w:val="Char3 Char Char Char (文字) (文字) Char Char"/>
    <w:qFormat/>
    <w:pPr>
      <w:keepNext w:val="true"/>
      <w:widowControl/>
      <w:tabs>
        <w:tab w:val="clear" w:pos="284"/>
        <w:tab w:val="left" w:pos="851" w:leader="none"/>
      </w:tabs>
      <w:autoSpaceDE w:val="false"/>
      <w:bidi w:val="0"/>
      <w:spacing w:before="60" w:after="60"/>
      <w:ind w:start="851" w:hanging="851"/>
      <w:jc w:val="both"/>
    </w:pPr>
    <w:rPr>
      <w:rFonts w:ascii="Arial" w:hAnsi="Arial" w:eastAsia="宋体;SimSun" w:cs="Arial"/>
      <w:color w:val="0000FF"/>
      <w:kern w:val="2"/>
      <w:sz w:val="20"/>
      <w:szCs w:val="20"/>
      <w:lang w:val="en-US" w:eastAsia="zh-CN" w:bidi="ar-SA"/>
    </w:rPr>
  </w:style>
  <w:style w:type="paragraph" w:styleId="Car1">
    <w:name w:val="Car1"/>
    <w:qFormat/>
    <w:pPr>
      <w:keepNext w:val="true"/>
      <w:widowControl/>
      <w:tabs>
        <w:tab w:val="clear" w:pos="284"/>
        <w:tab w:val="left" w:pos="851" w:leader="none"/>
      </w:tabs>
      <w:autoSpaceDE w:val="false"/>
      <w:bidi w:val="0"/>
      <w:spacing w:before="60" w:after="60"/>
      <w:ind w:start="851" w:hanging="851"/>
      <w:jc w:val="both"/>
    </w:pPr>
    <w:rPr>
      <w:rFonts w:ascii="Arial" w:hAnsi="Arial" w:eastAsia="宋体;SimSun" w:cs="Arial"/>
      <w:color w:val="0000FF"/>
      <w:kern w:val="2"/>
      <w:sz w:val="20"/>
      <w:szCs w:val="20"/>
      <w:lang w:val="en-US" w:eastAsia="zh-CN" w:bidi="ar-SA"/>
    </w:rPr>
  </w:style>
  <w:style w:type="paragraph" w:styleId="Note">
    <w:name w:val="Note"/>
    <w:basedOn w:val="Normal"/>
    <w:qFormat/>
    <w:pPr>
      <w:spacing w:before="0" w:after="120"/>
      <w:ind w:start="1134" w:hanging="567"/>
    </w:pPr>
    <w:rPr>
      <w:rFonts w:eastAsia="MS Mincho;MS Gothic"/>
      <w:szCs w:val="22"/>
    </w:rPr>
  </w:style>
  <w:style w:type="paragraph" w:styleId="Char3CharCharCharCharCharCharCharCharCharCharChar">
    <w:name w:val="Char3 Char Char Char (文字) (文字) Char Char Char Char Char Char Char (文字) (文字) Char"/>
    <w:qFormat/>
    <w:pPr>
      <w:keepNext w:val="true"/>
      <w:widowControl/>
      <w:tabs>
        <w:tab w:val="clear" w:pos="284"/>
        <w:tab w:val="left" w:pos="851" w:leader="none"/>
      </w:tabs>
      <w:autoSpaceDE w:val="false"/>
      <w:bidi w:val="0"/>
      <w:spacing w:before="60" w:after="60"/>
      <w:ind w:start="851" w:hanging="851"/>
      <w:jc w:val="both"/>
    </w:pPr>
    <w:rPr>
      <w:rFonts w:ascii="Arial" w:hAnsi="Arial" w:eastAsia="宋体;SimSun" w:cs="Arial"/>
      <w:color w:val="0000FF"/>
      <w:kern w:val="2"/>
      <w:sz w:val="20"/>
      <w:szCs w:val="20"/>
      <w:lang w:val="en-US" w:eastAsia="zh-CN" w:bidi="ar-SA"/>
    </w:rPr>
  </w:style>
  <w:style w:type="paragraph" w:styleId="11BodyText">
    <w:name w:val="11 BodyText"/>
    <w:basedOn w:val="Normal"/>
    <w:qFormat/>
    <w:pPr>
      <w:spacing w:before="0" w:after="220"/>
      <w:ind w:start="1298" w:hanging="0"/>
    </w:pPr>
    <w:rPr>
      <w:rFonts w:ascii="Arial" w:hAnsi="Arial" w:eastAsia="MS Mincho;MS Gothic" w:cs="Arial"/>
      <w:sz w:val="22"/>
      <w:lang w:val="en-US"/>
    </w:rPr>
  </w:style>
  <w:style w:type="paragraph" w:styleId="CharCharCharCharChar">
    <w:name w:val="Char Char (文字) (文字) Char (文字) (文字) Char Char (文字) (文字)"/>
    <w:qFormat/>
    <w:pPr>
      <w:keepNext w:val="true"/>
      <w:widowControl/>
      <w:tabs>
        <w:tab w:val="clear" w:pos="284"/>
        <w:tab w:val="left" w:pos="851" w:leader="none"/>
      </w:tabs>
      <w:autoSpaceDE w:val="false"/>
      <w:bidi w:val="0"/>
      <w:spacing w:before="60" w:after="60"/>
      <w:ind w:start="851" w:hanging="851"/>
      <w:jc w:val="both"/>
    </w:pPr>
    <w:rPr>
      <w:rFonts w:ascii="Arial" w:hAnsi="Arial" w:eastAsia="宋体;SimSun" w:cs="Arial"/>
      <w:color w:val="0000FF"/>
      <w:kern w:val="2"/>
      <w:sz w:val="20"/>
      <w:szCs w:val="20"/>
      <w:lang w:val="en-US" w:eastAsia="zh-CN" w:bidi="ar-SA"/>
    </w:rPr>
  </w:style>
  <w:style w:type="paragraph" w:styleId="SectionXX">
    <w:name w:val="Section X.X"/>
    <w:basedOn w:val="Normal"/>
    <w:next w:val="Normal"/>
    <w:qFormat/>
    <w:pPr>
      <w:widowControl w:val="false"/>
      <w:jc w:val="both"/>
      <w:outlineLvl w:val="1"/>
    </w:pPr>
    <w:rPr>
      <w:rFonts w:ascii="Arial" w:hAnsi="Arial" w:eastAsia="Arial" w:cs="Arial"/>
      <w:kern w:val="2"/>
      <w:sz w:val="24"/>
      <w:szCs w:val="24"/>
      <w:lang w:eastAsia="ja-JP"/>
    </w:rPr>
  </w:style>
  <w:style w:type="paragraph" w:styleId="Char14">
    <w:name w:val="Char"/>
    <w:qFormat/>
    <w:pPr>
      <w:keepNext w:val="true"/>
      <w:widowControl/>
      <w:tabs>
        <w:tab w:val="clear" w:pos="284"/>
        <w:tab w:val="left" w:pos="851" w:leader="none"/>
      </w:tabs>
      <w:autoSpaceDE w:val="false"/>
      <w:bidi w:val="0"/>
      <w:spacing w:before="60" w:after="60"/>
      <w:ind w:start="851" w:hanging="851"/>
      <w:jc w:val="both"/>
    </w:pPr>
    <w:rPr>
      <w:rFonts w:ascii="Arial" w:hAnsi="Arial" w:eastAsia="宋体;SimSun" w:cs="Arial"/>
      <w:color w:val="0000FF"/>
      <w:kern w:val="2"/>
      <w:sz w:val="20"/>
      <w:szCs w:val="20"/>
      <w:lang w:val="en-US" w:eastAsia="zh-CN" w:bidi="ar-SA"/>
    </w:rPr>
  </w:style>
  <w:style w:type="paragraph" w:styleId="ZchnZchn1">
    <w:name w:val="Zchn Zchn1"/>
    <w:qFormat/>
    <w:pPr>
      <w:keepNext w:val="true"/>
      <w:widowControl/>
      <w:tabs>
        <w:tab w:val="clear" w:pos="284"/>
        <w:tab w:val="left" w:pos="851" w:leader="none"/>
      </w:tabs>
      <w:autoSpaceDE w:val="false"/>
      <w:bidi w:val="0"/>
      <w:spacing w:before="60" w:after="60"/>
      <w:ind w:start="851" w:hanging="851"/>
      <w:jc w:val="both"/>
    </w:pPr>
    <w:rPr>
      <w:rFonts w:ascii="Arial" w:hAnsi="Arial" w:eastAsia="宋体;SimSun" w:cs="Arial"/>
      <w:color w:val="0000FF"/>
      <w:kern w:val="2"/>
      <w:sz w:val="20"/>
      <w:szCs w:val="20"/>
      <w:lang w:val="en-US" w:eastAsia="zh-CN" w:bidi="ar-SA"/>
    </w:rPr>
  </w:style>
  <w:style w:type="paragraph" w:styleId="List0">
    <w:name w:val="List 0"/>
    <w:basedOn w:val="Normal"/>
    <w:qFormat/>
    <w:pPr>
      <w:spacing w:before="0" w:after="120"/>
      <w:ind w:start="284" w:hanging="284"/>
    </w:pPr>
    <w:rPr>
      <w:rFonts w:ascii="Arial" w:hAnsi="Arial" w:eastAsia="MS Mincho;MS Gothic" w:cs="Arial"/>
      <w:szCs w:val="22"/>
    </w:rPr>
  </w:style>
  <w:style w:type="paragraph" w:styleId="BalloonText2">
    <w:name w:val="Balloon Text2"/>
    <w:basedOn w:val="Normal"/>
    <w:qFormat/>
    <w:pPr/>
    <w:rPr>
      <w:rFonts w:ascii="Arial" w:hAnsi="Arial" w:eastAsia="MS Gothic;ＭＳ ゴシック" w:cs="Arial"/>
      <w:sz w:val="18"/>
      <w:szCs w:val="18"/>
    </w:rPr>
  </w:style>
  <w:style w:type="paragraph" w:styleId="CharChar1CharChar">
    <w:name w:val="Char Char1 Char Char"/>
    <w:basedOn w:val="Normal"/>
    <w:qFormat/>
    <w:pPr>
      <w:widowControl w:val="false"/>
      <w:spacing w:before="0" w:after="0"/>
      <w:jc w:val="both"/>
    </w:pPr>
    <w:rPr>
      <w:rFonts w:eastAsia="宋体;SimSun"/>
      <w:kern w:val="2"/>
      <w:sz w:val="21"/>
      <w:szCs w:val="24"/>
      <w:lang w:val="en-US" w:eastAsia="zh-CN"/>
    </w:rPr>
  </w:style>
  <w:style w:type="paragraph" w:styleId="CharCharCharCharCarCarCharCarCarCharCharCarCarCharCarCarCharCarCar">
    <w:name w:val="Char Char Char Char Car Car Char Car Car Char Char Car Car Char Car Car Char Car Car"/>
    <w:qFormat/>
    <w:pPr>
      <w:keepNext w:val="true"/>
      <w:widowControl/>
      <w:tabs>
        <w:tab w:val="clear" w:pos="284"/>
        <w:tab w:val="left" w:pos="851" w:leader="none"/>
      </w:tabs>
      <w:autoSpaceDE w:val="false"/>
      <w:bidi w:val="0"/>
      <w:spacing w:before="60" w:after="60"/>
      <w:ind w:start="851" w:hanging="851"/>
      <w:jc w:val="both"/>
    </w:pPr>
    <w:rPr>
      <w:rFonts w:ascii="Arial" w:hAnsi="Arial" w:eastAsia="宋体;SimSun" w:cs="Arial"/>
      <w:color w:val="0000FF"/>
      <w:kern w:val="2"/>
      <w:sz w:val="20"/>
      <w:szCs w:val="20"/>
      <w:lang w:val="en-US" w:eastAsia="zh-CN" w:bidi="ar-SA"/>
    </w:rPr>
  </w:style>
  <w:style w:type="paragraph" w:styleId="CharChar1CharCharCharCharCharCharCharCharCharCharCharCharCharChar">
    <w:name w:val="Char Char1 Char Char Char Char Char Char Char Char Char Char Char Char Char Char"/>
    <w:basedOn w:val="Normal"/>
    <w:qFormat/>
    <w:pPr>
      <w:widowControl w:val="false"/>
      <w:spacing w:before="0" w:after="0"/>
      <w:jc w:val="both"/>
    </w:pPr>
    <w:rPr>
      <w:rFonts w:eastAsia="宋体;SimSun"/>
      <w:kern w:val="2"/>
      <w:sz w:val="21"/>
      <w:szCs w:val="24"/>
      <w:lang w:val="en-US" w:eastAsia="zh-CN"/>
    </w:rPr>
  </w:style>
  <w:style w:type="paragraph" w:styleId="CarCar">
    <w:name w:val="Car Car"/>
    <w:qFormat/>
    <w:pPr>
      <w:keepNext w:val="true"/>
      <w:widowControl/>
      <w:tabs>
        <w:tab w:val="clear" w:pos="284"/>
        <w:tab w:val="left" w:pos="720" w:leader="none"/>
      </w:tabs>
      <w:autoSpaceDE w:val="false"/>
      <w:bidi w:val="0"/>
      <w:spacing w:before="60" w:after="60"/>
      <w:ind w:start="720" w:hanging="360"/>
      <w:jc w:val="both"/>
    </w:pPr>
    <w:rPr>
      <w:rFonts w:ascii="Arial" w:hAnsi="Arial" w:eastAsia="宋体;SimSun" w:cs="Arial"/>
      <w:color w:val="0000FF"/>
      <w:kern w:val="2"/>
      <w:sz w:val="20"/>
      <w:szCs w:val="20"/>
      <w:lang w:val="en-US" w:eastAsia="zh-CN" w:bidi="ar-SA"/>
    </w:rPr>
  </w:style>
  <w:style w:type="paragraph" w:styleId="Tf1">
    <w:name w:val="tf"/>
    <w:basedOn w:val="Normal"/>
    <w:qFormat/>
    <w:pPr>
      <w:spacing w:before="280" w:after="280"/>
    </w:pPr>
    <w:rPr>
      <w:rFonts w:eastAsia="MS Mincho;MS Gothic"/>
      <w:sz w:val="24"/>
      <w:szCs w:val="24"/>
      <w:lang w:val="en-US" w:eastAsia="ja-JP"/>
    </w:rPr>
  </w:style>
  <w:style w:type="paragraph" w:styleId="Doctext2">
    <w:name w:val="Doc-text2"/>
    <w:basedOn w:val="Normal"/>
    <w:qFormat/>
    <w:pPr>
      <w:spacing w:before="0" w:after="0"/>
      <w:ind w:start="1622" w:hanging="363"/>
    </w:pPr>
    <w:rPr>
      <w:rFonts w:ascii="Arial" w:hAnsi="Arial" w:eastAsia="宋体;SimSun" w:cs="Arial"/>
      <w:color w:val="0000FF"/>
      <w:kern w:val="2"/>
      <w:lang w:val="en-US" w:eastAsia="zh-CN"/>
    </w:rPr>
  </w:style>
  <w:style w:type="paragraph" w:styleId="P1">
    <w:name w:val="p1"/>
    <w:basedOn w:val="Normal"/>
    <w:qFormat/>
    <w:pPr>
      <w:spacing w:before="0" w:after="0"/>
    </w:pPr>
    <w:rPr>
      <w:rFonts w:eastAsia="Calibri"/>
      <w:sz w:val="24"/>
      <w:szCs w:val="24"/>
      <w:lang w:val="en-US"/>
    </w:rPr>
  </w:style>
  <w:style w:type="paragraph" w:styleId="TALLeft1cm">
    <w:name w:val="TAL + Left:  1 cm"/>
    <w:basedOn w:val="TAL"/>
    <w:qFormat/>
    <w:pPr>
      <w:overflowPunct w:val="false"/>
      <w:autoSpaceDE w:val="false"/>
      <w:ind w:start="567" w:hanging="0"/>
      <w:textAlignment w:val="baseline"/>
    </w:pPr>
    <w:rPr/>
  </w:style>
  <w:style w:type="paragraph" w:styleId="NoteBoxed">
    <w:name w:val="Note - Boxed"/>
    <w:basedOn w:val="Normal"/>
    <w:next w:val="Normal"/>
    <w:qFormat/>
    <w:pPr>
      <w:pBdr>
        <w:top w:val="single" w:sz="8" w:space="1" w:color="000000" w:shadow="1"/>
        <w:left w:val="single" w:sz="8" w:space="4" w:color="000000" w:shadow="1"/>
        <w:bottom w:val="single" w:sz="8" w:space="1" w:color="000000" w:shadow="1"/>
        <w:right w:val="single" w:sz="8" w:space="4" w:color="000000" w:shadow="1"/>
      </w:pBdr>
      <w:shd w:fill="FFFF99" w:val="clear"/>
      <w:spacing w:before="100" w:after="100"/>
      <w:ind w:start="720" w:hanging="720"/>
    </w:pPr>
    <w:rPr>
      <w:rFonts w:ascii="Monotype Sorts;Segoe UI Symbol" w:hAnsi="Monotype Sorts;Segoe UI Symbol" w:eastAsia="Monotype Sorts;Segoe UI Symbol" w:cs="Monotype Sorts;Segoe UI Symbol"/>
      <w:bCs/>
      <w:i/>
      <w:sz w:val="22"/>
      <w:lang w:eastAsia="ko-KR"/>
    </w:rPr>
  </w:style>
  <w:style w:type="paragraph" w:styleId="FirstChange">
    <w:name w:val="First Change"/>
    <w:basedOn w:val="Normal"/>
    <w:qFormat/>
    <w:pPr>
      <w:jc w:val="center"/>
    </w:pPr>
    <w:rPr>
      <w:rFonts w:eastAsia="宋体;SimSun"/>
      <w:color w:val="FF0000"/>
    </w:rPr>
  </w:style>
  <w:style w:type="paragraph" w:styleId="TALLeft0">
    <w:name w:val="TAL + Left:  0"/>
    <w:basedOn w:val="TAL"/>
    <w:qFormat/>
    <w:pPr>
      <w:overflowPunct w:val="false"/>
      <w:autoSpaceDE w:val="false"/>
      <w:spacing w:lineRule="atLeast" w:line="0"/>
      <w:ind w:start="142" w:hanging="0"/>
      <w:textAlignment w:val="baseline"/>
    </w:pPr>
    <w:rPr>
      <w:rFonts w:eastAsia="宋体;SimSun"/>
    </w:rPr>
  </w:style>
  <w:style w:type="paragraph" w:styleId="BodyC">
    <w:name w:val="Body C"/>
    <w:qFormat/>
    <w:pPr>
      <w:widowControl/>
      <w:pBdr/>
      <w:bidi w:val="0"/>
    </w:pPr>
    <w:rPr>
      <w:rFonts w:ascii="Times New Roman" w:hAnsi="Times New Roman" w:eastAsia="Arial Unicode MS" w:cs="Arial Unicode MS"/>
      <w:color w:val="000000"/>
      <w:sz w:val="24"/>
      <w:szCs w:val="24"/>
      <w:lang w:val="en-US" w:bidi="ar-SA" w:eastAsia="zh-CN"/>
    </w:rPr>
  </w:style>
  <w:style w:type="paragraph" w:styleId="3GPPHeader">
    <w:name w:val="3GPP_Header"/>
    <w:basedOn w:val="Normal"/>
    <w:qFormat/>
    <w:pPr>
      <w:overflowPunct w:val="false"/>
      <w:autoSpaceDE w:val="false"/>
      <w:spacing w:before="0" w:after="240"/>
      <w:jc w:val="both"/>
      <w:textAlignment w:val="baseline"/>
    </w:pPr>
    <w:rPr>
      <w:rFonts w:ascii="Arial" w:hAnsi="Arial" w:cs="Arial"/>
      <w:b/>
      <w:sz w:val="24"/>
      <w:lang w:eastAsia="zh-CN"/>
    </w:rPr>
  </w:style>
  <w:style w:type="paragraph" w:styleId="Style17">
    <w:name w:val="列出段落"/>
    <w:basedOn w:val="Normal"/>
    <w:qFormat/>
    <w:pPr>
      <w:spacing w:before="0" w:after="180"/>
      <w:ind w:start="720" w:hanging="0"/>
      <w:contextualSpacing/>
    </w:pPr>
    <w:rPr/>
  </w:style>
  <w:style w:type="paragraph" w:styleId="HTML">
    <w:name w:val="HTML 预设格式"/>
    <w:basedOn w:val="Normal"/>
    <w:qFormat/>
    <w:pPr>
      <w:tabs>
        <w:tab w:val="clear" w:pos="284"/>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overflowPunct w:val="false"/>
      <w:autoSpaceDE w:val="false"/>
      <w:spacing w:before="0" w:after="0"/>
      <w:textAlignment w:val="baseline"/>
    </w:pPr>
    <w:rPr>
      <w:rFonts w:ascii="Courier New" w:hAnsi="Courier New" w:eastAsia="Times New Roman" w:cs="Courier New"/>
      <w:lang w:val="en-US"/>
    </w:rPr>
  </w:style>
  <w:style w:type="paragraph" w:styleId="Tal1">
    <w:name w:val="tal"/>
    <w:basedOn w:val="Normal"/>
    <w:qFormat/>
    <w:pPr>
      <w:overflowPunct w:val="false"/>
      <w:autoSpaceDE w:val="false"/>
      <w:spacing w:before="280" w:after="280"/>
      <w:textAlignment w:val="baseline"/>
    </w:pPr>
    <w:rPr>
      <w:rFonts w:ascii="宋体;SimSun" w:hAnsi="宋体;SimSun" w:eastAsia="宋体;SimSun" w:cs="宋体;SimSun"/>
      <w:sz w:val="24"/>
      <w:szCs w:val="24"/>
      <w:lang w:val="en-US" w:eastAsia="zh-CN"/>
    </w:rPr>
  </w:style>
  <w:style w:type="paragraph" w:styleId="23">
    <w:name w:val="编号2"/>
    <w:basedOn w:val="Normal"/>
    <w:qFormat/>
    <w:pPr>
      <w:numPr>
        <w:ilvl w:val="0"/>
        <w:numId w:val="4"/>
      </w:numPr>
      <w:tabs>
        <w:tab w:val="clear" w:pos="284"/>
        <w:tab w:val="left" w:pos="704" w:leader="none"/>
      </w:tabs>
      <w:ind w:start="704" w:hanging="420"/>
    </w:pPr>
    <w:rPr>
      <w:rFonts w:eastAsia="宋体;SimSun"/>
      <w:lang w:eastAsia="zh-CN"/>
    </w:rPr>
  </w:style>
  <w:style w:type="paragraph" w:styleId="FL">
    <w:name w:val="FL"/>
    <w:basedOn w:val="Normal"/>
    <w:qFormat/>
    <w:pPr>
      <w:keepNext w:val="true"/>
      <w:keepLines/>
      <w:overflowPunct w:val="false"/>
      <w:autoSpaceDE w:val="false"/>
      <w:spacing w:before="60" w:after="180"/>
      <w:jc w:val="center"/>
      <w:textAlignment w:val="baseline"/>
    </w:pPr>
    <w:rPr>
      <w:rFonts w:ascii="Arial" w:hAnsi="Arial" w:eastAsia="Times New Roman" w:cs="Arial"/>
      <w:b/>
      <w:lang w:eastAsia="ko-KR"/>
    </w:rPr>
  </w:style>
  <w:style w:type="paragraph" w:styleId="B11">
    <w:name w:val="B1+"/>
    <w:basedOn w:val="B1"/>
    <w:qFormat/>
    <w:pPr>
      <w:numPr>
        <w:ilvl w:val="0"/>
        <w:numId w:val="2"/>
      </w:numPr>
      <w:overflowPunct w:val="false"/>
      <w:autoSpaceDE w:val="false"/>
      <w:textAlignment w:val="baseline"/>
    </w:pPr>
    <w:rPr>
      <w:rFonts w:eastAsia="Times New Roman"/>
      <w:lang w:eastAsia="ko-KR"/>
    </w:rPr>
  </w:style>
  <w:style w:type="paragraph" w:styleId="NormalArial">
    <w:name w:val="Normal + Arial"/>
    <w:basedOn w:val="Normal"/>
    <w:qFormat/>
    <w:pPr>
      <w:keepNext w:val="true"/>
      <w:keepLines/>
      <w:overflowPunct w:val="false"/>
      <w:autoSpaceDE w:val="false"/>
      <w:spacing w:before="0" w:after="0"/>
      <w:ind w:start="284" w:hanging="0"/>
      <w:textAlignment w:val="baseline"/>
    </w:pPr>
    <w:rPr>
      <w:rFonts w:ascii="Arial" w:hAnsi="Arial" w:eastAsia="Times New Roman" w:cs="Arial"/>
      <w:bCs/>
      <w:sz w:val="18"/>
      <w:szCs w:val="18"/>
      <w:lang w:eastAsia="ko-KR"/>
    </w:rPr>
  </w:style>
  <w:style w:type="paragraph" w:styleId="IvDInstructiontext">
    <w:name w:val="IvD Instructiontext"/>
    <w:basedOn w:val="TextBody"/>
    <w:qFormat/>
    <w:pPr>
      <w:keepLines/>
      <w:tabs>
        <w:tab w:val="clear" w:pos="284"/>
        <w:tab w:val="left" w:pos="2552" w:leader="none"/>
        <w:tab w:val="left" w:pos="3856" w:leader="none"/>
        <w:tab w:val="left" w:pos="5216" w:leader="none"/>
        <w:tab w:val="left" w:pos="6464" w:leader="none"/>
        <w:tab w:val="left" w:pos="7768" w:leader="none"/>
        <w:tab w:val="left" w:pos="9072" w:leader="none"/>
        <w:tab w:val="left" w:pos="9639" w:leader="none"/>
      </w:tabs>
      <w:overflowPunct w:val="true"/>
      <w:autoSpaceDE w:val="true"/>
      <w:spacing w:before="240" w:after="0"/>
      <w:textAlignment w:val="auto"/>
    </w:pPr>
    <w:rPr>
      <w:rFonts w:ascii="Arial" w:hAnsi="Arial" w:eastAsia="Batang;Arial Unicode MS" w:cs="Arial"/>
      <w:i/>
      <w:color w:val="7F7F7F"/>
      <w:spacing w:val="2"/>
      <w:sz w:val="18"/>
      <w:szCs w:val="18"/>
      <w:lang w:val="en-US"/>
    </w:rPr>
  </w:style>
  <w:style w:type="paragraph" w:styleId="IvDbodytext">
    <w:name w:val="IvD bodytext"/>
    <w:basedOn w:val="TextBody"/>
    <w:qFormat/>
    <w:pPr>
      <w:keepLines/>
      <w:tabs>
        <w:tab w:val="clear" w:pos="284"/>
        <w:tab w:val="left" w:pos="2552" w:leader="none"/>
        <w:tab w:val="left" w:pos="3856" w:leader="none"/>
        <w:tab w:val="left" w:pos="5216" w:leader="none"/>
        <w:tab w:val="left" w:pos="6464" w:leader="none"/>
        <w:tab w:val="left" w:pos="7768" w:leader="none"/>
        <w:tab w:val="left" w:pos="9072" w:leader="none"/>
        <w:tab w:val="left" w:pos="9639" w:leader="none"/>
      </w:tabs>
      <w:overflowPunct w:val="true"/>
      <w:autoSpaceDE w:val="true"/>
      <w:spacing w:before="240" w:after="0"/>
      <w:textAlignment w:val="auto"/>
    </w:pPr>
    <w:rPr>
      <w:rFonts w:ascii="Arial" w:hAnsi="Arial" w:eastAsia="Batang;Arial Unicode MS" w:cs="Arial"/>
      <w:spacing w:val="2"/>
      <w:lang w:val="en-US"/>
    </w:rPr>
  </w:style>
  <w:style w:type="paragraph" w:styleId="Style18">
    <w:name w:val="普通(网站)"/>
    <w:basedOn w:val="Normal"/>
    <w:qFormat/>
    <w:pPr>
      <w:spacing w:before="280" w:after="280"/>
    </w:pPr>
    <w:rPr>
      <w:rFonts w:eastAsia="宋体;SimSun"/>
      <w:sz w:val="24"/>
      <w:szCs w:val="24"/>
      <w:lang w:val="da-DK"/>
    </w:rPr>
  </w:style>
  <w:style w:type="paragraph" w:styleId="11">
    <w:name w:val="正文1"/>
    <w:qFormat/>
    <w:pPr>
      <w:widowControl/>
      <w:bidi w:val="0"/>
      <w:spacing w:lineRule="auto" w:line="256" w:before="0" w:after="160"/>
      <w:jc w:val="both"/>
    </w:pPr>
    <w:rPr>
      <w:rFonts w:ascii="Times New Roman" w:hAnsi="Times New Roman" w:eastAsia="宋体;SimSun" w:cs="Times New Roman"/>
      <w:color w:val="auto"/>
      <w:kern w:val="2"/>
      <w:sz w:val="21"/>
      <w:szCs w:val="21"/>
      <w:lang w:val="en-US" w:eastAsia="zh-CN" w:bidi="ar-SA"/>
    </w:rPr>
  </w:style>
  <w:style w:type="paragraph" w:styleId="TALLeft050cm">
    <w:name w:val="TAL + Left:  050 cm"/>
    <w:basedOn w:val="TAL"/>
    <w:qFormat/>
    <w:pPr>
      <w:overflowPunct w:val="false"/>
      <w:autoSpaceDE w:val="false"/>
      <w:spacing w:lineRule="atLeast" w:line="0"/>
      <w:ind w:start="284" w:hanging="0"/>
      <w:textAlignment w:val="baseline"/>
    </w:pPr>
    <w:rPr>
      <w:rFonts w:eastAsia="宋体;SimSun"/>
      <w:lang w:eastAsia="ko-KR"/>
    </w:rPr>
  </w:style>
  <w:style w:type="paragraph" w:styleId="TALLeft01">
    <w:name w:val="TAL + Left: 0"/>
    <w:basedOn w:val="TALLeft050cm"/>
    <w:qFormat/>
    <w:pPr>
      <w:ind w:start="425" w:hanging="0"/>
    </w:pPr>
    <w:rPr/>
  </w:style>
  <w:style w:type="paragraph" w:styleId="TALLeft02cm">
    <w:name w:val="TAL + Left: 0.2 cm"/>
    <w:basedOn w:val="TAL"/>
    <w:qFormat/>
    <w:pPr>
      <w:ind w:start="113" w:hanging="0"/>
    </w:pPr>
    <w:rPr>
      <w:rFonts w:eastAsia="宋体;SimSun"/>
      <w:bCs/>
      <w:lang w:val="en-US" w:eastAsia="en-US"/>
    </w:rPr>
  </w:style>
  <w:style w:type="paragraph" w:styleId="TALLeft04cm">
    <w:name w:val="TAL + Left: 0.4 cm"/>
    <w:basedOn w:val="TALLeft02cm"/>
    <w:qFormat/>
    <w:pPr>
      <w:ind w:start="227" w:hanging="0"/>
    </w:pPr>
    <w:rPr/>
  </w:style>
  <w:style w:type="paragraph" w:styleId="TALLeft06cm">
    <w:name w:val="TAL + Left: 0.6 cm"/>
    <w:basedOn w:val="TALLeft04cm"/>
    <w:qFormat/>
    <w:pPr>
      <w:ind w:start="340" w:hanging="0"/>
    </w:pPr>
    <w:rPr/>
  </w:style>
  <w:style w:type="paragraph" w:styleId="Reference">
    <w:name w:val="Reference"/>
    <w:basedOn w:val="Normal"/>
    <w:qFormat/>
    <w:pPr>
      <w:numPr>
        <w:ilvl w:val="0"/>
        <w:numId w:val="5"/>
      </w:numPr>
      <w:overflowPunct w:val="false"/>
      <w:autoSpaceDE w:val="false"/>
      <w:spacing w:before="0" w:after="120"/>
      <w:textAlignment w:val="baseline"/>
    </w:pPr>
    <w:rPr>
      <w:rFonts w:eastAsia="宋体;SimSun"/>
      <w:sz w:val="22"/>
      <w:lang w:eastAsia="zh-CN"/>
    </w:rPr>
  </w:style>
  <w:style w:type="paragraph" w:styleId="MTDisplayEquation">
    <w:name w:val="MTDisplayEquation"/>
    <w:basedOn w:val="Normal"/>
    <w:qFormat/>
    <w:pPr>
      <w:tabs>
        <w:tab w:val="clear" w:pos="284"/>
        <w:tab w:val="center" w:pos="4820" w:leader="none"/>
        <w:tab w:val="right" w:pos="9640" w:leader="none"/>
      </w:tabs>
    </w:pPr>
    <w:rPr>
      <w:rFonts w:eastAsia="Times New Roman"/>
      <w:lang w:val="en-US"/>
    </w:rPr>
  </w:style>
  <w:style w:type="paragraph" w:styleId="Proposal">
    <w:name w:val="Proposal"/>
    <w:basedOn w:val="Normal"/>
    <w:qFormat/>
    <w:pPr>
      <w:numPr>
        <w:ilvl w:val="0"/>
        <w:numId w:val="3"/>
      </w:numPr>
      <w:tabs>
        <w:tab w:val="clear" w:pos="284"/>
        <w:tab w:val="left" w:pos="1560" w:leader="none"/>
      </w:tabs>
      <w:ind w:start="1560" w:hanging="1200"/>
    </w:pPr>
    <w:rPr>
      <w:rFonts w:eastAsia="Times New Roman"/>
      <w:b/>
    </w:rPr>
  </w:style>
  <w:style w:type="paragraph" w:styleId="TOC">
    <w:name w:val="TOC 标题"/>
    <w:basedOn w:val="Heading1"/>
    <w:next w:val="Normal"/>
    <w:qFormat/>
    <w:pPr>
      <w:numPr>
        <w:ilvl w:val="0"/>
        <w:numId w:val="0"/>
      </w:numPr>
      <w:pBdr>
        <w:top w:val="nil"/>
      </w:pBdr>
      <w:spacing w:lineRule="auto" w:line="276" w:before="480" w:after="0"/>
      <w:ind w:start="0" w:hanging="0"/>
      <w:outlineLvl w:val="9"/>
    </w:pPr>
    <w:rPr>
      <w:rFonts w:ascii="Cambria" w:hAnsi="Cambria" w:eastAsia="Times New Roman" w:cs="Cambria"/>
      <w:b/>
      <w:bCs/>
      <w:color w:val="365F91"/>
      <w:sz w:val="28"/>
      <w:szCs w:val="28"/>
      <w:lang w:val="en-US"/>
    </w:rPr>
  </w:style>
  <w:style w:type="paragraph" w:styleId="Proposallist">
    <w:name w:val="Proposal list"/>
    <w:basedOn w:val="Proposal"/>
    <w:qFormat/>
    <w:pPr>
      <w:numPr>
        <w:ilvl w:val="0"/>
        <w:numId w:val="0"/>
      </w:numPr>
      <w:ind w:start="1560" w:hanging="1134"/>
    </w:pPr>
    <w:rPr/>
  </w:style>
  <w:style w:type="paragraph" w:styleId="A">
    <w:name w:val="a"/>
    <w:basedOn w:val="CRCoverPage"/>
    <w:qFormat/>
    <w:pPr>
      <w:tabs>
        <w:tab w:val="clear" w:pos="284"/>
        <w:tab w:val="left" w:pos="1985" w:leader="none"/>
      </w:tabs>
    </w:pPr>
    <w:rPr>
      <w:rFonts w:cs="Arial"/>
      <w:b/>
      <w:bCs/>
      <w:color w:val="000000"/>
      <w:sz w:val="24"/>
      <w:szCs w:val="24"/>
      <w:lang w:val="en-US"/>
    </w:rPr>
  </w:style>
  <w:style w:type="paragraph" w:styleId="Discussion">
    <w:name w:val="Discussion"/>
    <w:basedOn w:val="Normal"/>
    <w:qFormat/>
    <w:pPr/>
    <w:rPr>
      <w:rFonts w:ascii="Arial" w:hAnsi="Arial" w:cs="Arial"/>
    </w:rPr>
  </w:style>
  <w:style w:type="paragraph" w:styleId="CharCharCharCharCharChar1CharCharCharCharCharCharCharCharCharCharCharCharCharCharCharCharCharChar">
    <w:name w:val="Char Char Char Char Char Char1 Char Char Char Char Char Char Char Char Char Char Char Char Char Char Char Char Char Char"/>
    <w:basedOn w:val="Normal"/>
    <w:qFormat/>
    <w:pPr>
      <w:widowControl w:val="false"/>
      <w:spacing w:before="0" w:after="0"/>
      <w:jc w:val="both"/>
    </w:pPr>
    <w:rPr>
      <w:rFonts w:eastAsia="宋体;SimSun"/>
      <w:kern w:val="2"/>
      <w:sz w:val="21"/>
      <w:szCs w:val="24"/>
      <w:lang w:val="en-US" w:eastAsia="zh-CN"/>
    </w:rPr>
  </w:style>
  <w:style w:type="paragraph" w:styleId="Textintend1">
    <w:name w:val="text intend 1"/>
    <w:basedOn w:val="Normal"/>
    <w:qFormat/>
    <w:pPr>
      <w:tabs>
        <w:tab w:val="clear" w:pos="284"/>
        <w:tab w:val="left" w:pos="992" w:leader="none"/>
      </w:tabs>
      <w:spacing w:before="0" w:after="120"/>
      <w:ind w:start="567" w:hanging="283"/>
      <w:jc w:val="both"/>
    </w:pPr>
    <w:rPr>
      <w:rFonts w:eastAsia="MS Mincho;MS Gothic"/>
      <w:sz w:val="24"/>
      <w:lang w:val="en-US"/>
    </w:rPr>
  </w:style>
  <w:style w:type="paragraph" w:styleId="24">
    <w:name w:val="正文2"/>
    <w:qFormat/>
    <w:pPr>
      <w:widowControl/>
      <w:bidi w:val="0"/>
      <w:jc w:val="both"/>
    </w:pPr>
    <w:rPr>
      <w:rFonts w:ascii="Times New Roman" w:hAnsi="Times New Roman" w:eastAsia="宋体;SimSun" w:cs="Times New Roman"/>
      <w:color w:val="auto"/>
      <w:kern w:val="2"/>
      <w:sz w:val="21"/>
      <w:szCs w:val="21"/>
      <w:lang w:val="en-US" w:eastAsia="zh-CN"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3gpp.org/Change-Requests" TargetMode="External"/><Relationship Id="rId3" Type="http://schemas.openxmlformats.org/officeDocument/2006/relationships/hyperlink" Target="http://www.3gpp.org/ftp/Specs/html-info/21900.htm" TargetMode="External"/><Relationship Id="rId4" Type="http://schemas.openxmlformats.org/officeDocument/2006/relationships/image" Target="media/image1.wmf"/><Relationship Id="rId5" Type="http://schemas.openxmlformats.org/officeDocument/2006/relationships/image" Target="media/image2.wmf"/><Relationship Id="rId6" Type="http://schemas.openxmlformats.org/officeDocument/2006/relationships/image" Target="media/image3.wmf"/><Relationship Id="rId7" Type="http://schemas.openxmlformats.org/officeDocument/2006/relationships/image" Target="media/image4.wmf"/><Relationship Id="rId8" Type="http://schemas.openxmlformats.org/officeDocument/2006/relationships/header" Target="head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3gpp_70</Template>
  <TotalTime>4</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2024-03-01T07:35:00Z</dcterms:created>
  <dc:creator>Michael Sanders, John M Meredith</dc:creator>
  <dc:description/>
  <cp:keywords/>
  <dc:language>en-US</dc:language>
  <cp:lastModifiedBy>CATT</cp:lastModifiedBy>
  <cp:lastPrinted>1900-01-01T07:00:00Z</cp:lastPrinted>
  <dcterms:modified xsi:type="dcterms:W3CDTF">2024-03-01T15:36:00Z</dcterms:modified>
  <cp:revision>6</cp:revision>
  <dc:subject/>
  <dc:title>3GPP Change Request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y fmtid="{D5CDD505-2E9C-101B-9397-08002B2CF9AE}" pid="3" name="_2015_ms_pID_725343">
    <vt:lpwstr>(3)qaCiGgUUdRyUbA4K09Gd4pnfn08Uh1GmdferMPEhK5AmI1b6obcw6VQo0WFehaBmF3ZpjO+k
WG7HvG3+L9Kovo/56XQ135Ut1t54f1jRHMhgcu75kAWgdBhsee7P1uOS2TIAQrAxlvbVB50j
kiswfLsLFOzhgIBNykBdcAQWYr4f9WZAIfVbIzPzjKLIpoeUjNf2G9TtFTUITuAn7FfSbt85
zKrdrLNTRRmyh4YoJX</vt:lpwstr>
  </property>
  <property fmtid="{D5CDD505-2E9C-101B-9397-08002B2CF9AE}" pid="4" name="_2015_ms_pID_7253431">
    <vt:lpwstr>P6xW1uIsqRvC6hXl2XJl6qjD9ry+mi4aa55xnAGPmBSwLgn43bI5Ae
17gMt1hQWssm9n5twFiCjlV+/iUuBnGxQtxy1bw++Kn7ID5rBlR6HG5VDZwYf+bZI4WNRL/Q
Qzhhdacm6qeK5G/L9oWFQE3XScpYiLjdwHYAvAksfgyY7h5utGBRS1imzSg/DSSFO+uwU0DM
c23zsXIF5id52BBwIs697hIKmYdioy3Zp/c1</vt:lpwstr>
  </property>
  <property fmtid="{D5CDD505-2E9C-101B-9397-08002B2CF9AE}" pid="5" name="_2015_ms_pID_7253432">
    <vt:lpwstr>sg==</vt:lpwstr>
  </property>
  <property fmtid="{D5CDD505-2E9C-101B-9397-08002B2CF9AE}" pid="6" name="_change">
    <vt:lpwstr/>
  </property>
  <property fmtid="{D5CDD505-2E9C-101B-9397-08002B2CF9AE}" pid="7" name="_full-control">
    <vt:lpwstr/>
  </property>
  <property fmtid="{D5CDD505-2E9C-101B-9397-08002B2CF9AE}" pid="8" name="_readonly">
    <vt:lpwstr/>
  </property>
  <property fmtid="{D5CDD505-2E9C-101B-9397-08002B2CF9AE}" pid="9" name="sflag">
    <vt:lpwstr>1508504937</vt:lpwstr>
  </property>
</Properties>
</file>