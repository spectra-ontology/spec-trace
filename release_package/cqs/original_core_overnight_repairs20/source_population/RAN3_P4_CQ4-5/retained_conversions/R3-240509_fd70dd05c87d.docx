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media/image2.wmf" ContentType="image/x-wmf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8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  <w:t>3GPP TSG-RAN WG3#123</w:t>
      </w:r>
      <w:r>
        <w:rPr>
          <w:rFonts w:eastAsia="Times New Roman" w:cs="Arial" w:ascii="Arial" w:hAnsi="Arial"/>
          <w:b/>
          <w:i/>
          <w:sz w:val="28"/>
          <w:lang w:val="en-US" w:eastAsia="en-US"/>
        </w:rPr>
        <w:tab/>
      </w:r>
      <w:r>
        <w:rPr>
          <w:rFonts w:eastAsia="Times New Roman" w:cs="Arial" w:ascii="Arial" w:hAnsi="Arial"/>
          <w:sz w:val="24"/>
          <w:szCs w:val="24"/>
        </w:rPr>
        <w:fldChar w:fldCharType="begin"/>
      </w:r>
      <w:r>
        <w:rPr>
          <w:sz w:val="24"/>
          <w:szCs w:val="24"/>
          <w:rFonts w:eastAsia="Times New Roman" w:cs="Arial" w:ascii="Arial" w:hAnsi="Arial"/>
        </w:rPr>
        <w:instrText xml:space="preserve"> DOCPROPERTY "Tdoc#"</w:instrText>
      </w:r>
      <w:r>
        <w:rPr>
          <w:sz w:val="24"/>
          <w:szCs w:val="24"/>
          <w:rFonts w:eastAsia="Times New Roman" w:cs="Arial" w:ascii="Arial" w:hAnsi="Arial"/>
        </w:rPr>
        <w:fldChar w:fldCharType="separate"/>
      </w:r>
      <w:r>
        <w:rPr>
          <w:sz w:val="24"/>
          <w:szCs w:val="24"/>
          <w:rFonts w:eastAsia="Times New Roman" w:cs="Arial" w:ascii="Arial" w:hAnsi="Arial"/>
        </w:rPr>
        <w:t>R3-240509</w:t>
      </w:r>
      <w:r>
        <w:rPr>
          <w:sz w:val="24"/>
          <w:szCs w:val="24"/>
          <w:rFonts w:eastAsia="Times New Roman" w:cs="Arial" w:ascii="Arial" w:hAnsi="Arial"/>
        </w:rPr>
        <w:fldChar w:fldCharType="end"/>
      </w:r>
    </w:p>
    <w:p>
      <w:pPr>
        <w:pStyle w:val="Normal"/>
        <w:tabs>
          <w:tab w:val="clear" w:pos="284"/>
          <w:tab w:val="right" w:pos="9639" w:leader="none"/>
        </w:tabs>
        <w:spacing w:before="0" w:after="120"/>
        <w:rPr>
          <w:rFonts w:ascii="Arial" w:hAnsi="Arial" w:eastAsia="Times New Roman" w:cs="Arial"/>
          <w:b/>
          <w:b/>
          <w:iCs/>
          <w:sz w:val="24"/>
          <w:szCs w:val="18"/>
          <w:lang w:val="en-US" w:eastAsia="en-US"/>
        </w:rPr>
      </w:pPr>
      <w:r>
        <w:rPr>
          <w:rFonts w:eastAsia="Times New Roman" w:cs="Arial" w:ascii="Arial" w:hAnsi="Arial"/>
          <w:b/>
          <w:iCs/>
          <w:sz w:val="24"/>
          <w:szCs w:val="18"/>
          <w:lang w:val="en-US" w:eastAsia="en-US"/>
        </w:rPr>
        <w:t>Athens, Greece, 26</w:t>
      </w:r>
      <w:r>
        <w:rPr>
          <w:rFonts w:eastAsia="Times New Roman" w:cs="Arial" w:ascii="Arial" w:hAnsi="Arial"/>
          <w:b/>
          <w:iCs/>
          <w:sz w:val="24"/>
          <w:szCs w:val="18"/>
          <w:vertAlign w:val="superscript"/>
          <w:lang w:val="en-US" w:eastAsia="en-US"/>
        </w:rPr>
        <w:t>th</w:t>
      </w:r>
      <w:r>
        <w:rPr>
          <w:rFonts w:eastAsia="Times New Roman" w:cs="Arial" w:ascii="Arial" w:hAnsi="Arial"/>
          <w:b/>
          <w:iCs/>
          <w:sz w:val="24"/>
          <w:szCs w:val="18"/>
          <w:lang w:val="en-US" w:eastAsia="en-US"/>
        </w:rPr>
        <w:t xml:space="preserve"> Feb – 1</w:t>
      </w:r>
      <w:r>
        <w:rPr>
          <w:rFonts w:eastAsia="Times New Roman" w:cs="Arial" w:ascii="Arial" w:hAnsi="Arial"/>
          <w:b/>
          <w:iCs/>
          <w:sz w:val="24"/>
          <w:szCs w:val="18"/>
          <w:vertAlign w:val="superscript"/>
          <w:lang w:val="en-US" w:eastAsia="en-US"/>
        </w:rPr>
        <w:t>st</w:t>
      </w:r>
      <w:r>
        <w:rPr>
          <w:rFonts w:eastAsia="Times New Roman" w:cs="Arial" w:ascii="Arial" w:hAnsi="Arial"/>
          <w:b/>
          <w:iCs/>
          <w:sz w:val="24"/>
          <w:szCs w:val="18"/>
          <w:lang w:val="en-US" w:eastAsia="en-US"/>
        </w:rPr>
        <w:t xml:space="preserve"> Mar 2024</w:t>
      </w:r>
    </w:p>
    <w:tbl>
      <w:tblPr>
        <w:tblW w:w="9641" w:type="dxa"/>
        <w:jc w:val="start"/>
        <w:tblInd w:w="-5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>
        <w:trPr/>
        <w:tc>
          <w:tcPr>
            <w:tcW w:w="9641" w:type="dxa"/>
            <w:gridSpan w:val="9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4"/>
                <w:lang w:val="en-US" w:eastAsia="en-US"/>
              </w:rPr>
              <w:t>CR-Form-v12.2</w:t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32"/>
                <w:lang w:val="en-US" w:eastAsia="en-US"/>
              </w:rPr>
              <w:t>CHANGE REQUEST</w:t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42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end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1559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"Spec#"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38.4</w:t>
            </w:r>
            <w:r>
              <w:rPr>
                <w:rFonts w:eastAsia="Times New Roman" w:cs="Arial" w:ascii="Arial" w:hAnsi="Arial"/>
              </w:rPr>
              <w:fldChar w:fldCharType="end"/>
            </w: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13</w:t>
            </w:r>
          </w:p>
        </w:tc>
        <w:tc>
          <w:tcPr>
            <w:tcW w:w="70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CR</w:t>
            </w:r>
          </w:p>
        </w:tc>
        <w:tc>
          <w:tcPr>
            <w:tcW w:w="1276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1099</w:t>
            </w:r>
          </w:p>
        </w:tc>
        <w:tc>
          <w:tcPr>
            <w:tcW w:w="709" w:type="dxa"/>
            <w:tcBorders/>
          </w:tcPr>
          <w:p>
            <w:pPr>
              <w:pStyle w:val="Normal"/>
              <w:tabs>
                <w:tab w:val="clear" w:pos="284"/>
                <w:tab w:val="right" w:pos="625" w:leader="none"/>
              </w:tabs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lang w:val="en-US" w:eastAsia="en-US"/>
              </w:rPr>
              <w:t>rev</w:t>
            </w:r>
          </w:p>
        </w:tc>
        <w:tc>
          <w:tcPr>
            <w:tcW w:w="992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-</w:t>
            </w:r>
          </w:p>
        </w:tc>
        <w:tc>
          <w:tcPr>
            <w:tcW w:w="2410" w:type="dxa"/>
            <w:tcBorders/>
          </w:tcPr>
          <w:p>
            <w:pPr>
              <w:pStyle w:val="Normal"/>
              <w:tabs>
                <w:tab w:val="clear" w:pos="284"/>
                <w:tab w:val="right" w:pos="1825" w:leader="none"/>
              </w:tabs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  <w:lang w:val="en-US" w:eastAsia="en-US"/>
              </w:rPr>
              <w:t>Current version:</w:t>
            </w:r>
          </w:p>
        </w:tc>
        <w:tc>
          <w:tcPr>
            <w:tcW w:w="1701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"Version"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18.0.0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143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  <w:sz w:val="28"/>
                <w:lang w:val="en-US" w:eastAsia="en-US"/>
              </w:rPr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9641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Arial" w:ascii="Arial" w:hAnsi="Arial"/>
                <w:i/>
                <w:lang w:val="en-US" w:eastAsia="en-US"/>
              </w:rPr>
              <w:t xml:space="preserve">For </w:t>
            </w:r>
            <w:r>
              <w:fldChar w:fldCharType="begin"/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instrText xml:space="preserve"> HYPERLINK "http://www.3gpp.org/3G_Specs/CRs.htm" \l "_blank"</w:instrText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fldChar w:fldCharType="separate"/>
            </w:r>
            <w:r>
              <w:rPr>
                <w:rStyle w:val="InternetLink"/>
                <w:rFonts w:eastAsia="Times New Roman" w:cs="Arial" w:ascii="Arial" w:hAnsi="Arial"/>
                <w:b/>
                <w:i/>
                <w:color w:val="FF0000"/>
                <w:u w:val="single"/>
                <w:lang w:val="en-US" w:eastAsia="en-US"/>
              </w:rPr>
              <w:t>HELP</w:t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fldChar w:fldCharType="end"/>
            </w:r>
            <w:r>
              <w:rPr>
                <w:rFonts w:eastAsia="Times New Roman" w:cs="Arial" w:ascii="Arial" w:hAnsi="Arial"/>
                <w:b/>
                <w:i/>
                <w:color w:val="FF0000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i/>
                <w:lang w:val="en-US" w:eastAsia="en-US"/>
              </w:rPr>
              <w:t xml:space="preserve">on using this form: comprehensive instructions can be found at </w:t>
              <w:br/>
            </w:r>
            <w:hyperlink r:id="rId2">
              <w:r>
                <w:rPr>
                  <w:rStyle w:val="InternetLink"/>
                  <w:rFonts w:eastAsia="Times New Roman" w:cs="Arial" w:ascii="Arial" w:hAnsi="Arial"/>
                  <w:i/>
                  <w:color w:val="0000FF"/>
                  <w:u w:val="single"/>
                  <w:lang w:val="en-US" w:eastAsia="en-US"/>
                </w:rPr>
                <w:t>http://www.3gpp.org/Change-Requests</w:t>
              </w:r>
            </w:hyperlink>
            <w:r>
              <w:rPr>
                <w:rFonts w:eastAsia="Times New Roman" w:cs="Arial" w:ascii="Arial" w:hAnsi="Arial"/>
                <w:i/>
                <w:lang w:val="en-US" w:eastAsia="en-US"/>
              </w:rPr>
              <w:t>.</w:t>
            </w:r>
          </w:p>
        </w:tc>
      </w:tr>
      <w:tr>
        <w:trPr/>
        <w:tc>
          <w:tcPr>
            <w:tcW w:w="9641" w:type="dxa"/>
            <w:gridSpan w:val="9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8"/>
                <w:szCs w:val="8"/>
                <w:lang w:val="en-US" w:eastAsia="en-US"/>
              </w:rPr>
            </w:r>
          </w:p>
        </w:tc>
      </w:tr>
    </w:tbl>
    <w:p>
      <w:pPr>
        <w:pStyle w:val="Normal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>
        <w:trPr/>
        <w:tc>
          <w:tcPr>
            <w:tcW w:w="2835" w:type="dxa"/>
            <w:tcBorders/>
          </w:tcPr>
          <w:p>
            <w:pPr>
              <w:pStyle w:val="Normal"/>
              <w:tabs>
                <w:tab w:val="clear" w:pos="284"/>
                <w:tab w:val="right" w:pos="2751" w:leader="none"/>
              </w:tabs>
              <w:spacing w:before="0" w:after="0"/>
              <w:rPr/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Proposed change affects:</w:t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</w:r>
          </w:p>
        </w:tc>
        <w:tc>
          <w:tcPr>
            <w:tcW w:w="709" w:type="dxa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ME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u w:val="single"/>
                <w:lang w:val="en-US" w:eastAsia="en-US"/>
              </w:rPr>
            </w:r>
          </w:p>
        </w:tc>
        <w:tc>
          <w:tcPr>
            <w:tcW w:w="2126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F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</w:tr>
    </w:tbl>
    <w:p>
      <w:pPr>
        <w:pStyle w:val="Normal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tbl>
      <w:tblPr>
        <w:tblW w:w="9640" w:type="dxa"/>
        <w:jc w:val="start"/>
        <w:tblInd w:w="0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>
        <w:trPr/>
        <w:tc>
          <w:tcPr>
            <w:tcW w:w="9640" w:type="dxa"/>
            <w:gridSpan w:val="11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Title:</w:t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MS Mincho;ＭＳ 明朝" w:cs="Arial" w:ascii="Arial" w:hAnsi="Arial"/>
                <w:color w:val="000000"/>
                <w:lang w:eastAsia="ja-JP"/>
              </w:rPr>
              <w:t>Correction on the behavior description of ECN Marking or Congestion Information Reporting over NGAP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Source to WG:</w:t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宋体;SimSun" w:cs="Arial" w:ascii="Arial" w:hAnsi="Arial"/>
                <w:lang w:val="en-US" w:eastAsia="zh-CN"/>
              </w:rPr>
              <w:t>CMCC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, </w:t>
            </w:r>
            <w:r>
              <w:rPr>
                <w:rFonts w:eastAsia="宋体;SimSun" w:cs="Arial" w:ascii="Arial" w:hAnsi="Arial"/>
                <w:lang w:val="en-US" w:eastAsia="zh-CN"/>
              </w:rPr>
              <w:t>Nokia, Nokia Shanghai Bell, Huawei, ZTE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Source to TSG:</w:t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"SourceIfTsg"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R3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Work item code:</w:t>
            </w:r>
          </w:p>
        </w:tc>
        <w:tc>
          <w:tcPr>
            <w:tcW w:w="3686" w:type="dxa"/>
            <w:gridSpan w:val="5"/>
            <w:tcBorders/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NR_XR_enh-Core</w:t>
            </w:r>
          </w:p>
        </w:tc>
        <w:tc>
          <w:tcPr>
            <w:tcW w:w="567" w:type="dxa"/>
            <w:tcBorders/>
          </w:tcPr>
          <w:p>
            <w:pPr>
              <w:pStyle w:val="Normal"/>
              <w:snapToGrid w:val="false"/>
              <w:spacing w:before="0" w:after="0"/>
              <w:ind w:end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Date:</w:t>
            </w:r>
          </w:p>
        </w:tc>
        <w:tc>
          <w:tcPr>
            <w:tcW w:w="2127" w:type="dxa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"ResDate"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2024-02-</w:t>
            </w:r>
            <w:r>
              <w:rPr>
                <w:rFonts w:eastAsia="Times New Roman" w:cs="Arial" w:ascii="Arial" w:hAnsi="Arial"/>
              </w:rPr>
              <w:fldChar w:fldCharType="end"/>
            </w:r>
            <w:r>
              <w:rPr>
                <w:rFonts w:eastAsia="Times New Roman" w:cs="Arial" w:ascii="Arial" w:hAnsi="Arial"/>
                <w:lang w:val="en-US" w:eastAsia="en-US"/>
              </w:rPr>
              <w:t>15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1986" w:type="dxa"/>
            <w:gridSpan w:val="4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2267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2127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>
          <w:cantSplit w:val="true"/>
        </w:trPr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Category:</w:t>
            </w:r>
          </w:p>
        </w:tc>
        <w:tc>
          <w:tcPr>
            <w:tcW w:w="851" w:type="dxa"/>
            <w:tcBorders/>
            <w:shd w:fill="FFFFB2" w:val="clear"/>
          </w:tcPr>
          <w:p>
            <w:pPr>
              <w:pStyle w:val="Normal"/>
              <w:spacing w:before="0" w:after="0"/>
              <w:ind w:start="100" w:end="-609" w:hanging="0"/>
              <w:rPr>
                <w:rFonts w:ascii="Arial" w:hAnsi="Arial" w:eastAsia="Times New Roman" w:cs="Arial"/>
                <w:b/>
                <w:b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t>F</w:t>
            </w:r>
          </w:p>
        </w:tc>
        <w:tc>
          <w:tcPr>
            <w:tcW w:w="3402" w:type="dxa"/>
            <w:gridSpan w:val="5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Release:</w:t>
            </w:r>
          </w:p>
        </w:tc>
        <w:tc>
          <w:tcPr>
            <w:tcW w:w="2127" w:type="dxa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t>Rel-18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  <w:tc>
          <w:tcPr>
            <w:tcW w:w="4677" w:type="dxa"/>
            <w:gridSpan w:val="8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0"/>
              <w:ind w:start="383" w:hanging="383"/>
              <w:rPr/>
            </w:pP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Use </w:t>
            </w:r>
            <w:r>
              <w:rPr>
                <w:rFonts w:eastAsia="Times New Roman" w:cs="Arial" w:ascii="Arial" w:hAnsi="Arial"/>
                <w:i/>
                <w:sz w:val="18"/>
                <w:u w:val="single"/>
                <w:lang w:val="en-US" w:eastAsia="en-US"/>
              </w:rPr>
              <w:t>one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of the following categories:</w:t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br/>
              <w:t>F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(correction)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A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(mirror corresponding to a change in an earlier </w:t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>release)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B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(addition of feature), 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C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(functional modification of feature)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D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(editorial modification)</w:t>
            </w:r>
          </w:p>
          <w:p>
            <w:pPr>
              <w:pStyle w:val="Normal"/>
              <w:spacing w:before="0" w:after="12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sz w:val="18"/>
                <w:lang w:val="en-US" w:eastAsia="en-US"/>
              </w:rPr>
              <w:t>Detailed explanations of the above categories can</w:t>
              <w:br/>
              <w:t xml:space="preserve">be found in 3GPP </w:t>
            </w:r>
            <w:hyperlink r:id="rId3">
              <w:r>
                <w:rPr>
                  <w:rStyle w:val="InternetLink"/>
                  <w:rFonts w:eastAsia="Times New Roman" w:cs="Arial" w:ascii="Arial" w:hAnsi="Arial"/>
                  <w:color w:val="0000FF"/>
                  <w:sz w:val="18"/>
                  <w:u w:val="single"/>
                  <w:lang w:val="en-US" w:eastAsia="en-US"/>
                </w:rPr>
                <w:t>TR 21.900</w:t>
              </w:r>
            </w:hyperlink>
            <w:r>
              <w:rPr>
                <w:rFonts w:eastAsia="Times New Roman" w:cs="Arial" w:ascii="Arial" w:hAnsi="Arial"/>
                <w:sz w:val="18"/>
                <w:lang w:val="en-US" w:eastAsia="en-US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left" w:pos="950" w:leader="none"/>
              </w:tabs>
              <w:spacing w:before="0" w:after="0"/>
              <w:ind w:start="241" w:hanging="241"/>
              <w:rPr/>
            </w:pP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Use </w:t>
            </w:r>
            <w:r>
              <w:rPr>
                <w:rFonts w:eastAsia="Times New Roman" w:cs="Arial" w:ascii="Arial" w:hAnsi="Arial"/>
                <w:i/>
                <w:sz w:val="18"/>
                <w:u w:val="single"/>
                <w:lang w:val="en-US" w:eastAsia="en-US"/>
              </w:rPr>
              <w:t>one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of the following releases:</w:t>
              <w:br/>
              <w:t>Rel-8</w:t>
              <w:tab/>
              <w:t>(Release 8)</w:t>
              <w:br/>
              <w:t>Rel-9</w:t>
              <w:tab/>
              <w:t>(Release 9)</w:t>
              <w:br/>
              <w:t>Rel-10</w:t>
              <w:tab/>
              <w:t>(Release 10)</w:t>
              <w:br/>
              <w:t>Rel-11</w:t>
              <w:tab/>
              <w:t>(Release 11)</w:t>
              <w:br/>
              <w:t>…</w:t>
              <w:br/>
              <w:t>Rel-16</w:t>
              <w:tab/>
              <w:t>(Release 16)</w:t>
              <w:br/>
              <w:t>Rel-17</w:t>
              <w:tab/>
              <w:t>(Release 17)</w:t>
              <w:br/>
              <w:t>Rel-18</w:t>
              <w:tab/>
              <w:t>(Release 18)</w:t>
              <w:br/>
              <w:t>Rel-19</w:t>
              <w:tab/>
              <w:t>(Release 19)</w:t>
            </w:r>
          </w:p>
        </w:tc>
      </w:tr>
      <w:tr>
        <w:trPr/>
        <w:tc>
          <w:tcPr>
            <w:tcW w:w="1843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tabs>
                <w:tab w:val="clear" w:pos="284"/>
                <w:tab w:val="left" w:pos="384" w:leader="none"/>
              </w:tabs>
              <w:spacing w:before="0" w:after="60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宋体;SimSun" w:cs="Arial" w:ascii="Arial" w:hAnsi="Arial"/>
                <w:lang w:val="en-US" w:eastAsia="zh-CN"/>
              </w:rPr>
              <w:t>I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n previous discussion, RAN3 agreed to introduce </w:t>
            </w:r>
            <w:r>
              <w:rPr>
                <w:rFonts w:eastAsia="宋体;SimSun" w:cs="Arial" w:ascii="Arial" w:hAnsi="Arial"/>
                <w:i/>
                <w:iCs/>
                <w:lang w:val="en-US" w:eastAsia="zh-CN"/>
              </w:rPr>
              <w:t>ECN Marking or Congestion Information Reporting Status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 IE to indicate whether ECN marking at NG-RAN or reporting information for ECN marking at UPF or congestion information reporting is active or not active. The reporting status IE is included in </w:t>
            </w:r>
            <w:r>
              <w:rPr>
                <w:rFonts w:eastAsia="宋体;SimSun" w:cs="Arial" w:ascii="Arial" w:hAnsi="Arial"/>
                <w:i/>
                <w:iCs/>
                <w:lang w:val="en-US" w:eastAsia="zh-CN"/>
              </w:rPr>
              <w:t>PDU Session Resource Setup Response Transfer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 IE or </w:t>
            </w:r>
            <w:r>
              <w:rPr>
                <w:rFonts w:eastAsia="宋体;SimSun" w:cs="Arial" w:ascii="Arial" w:hAnsi="Arial"/>
                <w:i/>
                <w:iCs/>
                <w:lang w:val="en-US" w:eastAsia="zh-CN"/>
              </w:rPr>
              <w:t xml:space="preserve">PDU Session Resource Modify Response Transfer 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IE which is transparent to AMF, </w:t>
            </w:r>
            <w:r>
              <w:rPr>
                <w:rFonts w:eastAsia="宋体;SimSun" w:cs="Arial" w:ascii="Arial" w:hAnsi="Arial"/>
                <w:lang w:val="en-US" w:eastAsia="zh-CN"/>
              </w:rPr>
              <w:t>thus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 SMF is the right node uses the IE to deduce the status of activation. Also, currently there is no reference in TS 23.501 to describe how to use the </w:t>
            </w:r>
            <w:r>
              <w:rPr>
                <w:rFonts w:eastAsia="宋体;SimSun" w:cs="Arial" w:ascii="Arial" w:hAnsi="Arial"/>
                <w:i/>
                <w:iCs/>
                <w:lang w:val="en-US" w:eastAsia="zh-CN"/>
              </w:rPr>
              <w:t>ECN Marking or Congestion Information Reporting Status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 IE, it is better to remove this description.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Summary of change:</w:t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  <w:shd w:fill="FFFFB2" w:val="clear"/>
          </w:tcPr>
          <w:p>
            <w:pPr>
              <w:pStyle w:val="CRCoverPage"/>
              <w:spacing w:before="0" w:after="60"/>
              <w:rPr>
                <w:rFonts w:eastAsia="宋体;SimSun"/>
                <w:lang w:val="en-US" w:eastAsia="zh-CN"/>
              </w:rPr>
            </w:pPr>
            <w:r>
              <w:rPr>
                <w:rFonts w:eastAsia="宋体;SimSun"/>
                <w:lang w:val="en-US" w:eastAsia="zh-CN"/>
              </w:rPr>
              <w:t>1</w:t>
            </w:r>
            <w:r>
              <w:rPr>
                <w:rFonts w:eastAsia="宋体;SimSun"/>
                <w:lang w:val="en-US" w:eastAsia="zh-CN"/>
              </w:rPr>
              <w:t>. When the ECN Marking or Congestion Information Reporting Status IE is received, replace the receiving entity from AMF by SMF.</w:t>
            </w:r>
          </w:p>
          <w:p>
            <w:pPr>
              <w:pStyle w:val="CRCoverPage"/>
              <w:spacing w:before="0" w:after="60"/>
              <w:rPr>
                <w:rFonts w:eastAsia="宋体;SimSun"/>
                <w:lang w:val="en-US" w:eastAsia="zh-CN"/>
              </w:rPr>
            </w:pPr>
            <w:r>
              <w:rPr>
                <w:rFonts w:eastAsia="宋体;SimSun"/>
                <w:lang w:val="en-US" w:eastAsia="zh-CN"/>
              </w:rPr>
              <w:t>2</w:t>
            </w:r>
            <w:r>
              <w:rPr>
                <w:rFonts w:eastAsia="宋体;SimSun"/>
                <w:lang w:val="en-US" w:eastAsia="zh-CN"/>
              </w:rPr>
              <w:t>. Remove the description on “as described in TS 23.501”.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60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宋体;SimSun" w:cs="Arial" w:ascii="Arial" w:hAnsi="Arial"/>
                <w:lang w:val="en-US" w:eastAsia="zh-CN"/>
              </w:rPr>
              <w:t xml:space="preserve">The incorrect description where AMF cannot use the reporting status IE to deduce whether ECN marking at NG-RAN or reporting information for ECN marking at UPF or congestion information reporting is active or not active. </w:t>
            </w:r>
          </w:p>
        </w:tc>
      </w:tr>
      <w:tr>
        <w:trPr/>
        <w:tc>
          <w:tcPr>
            <w:tcW w:w="2694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宋体;SimSun" w:cs="Arial" w:ascii="Arial" w:hAnsi="Arial"/>
                <w:lang w:val="en-US" w:eastAsia="zh-CN"/>
              </w:rPr>
              <w:t>8</w:t>
            </w:r>
            <w:r>
              <w:rPr>
                <w:rFonts w:eastAsia="宋体;SimSun" w:cs="Arial" w:ascii="Arial" w:hAnsi="Arial"/>
                <w:lang w:val="en-US" w:eastAsia="zh-CN"/>
              </w:rPr>
              <w:t>.2.1.2, 8.2.3.2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Y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N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tabs>
                <w:tab w:val="clear" w:pos="284"/>
                <w:tab w:val="right" w:pos="2893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tabs>
                <w:tab w:val="clear" w:pos="284"/>
                <w:tab w:val="right" w:pos="2893" w:leader="none"/>
              </w:tabs>
              <w:spacing w:before="0" w:after="0"/>
              <w:rPr/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Other core specifications</w:t>
              <w:tab/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TS/TR ... CR ... 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spacing w:before="0" w:after="0"/>
              <w:rPr>
                <w:rFonts w:ascii="Arial" w:hAnsi="Arial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Test specifications</w:t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/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TS/TR ... CR ... 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(show related CRs)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O&amp;M Specifications</w:t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/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TS/TR ... CR ... 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/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/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06" w:h="16838"/>
          <w:pgMar w:left="1134" w:right="1134" w:gutter="0" w:header="680" w:top="1418" w:footer="567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overflowPunct w:val="false"/>
        <w:autoSpaceDE w:val="false"/>
        <w:jc w:val="center"/>
        <w:textAlignment w:val="baseline"/>
        <w:rPr>
          <w:rFonts w:eastAsia="Malgun Gothic"/>
          <w:lang w:eastAsia="ko-KR"/>
        </w:rPr>
      </w:pPr>
      <w:r>
        <w:rPr>
          <w:rFonts w:eastAsia="Malgun Gothic"/>
          <w:highlight w:val="yellow"/>
          <w:lang w:eastAsia="ko-KR"/>
        </w:rPr>
        <w:t>--------------------------------------------------------------Start of the change---------------------------------------------------------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134" w:hanging="1134"/>
        <w:textAlignment w:val="baseline"/>
        <w:outlineLvl w:val="2"/>
        <w:rPr>
          <w:rFonts w:ascii="Arial" w:hAnsi="Arial" w:eastAsia="宋体;SimSun" w:cs="Arial"/>
          <w:sz w:val="28"/>
          <w:lang w:eastAsia="ko-KR"/>
        </w:rPr>
      </w:pPr>
      <w:r>
        <w:rPr>
          <w:rFonts w:eastAsia="宋体;SimSun" w:cs="Arial" w:ascii="Arial" w:hAnsi="Arial"/>
          <w:sz w:val="28"/>
          <w:lang w:eastAsia="ko-KR"/>
        </w:rPr>
        <w:t>8.2.1</w:t>
        <w:tab/>
        <w:t>PDU Session Resource Setup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宋体;SimSun" w:cs="Arial"/>
          <w:sz w:val="24"/>
          <w:lang w:eastAsia="ko-KR"/>
        </w:rPr>
      </w:pPr>
      <w:bookmarkStart w:id="0" w:name="_CR8_2_1_1"/>
      <w:bookmarkEnd w:id="0"/>
      <w:r>
        <w:rPr>
          <w:rFonts w:eastAsia="宋体;SimSun" w:cs="Arial" w:ascii="Arial" w:hAnsi="Arial"/>
          <w:sz w:val="24"/>
          <w:lang w:eastAsia="ko-KR"/>
        </w:rPr>
        <w:t>8.2.1.1</w:t>
        <w:tab/>
        <w:t>General</w:t>
      </w:r>
    </w:p>
    <w:p>
      <w:pPr>
        <w:pStyle w:val="Normal"/>
        <w:overflowPunct w:val="false"/>
        <w:autoSpaceDE w:val="false"/>
        <w:textAlignment w:val="baseline"/>
        <w:rPr>
          <w:rFonts w:eastAsia="宋体;SimSun"/>
          <w:lang w:eastAsia="ko-KR"/>
        </w:rPr>
      </w:pPr>
      <w:r>
        <w:rPr>
          <w:rFonts w:eastAsia="宋体;SimSun"/>
          <w:lang w:eastAsia="ko-KR"/>
        </w:rPr>
        <w:t>The purpose of the PDU Session Resource Setup procedure is to assign resources on Uu and NG-U for one or several PDU sessions and the corresponding QoS flows, and to setup corresponding DRBs for a given UE. The procedure uses UE-associated signalling.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宋体;SimSun" w:cs="Arial"/>
          <w:sz w:val="24"/>
          <w:lang w:eastAsia="ko-KR"/>
        </w:rPr>
      </w:pPr>
      <w:bookmarkStart w:id="1" w:name="_CR8_2_1_2"/>
      <w:bookmarkEnd w:id="1"/>
      <w:r>
        <w:rPr>
          <w:rFonts w:eastAsia="宋体;SimSun" w:cs="Arial" w:ascii="Arial" w:hAnsi="Arial"/>
          <w:sz w:val="24"/>
          <w:lang w:eastAsia="ko-KR"/>
        </w:rPr>
        <w:t>8.2.1.2</w:t>
        <w:tab/>
        <w:t>Successful Operation</w:t>
      </w:r>
    </w:p>
    <w:p>
      <w:pPr>
        <w:pStyle w:val="Normal"/>
        <w:keepNext w:val="true"/>
        <w:keepLines/>
        <w:overflowPunct w:val="false"/>
        <w:autoSpaceDE w:val="false"/>
        <w:spacing w:before="60" w:after="180"/>
        <w:jc w:val="center"/>
        <w:textAlignment w:val="baseline"/>
        <w:rPr>
          <w:rFonts w:ascii="Arial" w:hAnsi="Arial" w:eastAsia="宋体;SimSun" w:cs="Arial"/>
          <w:b/>
          <w:b/>
          <w:lang w:eastAsia="ko-KR"/>
        </w:rPr>
      </w:pPr>
      <w:r>
        <w:rPr>
          <w:rFonts w:eastAsia="宋体;SimSun" w:cs="Arial" w:ascii="Arial" w:hAnsi="Arial"/>
          <w:b/>
          <w:lang w:eastAsia="ko-KR"/>
        </w:rPr>
        <w:drawing>
          <wp:inline distT="0" distB="0" distL="0" distR="0">
            <wp:extent cx="4380865" cy="15240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6" t="-17" r="-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overflowPunct w:val="false"/>
        <w:autoSpaceDE w:val="false"/>
        <w:spacing w:before="0" w:after="240"/>
        <w:jc w:val="center"/>
        <w:textAlignment w:val="baseline"/>
        <w:rPr>
          <w:rFonts w:ascii="Arial" w:hAnsi="Arial" w:eastAsia="宋体;SimSun" w:cs="Arial"/>
          <w:b/>
          <w:b/>
          <w:lang w:eastAsia="ko-KR"/>
        </w:rPr>
      </w:pPr>
      <w:r>
        <w:rPr>
          <w:rFonts w:eastAsia="宋体;SimSun" w:cs="Arial" w:ascii="Arial" w:hAnsi="Arial"/>
          <w:b/>
          <w:lang w:eastAsia="ko-KR"/>
        </w:rPr>
        <w:t>Figure 8.2.1.2-1: PDU session resource setup: successful operation</w:t>
      </w:r>
    </w:p>
    <w:p>
      <w:pPr>
        <w:pStyle w:val="Normal"/>
        <w:rPr>
          <w:rFonts w:eastAsia="宋体;SimSun"/>
          <w:lang w:eastAsia="ko-KR"/>
        </w:rPr>
      </w:pPr>
      <w:r>
        <w:rPr>
          <w:rFonts w:eastAsia="宋体;SimSun"/>
          <w:lang w:eastAsia="ko-KR"/>
        </w:rPr>
        <w:t>The AMF initiates the procedure by sending a PDU SESSION RESOURCE SETUP REQUEST message to the NG-RAN node.</w:t>
      </w:r>
    </w:p>
    <w:p>
      <w:pPr>
        <w:pStyle w:val="Normal"/>
        <w:overflowPunct w:val="false"/>
        <w:autoSpaceDE w:val="false"/>
        <w:textAlignment w:val="baseline"/>
        <w:rPr>
          <w:rFonts w:eastAsia="Calibri"/>
          <w:highlight w:val="yellow"/>
          <w:lang w:eastAsia="en-GB"/>
        </w:rPr>
      </w:pPr>
      <w:r>
        <w:rPr>
          <w:rFonts w:eastAsia="Calibri"/>
          <w:highlight w:val="yellow"/>
          <w:lang w:eastAsia="en-GB"/>
        </w:rPr>
        <w:t>/****Skip the unchanged part****/</w:t>
      </w:r>
    </w:p>
    <w:p>
      <w:pPr>
        <w:pStyle w:val="Normal"/>
        <w:rPr>
          <w:rFonts w:eastAsia="Malgun Gothic"/>
          <w:lang w:eastAsia="ko-KR"/>
        </w:rPr>
      </w:pPr>
      <w:r>
        <w:rPr>
          <w:lang w:eastAsia="ja-JP"/>
        </w:rPr>
        <w:t xml:space="preserve">For each QoS flow requested to be setup, if the </w:t>
      </w:r>
      <w:r>
        <w:rPr>
          <w:i/>
          <w:iCs/>
          <w:lang w:eastAsia="zh-CN"/>
        </w:rPr>
        <w:t>PDU Set QoS Parameters</w:t>
      </w:r>
      <w:r>
        <w:rPr/>
        <w:t xml:space="preserve"> IE is included</w:t>
      </w:r>
      <w:r>
        <w:rPr>
          <w:lang w:eastAsia="zh-CN"/>
        </w:rPr>
        <w:t xml:space="preserve"> in the </w:t>
      </w:r>
      <w:r>
        <w:rPr>
          <w:i/>
          <w:lang w:eastAsia="zh-CN"/>
        </w:rPr>
        <w:t xml:space="preserve">QoS Flow Level QoS Parameters </w:t>
      </w:r>
      <w:r>
        <w:rPr>
          <w:lang w:eastAsia="zh-CN"/>
        </w:rPr>
        <w:t xml:space="preserve">IE contained in the </w:t>
      </w:r>
      <w:r>
        <w:rPr/>
        <w:t xml:space="preserve">PDU SESSION RESOURCE SETUP REQUEST </w:t>
      </w:r>
      <w:r>
        <w:rPr>
          <w:lang w:eastAsia="ja-JP"/>
        </w:rPr>
        <w:t>message, the NG-RAN node shall, if supported, store the received PDU Set QoS Parameters in the UE context and use it as specified in TS 23.501</w:t>
      </w:r>
      <w:r>
        <w:rPr/>
        <w:t xml:space="preserve"> [9]. If the </w:t>
      </w:r>
      <w:r>
        <w:rPr>
          <w:i/>
          <w:iCs/>
        </w:rPr>
        <w:t xml:space="preserve">ECN Marking or Congestion Information Reporting Request </w:t>
      </w:r>
      <w:r>
        <w:rPr/>
        <w:t xml:space="preserve">IE is included in the </w:t>
      </w:r>
      <w:r>
        <w:rPr>
          <w:i/>
          <w:iCs/>
        </w:rPr>
        <w:t>PDU Session Resource Setup Request Transfer</w:t>
      </w:r>
      <w:r>
        <w:rPr/>
        <w:t xml:space="preserve"> IE contained in the PDU SESSION RESOURCE SETUP REQUEST message, the NG-RAN node shall, if supported, use it accordingly for the specific QoS flow. If the </w:t>
      </w:r>
      <w:r>
        <w:rPr>
          <w:i/>
          <w:iCs/>
        </w:rPr>
        <w:t>ECN Marking or Congestion Information Reporting Status</w:t>
      </w:r>
      <w:r>
        <w:rPr/>
        <w:t xml:space="preserve"> IE is included in the </w:t>
      </w:r>
      <w:r>
        <w:rPr>
          <w:i/>
          <w:iCs/>
        </w:rPr>
        <w:t>PDU Session Resource Setup Response Transfer</w:t>
      </w:r>
      <w:r>
        <w:rPr/>
        <w:t xml:space="preserve"> IE</w:t>
      </w:r>
      <w:del w:id="0" w:author="CMCC" w:date="2024-02-18T00:19:00Z">
        <w:r>
          <w:rPr/>
          <w:delText xml:space="preserve"> as described in TS 23.501 [9]</w:delText>
        </w:r>
      </w:del>
      <w:r>
        <w:rPr/>
        <w:t xml:space="preserve">, the </w:t>
      </w:r>
      <w:ins w:id="1" w:author="CMCC" w:date="2024-02-17T18:25:00Z">
        <w:r>
          <w:rPr/>
          <w:t>SMF</w:t>
        </w:r>
      </w:ins>
      <w:r>
        <w:rPr/>
        <w:t xml:space="preserve"> </w:t>
      </w:r>
      <w:del w:id="2" w:author="CMCC" w:date="2024-02-17T18:25:00Z">
        <w:r>
          <w:rPr/>
          <w:delText xml:space="preserve">AMF </w:delText>
        </w:r>
      </w:del>
      <w:r>
        <w:rPr/>
        <w:t xml:space="preserve">shall, if supported, use it to deduce if </w:t>
      </w:r>
      <w:r>
        <w:rPr>
          <w:rFonts w:cs="Arial"/>
          <w:szCs w:val="18"/>
        </w:rPr>
        <w:t xml:space="preserve">ECN marking at NG-RAN or ECN marking at UPF or </w:t>
      </w:r>
      <w:r>
        <w:rPr>
          <w:rFonts w:eastAsia="宋体;SimSun" w:cs="Arial"/>
          <w:szCs w:val="18"/>
          <w:lang w:val="en-US" w:eastAsia="zh-CN"/>
        </w:rPr>
        <w:t xml:space="preserve">congestion </w:t>
      </w:r>
      <w:r>
        <w:rPr>
          <w:rFonts w:eastAsia="宋体;SimSun" w:cs="Arial"/>
          <w:szCs w:val="18"/>
          <w:lang w:val="en-US" w:eastAsia="zh-CN"/>
        </w:rPr>
        <w:t>information</w:t>
      </w:r>
      <w:r>
        <w:rPr>
          <w:rFonts w:eastAsia="宋体;SimSun" w:cs="Arial"/>
          <w:szCs w:val="18"/>
          <w:lang w:val="en-US" w:eastAsia="zh-CN"/>
        </w:rPr>
        <w:t xml:space="preserve"> </w:t>
      </w:r>
      <w:r>
        <w:rPr>
          <w:rFonts w:cs="Arial"/>
          <w:szCs w:val="18"/>
        </w:rPr>
        <w:t>reporting is active or not active</w:t>
      </w:r>
      <w:r>
        <w:rPr/>
        <w:t>.</w:t>
      </w:r>
    </w:p>
    <w:p>
      <w:pPr>
        <w:pStyle w:val="Normal"/>
        <w:rPr>
          <w:rFonts w:eastAsia="Calibri"/>
          <w:lang w:eastAsia="en-GB"/>
        </w:rPr>
      </w:pPr>
      <w:r>
        <w:rPr>
          <w:rFonts w:eastAsia="Calibri"/>
          <w:lang w:eastAsia="en-GB"/>
        </w:rPr>
      </w:r>
    </w:p>
    <w:p>
      <w:pPr>
        <w:pStyle w:val="Normal"/>
        <w:jc w:val="center"/>
        <w:rPr>
          <w:lang w:eastAsia="ko-KR"/>
        </w:rPr>
      </w:pPr>
      <w:r>
        <w:rPr>
          <w:rFonts w:eastAsia="Malgun Gothic"/>
          <w:highlight w:val="yellow"/>
          <w:lang w:eastAsia="ko-KR"/>
        </w:rPr>
        <w:t>--------------------------------------------------------------N</w:t>
      </w:r>
      <w:r>
        <w:rPr>
          <w:rFonts w:eastAsia="Malgun Gothic"/>
          <w:highlight w:val="yellow"/>
          <w:lang w:eastAsia="ko-KR"/>
        </w:rPr>
        <w:t>ext</w:t>
      </w:r>
      <w:r>
        <w:rPr>
          <w:rFonts w:eastAsia="Malgun Gothic"/>
          <w:highlight w:val="yellow"/>
          <w:lang w:eastAsia="ko-KR"/>
        </w:rPr>
        <w:t xml:space="preserve"> change---------------------------------------------------------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134" w:hanging="1134"/>
        <w:textAlignment w:val="baseline"/>
        <w:outlineLvl w:val="2"/>
        <w:rPr>
          <w:rFonts w:ascii="Arial" w:hAnsi="Arial" w:eastAsia="宋体;SimSun" w:cs="Arial"/>
          <w:sz w:val="28"/>
          <w:lang w:eastAsia="ko-KR"/>
        </w:rPr>
      </w:pPr>
      <w:r>
        <w:rPr>
          <w:rFonts w:eastAsia="宋体;SimSun" w:cs="Arial" w:ascii="Arial" w:hAnsi="Arial"/>
          <w:sz w:val="28"/>
          <w:lang w:eastAsia="ko-KR"/>
        </w:rPr>
        <w:t>8.2.3</w:t>
        <w:tab/>
        <w:t>PDU Session Resource Modify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宋体;SimSun" w:cs="Arial"/>
          <w:sz w:val="24"/>
          <w:lang w:eastAsia="ko-KR"/>
        </w:rPr>
      </w:pPr>
      <w:bookmarkStart w:id="2" w:name="_CR8_2_3_1"/>
      <w:bookmarkEnd w:id="2"/>
      <w:r>
        <w:rPr>
          <w:rFonts w:eastAsia="宋体;SimSun" w:cs="Arial" w:ascii="Arial" w:hAnsi="Arial"/>
          <w:sz w:val="24"/>
          <w:lang w:eastAsia="ko-KR"/>
        </w:rPr>
        <w:t>8.2.3.1</w:t>
        <w:tab/>
        <w:t>General</w:t>
      </w:r>
    </w:p>
    <w:p>
      <w:pPr>
        <w:pStyle w:val="Normal"/>
        <w:overflowPunct w:val="false"/>
        <w:autoSpaceDE w:val="false"/>
        <w:textAlignment w:val="baseline"/>
        <w:rPr>
          <w:rFonts w:eastAsia="宋体;SimSun"/>
          <w:lang w:eastAsia="ko-KR"/>
        </w:rPr>
      </w:pPr>
      <w:r>
        <w:rPr>
          <w:rFonts w:eastAsia="宋体;SimSun"/>
          <w:lang w:eastAsia="ko-KR"/>
        </w:rPr>
        <w:t xml:space="preserve">The purpose of the PDU Session Resource Modify procedure is to enable configuration modifications of already established PDU session(s) for a given UE. </w:t>
      </w:r>
      <w:r>
        <w:rPr>
          <w:rFonts w:eastAsia="宋体;SimSun"/>
          <w:lang w:eastAsia="zh-CN"/>
        </w:rPr>
        <w:t xml:space="preserve">It is also to enable the setup, modification and release of the QoS flow for already </w:t>
      </w:r>
      <w:r>
        <w:rPr>
          <w:rFonts w:eastAsia="宋体;SimSun"/>
          <w:lang w:eastAsia="zh-CN"/>
        </w:rPr>
        <w:t>established</w:t>
      </w:r>
      <w:r>
        <w:rPr>
          <w:rFonts w:eastAsia="宋体;SimSun"/>
          <w:lang w:eastAsia="zh-CN"/>
        </w:rPr>
        <w:t xml:space="preserve"> PDU session(s). </w:t>
      </w:r>
      <w:r>
        <w:rPr>
          <w:rFonts w:eastAsia="宋体;SimSun"/>
          <w:lang w:eastAsia="ko-KR"/>
        </w:rPr>
        <w:t>The procedure uses UE-associated signalling.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宋体;SimSun" w:cs="Arial"/>
          <w:sz w:val="24"/>
          <w:lang w:eastAsia="ko-KR"/>
        </w:rPr>
      </w:pPr>
      <w:bookmarkStart w:id="3" w:name="_CR8_2_3_2"/>
      <w:bookmarkEnd w:id="3"/>
      <w:r>
        <w:rPr>
          <w:rFonts w:eastAsia="宋体;SimSun" w:cs="Arial" w:ascii="Arial" w:hAnsi="Arial"/>
          <w:sz w:val="24"/>
          <w:lang w:eastAsia="ko-KR"/>
        </w:rPr>
        <w:t>8.2.3.2</w:t>
        <w:tab/>
        <w:t>Successful Operation</w:t>
      </w:r>
    </w:p>
    <w:p>
      <w:pPr>
        <w:pStyle w:val="Normal"/>
        <w:keepNext w:val="true"/>
        <w:keepLines/>
        <w:overflowPunct w:val="false"/>
        <w:autoSpaceDE w:val="false"/>
        <w:spacing w:before="60" w:after="180"/>
        <w:jc w:val="center"/>
        <w:textAlignment w:val="baseline"/>
        <w:rPr>
          <w:rFonts w:ascii="Arial" w:hAnsi="Arial" w:eastAsia="宋体;SimSun" w:cs="Arial"/>
          <w:b/>
          <w:b/>
          <w:lang w:eastAsia="ko-KR"/>
        </w:rPr>
      </w:pPr>
      <w:r>
        <w:rPr>
          <w:rFonts w:eastAsia="宋体;SimSun" w:cs="Arial" w:ascii="Arial" w:hAnsi="Arial"/>
          <w:b/>
          <w:lang w:eastAsia="ko-KR"/>
        </w:rPr>
        <w:drawing>
          <wp:inline distT="0" distB="0" distL="0" distR="0">
            <wp:extent cx="4380865" cy="150558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6" t="-17" r="-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overflowPunct w:val="false"/>
        <w:autoSpaceDE w:val="false"/>
        <w:spacing w:before="0" w:after="240"/>
        <w:jc w:val="center"/>
        <w:textAlignment w:val="baseline"/>
        <w:rPr>
          <w:rFonts w:ascii="Arial" w:hAnsi="Arial" w:eastAsia="宋体;SimSun" w:cs="Arial"/>
          <w:b/>
          <w:b/>
          <w:lang w:eastAsia="ko-KR"/>
        </w:rPr>
      </w:pPr>
      <w:r>
        <w:rPr>
          <w:rFonts w:eastAsia="宋体;SimSun" w:cs="Arial" w:ascii="Arial" w:hAnsi="Arial"/>
          <w:b/>
          <w:lang w:eastAsia="ko-KR"/>
        </w:rPr>
        <w:t>Figure 8.2.3.2-1: PDU session resource modify: successful operation</w:t>
      </w:r>
    </w:p>
    <w:p>
      <w:pPr>
        <w:pStyle w:val="Normal"/>
        <w:overflowPunct w:val="false"/>
        <w:autoSpaceDE w:val="false"/>
        <w:textAlignment w:val="baseline"/>
        <w:rPr>
          <w:rFonts w:eastAsia="宋体;SimSun"/>
          <w:lang w:eastAsia="ko-KR"/>
        </w:rPr>
      </w:pPr>
      <w:r>
        <w:rPr>
          <w:rFonts w:eastAsia="宋体;SimSun"/>
          <w:lang w:eastAsia="ko-KR"/>
        </w:rPr>
        <w:t>The AMF initiates the procedure by sending a PDU SESSION RESOURCE MODIFY REQUEST message to the NG-RAN node.</w:t>
      </w:r>
    </w:p>
    <w:p>
      <w:pPr>
        <w:pStyle w:val="Normal"/>
        <w:overflowPunct w:val="false"/>
        <w:autoSpaceDE w:val="false"/>
        <w:textAlignment w:val="baseline"/>
        <w:rPr>
          <w:rFonts w:eastAsia="Calibri"/>
          <w:highlight w:val="yellow"/>
          <w:lang w:eastAsia="en-GB"/>
        </w:rPr>
      </w:pPr>
      <w:r>
        <w:rPr>
          <w:rFonts w:eastAsia="Calibri"/>
          <w:highlight w:val="yellow"/>
          <w:lang w:eastAsia="en-GB"/>
        </w:rPr>
        <w:t>/****Skip the unchanged part****/</w:t>
      </w:r>
    </w:p>
    <w:p>
      <w:pPr>
        <w:pStyle w:val="Normal"/>
        <w:overflowPunct w:val="false"/>
        <w:autoSpaceDE w:val="false"/>
        <w:textAlignment w:val="baseline"/>
        <w:rPr>
          <w:rFonts w:eastAsia="宋体;SimSun"/>
          <w:lang w:eastAsia="zh-CN"/>
        </w:rPr>
      </w:pPr>
      <w:r>
        <w:rPr>
          <w:rFonts w:eastAsia="宋体;SimSun"/>
          <w:lang w:eastAsia="ja-JP"/>
        </w:rPr>
        <w:t>For each PDU session</w:t>
      </w:r>
      <w:r>
        <w:rPr>
          <w:rFonts w:eastAsia="宋体;SimSun"/>
          <w:lang w:eastAsia="zh-CN"/>
        </w:rPr>
        <w:t xml:space="preserve"> included </w:t>
      </w:r>
      <w:r>
        <w:rPr>
          <w:rFonts w:eastAsia="宋体;SimSun"/>
          <w:lang w:eastAsia="zh-CN"/>
        </w:rPr>
        <w:t>in the</w:t>
      </w:r>
      <w:r>
        <w:rPr>
          <w:rFonts w:eastAsia="宋体;SimSun"/>
          <w:lang w:eastAsia="zh-CN"/>
        </w:rPr>
        <w:t xml:space="preserve"> </w:t>
      </w:r>
      <w:r>
        <w:rPr>
          <w:rFonts w:eastAsia="宋体;SimSun"/>
          <w:i/>
          <w:lang w:eastAsia="ja-JP"/>
        </w:rPr>
        <w:t>PDU Session Resource Modify Request List</w:t>
      </w:r>
      <w:r>
        <w:rPr>
          <w:rFonts w:eastAsia="宋体;SimSun"/>
          <w:i/>
          <w:lang w:eastAsia="zh-CN"/>
        </w:rPr>
        <w:t xml:space="preserve"> </w:t>
      </w:r>
      <w:r>
        <w:rPr>
          <w:rFonts w:eastAsia="宋体;SimSun"/>
          <w:lang w:eastAsia="zh-CN"/>
        </w:rPr>
        <w:t>IE</w:t>
      </w:r>
      <w:r>
        <w:rPr>
          <w:rFonts w:eastAsia="宋体;SimSun"/>
          <w:lang w:eastAsia="ja-JP"/>
        </w:rPr>
        <w:t>:</w:t>
      </w:r>
    </w:p>
    <w:p>
      <w:pPr>
        <w:pStyle w:val="Normal"/>
        <w:overflowPunct w:val="false"/>
        <w:autoSpaceDE w:val="false"/>
        <w:ind w:start="568" w:hanging="284"/>
        <w:textAlignment w:val="baseline"/>
        <w:rPr>
          <w:rFonts w:eastAsia="宋体;SimSun"/>
          <w:lang w:eastAsia="zh-CN"/>
        </w:rPr>
      </w:pPr>
      <w:r>
        <w:rPr>
          <w:rFonts w:eastAsia="宋体;SimSun"/>
          <w:lang w:eastAsia="ko-KR"/>
        </w:rPr>
        <w:t>-</w:t>
        <w:tab/>
      </w:r>
      <w:r>
        <w:rPr>
          <w:rFonts w:eastAsia="宋体;SimSun"/>
          <w:lang w:eastAsia="zh-CN"/>
        </w:rPr>
        <w:t>For each QoS flow included in</w:t>
      </w:r>
      <w:r>
        <w:rPr>
          <w:rFonts w:eastAsia="宋体;SimSun"/>
          <w:lang w:eastAsia="zh-CN"/>
        </w:rPr>
        <w:t xml:space="preserve"> the</w:t>
      </w:r>
      <w:r>
        <w:rPr>
          <w:rFonts w:eastAsia="宋体;SimSun"/>
          <w:lang w:eastAsia="zh-CN"/>
        </w:rPr>
        <w:t xml:space="preserve"> </w:t>
      </w:r>
      <w:r>
        <w:rPr>
          <w:rFonts w:eastAsia="Batang;바탕"/>
          <w:i/>
          <w:lang w:eastAsia="ja-JP"/>
        </w:rPr>
        <w:t>QoS Flow Add or Modify Request Lis</w:t>
      </w:r>
      <w:r>
        <w:rPr>
          <w:rFonts w:eastAsia="宋体;SimSun"/>
          <w:i/>
          <w:lang w:eastAsia="zh-CN"/>
        </w:rPr>
        <w:t>t</w:t>
      </w:r>
      <w:r>
        <w:rPr>
          <w:rFonts w:eastAsia="宋体;SimSun"/>
          <w:lang w:eastAsia="zh-CN"/>
        </w:rPr>
        <w:t xml:space="preserve"> IE, b</w:t>
      </w:r>
      <w:r>
        <w:rPr>
          <w:rFonts w:eastAsia="宋体;SimSun"/>
          <w:lang w:eastAsia="ko-KR"/>
        </w:rPr>
        <w:t xml:space="preserve">ased on the </w:t>
      </w:r>
      <w:r>
        <w:rPr>
          <w:rFonts w:eastAsia="宋体;SimSun"/>
          <w:i/>
          <w:iCs/>
          <w:lang w:eastAsia="zh-CN"/>
        </w:rPr>
        <w:t xml:space="preserve">QoS Flow </w:t>
      </w:r>
      <w:r>
        <w:rPr>
          <w:rFonts w:eastAsia="宋体;SimSun"/>
          <w:i/>
          <w:iCs/>
          <w:lang w:eastAsia="ko-KR"/>
        </w:rPr>
        <w:t xml:space="preserve">Level QoS Parameters </w:t>
      </w:r>
      <w:r>
        <w:rPr>
          <w:rFonts w:eastAsia="宋体;SimSun"/>
          <w:lang w:eastAsia="ko-KR"/>
        </w:rPr>
        <w:t>IE</w:t>
      </w:r>
      <w:r>
        <w:rPr>
          <w:rFonts w:eastAsia="宋体;SimSun"/>
          <w:lang w:eastAsia="zh-CN"/>
        </w:rPr>
        <w:t>,</w:t>
      </w:r>
      <w:r>
        <w:rPr>
          <w:rFonts w:eastAsia="宋体;SimSun"/>
          <w:lang w:eastAsia="ko-KR"/>
        </w:rPr>
        <w:t xml:space="preserve"> the </w:t>
      </w:r>
      <w:r>
        <w:rPr>
          <w:rFonts w:eastAsia="宋体;SimSun"/>
          <w:lang w:eastAsia="zh-CN"/>
        </w:rPr>
        <w:t>NG-RAN node</w:t>
      </w:r>
      <w:r>
        <w:rPr>
          <w:rFonts w:eastAsia="宋体;SimSun"/>
          <w:lang w:eastAsia="ko-KR"/>
        </w:rPr>
        <w:t xml:space="preserve"> </w:t>
      </w:r>
      <w:r>
        <w:rPr>
          <w:rFonts w:eastAsia="宋体;SimSun"/>
          <w:lang w:eastAsia="zh-CN"/>
        </w:rPr>
        <w:t>may</w:t>
      </w:r>
      <w:r>
        <w:rPr>
          <w:rFonts w:eastAsia="宋体;SimSun"/>
          <w:lang w:eastAsia="ko-KR"/>
        </w:rPr>
        <w:t xml:space="preserve"> </w:t>
      </w:r>
      <w:r>
        <w:rPr>
          <w:rFonts w:eastAsia="宋体;SimSun"/>
          <w:lang w:eastAsia="zh-CN"/>
        </w:rPr>
        <w:t xml:space="preserve">establish, </w:t>
      </w:r>
      <w:r>
        <w:rPr>
          <w:rFonts w:eastAsia="宋体;SimSun"/>
          <w:lang w:eastAsia="ko-KR"/>
        </w:rPr>
        <w:t xml:space="preserve">modify </w:t>
      </w:r>
      <w:r>
        <w:rPr>
          <w:rFonts w:eastAsia="宋体;SimSun"/>
          <w:lang w:eastAsia="zh-CN"/>
        </w:rPr>
        <w:t xml:space="preserve">or release </w:t>
      </w:r>
      <w:r>
        <w:rPr>
          <w:rFonts w:eastAsia="宋体;SimSun"/>
          <w:lang w:eastAsia="ko-KR"/>
        </w:rPr>
        <w:t xml:space="preserve">the DRB configuration and may change allocation of resources on </w:t>
      </w:r>
      <w:r>
        <w:rPr>
          <w:rFonts w:eastAsia="宋体;SimSun"/>
          <w:lang w:eastAsia="zh-CN"/>
        </w:rPr>
        <w:t xml:space="preserve">NG or </w:t>
      </w:r>
      <w:r>
        <w:rPr>
          <w:rFonts w:eastAsia="宋体;SimSun"/>
          <w:lang w:eastAsia="ko-KR"/>
        </w:rPr>
        <w:t>Uu according</w:t>
      </w:r>
      <w:r>
        <w:rPr>
          <w:rFonts w:eastAsia="宋体;SimSun"/>
          <w:lang w:eastAsia="zh-CN"/>
        </w:rPr>
        <w:t>ly</w:t>
      </w:r>
      <w:r>
        <w:rPr>
          <w:rFonts w:eastAsia="宋体;SimSun"/>
          <w:lang w:eastAsia="ko-KR"/>
        </w:rPr>
        <w:t xml:space="preserve">. </w:t>
      </w:r>
      <w:r>
        <w:rPr>
          <w:rFonts w:eastAsia="宋体;SimSun"/>
          <w:lang w:eastAsia="zh-CN"/>
        </w:rPr>
        <w:t xml:space="preserve">The NG-RAN node </w:t>
      </w:r>
      <w:r>
        <w:rPr>
          <w:rFonts w:eastAsia="宋体;SimSun"/>
          <w:lang w:eastAsia="zh-CN"/>
        </w:rPr>
        <w:t>shall</w:t>
      </w:r>
      <w:r>
        <w:rPr>
          <w:rFonts w:eastAsia="宋体;SimSun"/>
          <w:lang w:eastAsia="zh-CN"/>
        </w:rPr>
        <w:t xml:space="preserve"> </w:t>
      </w:r>
      <w:r>
        <w:rPr>
          <w:rFonts w:eastAsia="宋体;SimSun"/>
          <w:lang w:eastAsia="ko-KR"/>
        </w:rPr>
        <w:t>associate each QoS flow</w:t>
      </w:r>
      <w:r>
        <w:rPr>
          <w:rFonts w:eastAsia="宋体;SimSun"/>
          <w:lang w:eastAsia="zh-CN"/>
        </w:rPr>
        <w:t xml:space="preserve"> accepted to setup or modify </w:t>
      </w:r>
      <w:r>
        <w:rPr>
          <w:rFonts w:eastAsia="宋体;SimSun"/>
          <w:lang w:eastAsia="zh-CN"/>
        </w:rPr>
        <w:t xml:space="preserve">which is not associated with an MBS QoS flow </w:t>
      </w:r>
      <w:r>
        <w:rPr>
          <w:rFonts w:eastAsia="宋体;SimSun"/>
          <w:lang w:eastAsia="zh-CN"/>
        </w:rPr>
        <w:t>with a</w:t>
      </w:r>
      <w:r>
        <w:rPr>
          <w:rFonts w:eastAsia="宋体;SimSun"/>
          <w:lang w:eastAsia="ko-KR"/>
        </w:rPr>
        <w:t xml:space="preserve"> </w:t>
      </w:r>
      <w:r>
        <w:rPr>
          <w:rFonts w:eastAsia="宋体;SimSun"/>
          <w:lang w:eastAsia="ko-KR"/>
        </w:rPr>
        <w:t>DRB</w:t>
      </w:r>
      <w:r>
        <w:rPr>
          <w:rFonts w:eastAsia="宋体;SimSun"/>
          <w:lang w:eastAsia="zh-CN"/>
        </w:rPr>
        <w:t xml:space="preserve"> of the PDU session.</w:t>
      </w:r>
      <w:r>
        <w:rPr>
          <w:rFonts w:eastAsia="宋体;SimSun"/>
          <w:lang w:eastAsia="zh-CN"/>
        </w:rPr>
        <w:t xml:space="preserve"> </w:t>
      </w:r>
      <w:r>
        <w:rPr>
          <w:rFonts w:eastAsia="宋体;SimSun"/>
          <w:lang w:eastAsia="zh-CN"/>
        </w:rPr>
        <w:t xml:space="preserve">The </w:t>
      </w:r>
      <w:r>
        <w:rPr>
          <w:rFonts w:eastAsia="宋体;SimSun"/>
          <w:lang w:eastAsia="zh-CN"/>
        </w:rPr>
        <w:t>associated</w:t>
      </w:r>
      <w:r>
        <w:rPr>
          <w:rFonts w:eastAsia="宋体;SimSun"/>
          <w:lang w:eastAsia="zh-CN"/>
        </w:rPr>
        <w:t xml:space="preserve"> </w:t>
      </w:r>
      <w:r>
        <w:rPr>
          <w:rFonts w:eastAsia="宋体;SimSun"/>
          <w:lang w:eastAsia="zh-CN"/>
        </w:rPr>
        <w:t>DRB</w:t>
      </w:r>
      <w:r>
        <w:rPr>
          <w:rFonts w:eastAsia="宋体;SimSun"/>
          <w:lang w:eastAsia="zh-CN"/>
        </w:rPr>
        <w:t xml:space="preserve"> for the </w:t>
      </w:r>
      <w:r>
        <w:rPr>
          <w:rFonts w:eastAsia="宋体;SimSun"/>
          <w:lang w:eastAsia="ko-KR"/>
        </w:rPr>
        <w:t>QoS flow</w:t>
      </w:r>
      <w:r>
        <w:rPr>
          <w:rFonts w:eastAsia="宋体;SimSun"/>
          <w:lang w:eastAsia="zh-CN"/>
        </w:rPr>
        <w:t xml:space="preserve"> </w:t>
      </w:r>
      <w:r>
        <w:rPr>
          <w:rFonts w:eastAsia="宋体;SimSun"/>
          <w:lang w:eastAsia="zh-CN"/>
        </w:rPr>
        <w:t>accepted</w:t>
      </w:r>
      <w:r>
        <w:rPr>
          <w:rFonts w:eastAsia="宋体;SimSun"/>
          <w:lang w:eastAsia="zh-CN"/>
        </w:rPr>
        <w:t xml:space="preserve"> to modify may not change.</w:t>
      </w:r>
      <w:bookmarkStart w:id="4" w:name="_Hlk152107064"/>
      <w:r>
        <w:rPr>
          <w:rFonts w:eastAsia="宋体;SimSun"/>
          <w:lang w:eastAsia="zh-CN"/>
        </w:rPr>
        <w:t xml:space="preserve"> If the </w:t>
      </w:r>
      <w:r>
        <w:rPr>
          <w:rFonts w:eastAsia="宋体;SimSun"/>
          <w:i/>
          <w:lang w:eastAsia="zh-CN"/>
        </w:rPr>
        <w:t xml:space="preserve">PDU Set QoS Parameters </w:t>
      </w:r>
      <w:r>
        <w:rPr>
          <w:rFonts w:eastAsia="宋体;SimSun"/>
          <w:lang w:eastAsia="zh-CN"/>
        </w:rPr>
        <w:t xml:space="preserve">IE </w:t>
      </w:r>
      <w:r>
        <w:rPr>
          <w:rFonts w:eastAsia="宋体;SimSun"/>
          <w:lang w:eastAsia="zh-CN"/>
        </w:rPr>
        <w:t xml:space="preserve">is received, </w:t>
      </w:r>
      <w:r>
        <w:rPr>
          <w:rFonts w:eastAsia="宋体;SimSun"/>
          <w:lang w:eastAsia="ja-JP"/>
        </w:rPr>
        <w:t>the NG-RAN node shall, if supported, store the received PDU Set QoS Parameters in the UE context and use it as specified in TS 23.501</w:t>
      </w:r>
      <w:r>
        <w:rPr>
          <w:rFonts w:eastAsia="宋体;SimSun"/>
          <w:lang w:eastAsia="ko-KR"/>
        </w:rPr>
        <w:t xml:space="preserve"> [9]. If the </w:t>
      </w:r>
      <w:r>
        <w:rPr>
          <w:rFonts w:eastAsia="宋体;SimSun"/>
          <w:i/>
          <w:iCs/>
          <w:lang w:eastAsia="ko-KR"/>
        </w:rPr>
        <w:t xml:space="preserve">ECN Marking or Congestion Information Reporting Request </w:t>
      </w:r>
      <w:r>
        <w:rPr>
          <w:rFonts w:eastAsia="宋体;SimSun"/>
          <w:lang w:eastAsia="ko-KR"/>
        </w:rPr>
        <w:t xml:space="preserve">IE is included in the </w:t>
      </w:r>
      <w:r>
        <w:rPr>
          <w:rFonts w:eastAsia="宋体;SimSun"/>
          <w:i/>
          <w:iCs/>
          <w:lang w:eastAsia="ko-KR"/>
        </w:rPr>
        <w:t>PDU Session Resource Setup Request Transfer</w:t>
      </w:r>
      <w:r>
        <w:rPr>
          <w:rFonts w:eastAsia="宋体;SimSun"/>
          <w:lang w:eastAsia="ko-KR"/>
        </w:rPr>
        <w:t xml:space="preserve"> IE contained in the PDU SESSION RESOURCE SETUP REQUEST message, the NG-RAN node shall, if supported, use it accordingly for the specific QoS flow. If the </w:t>
      </w:r>
      <w:r>
        <w:rPr>
          <w:rFonts w:eastAsia="宋体;SimSun"/>
          <w:i/>
          <w:iCs/>
          <w:lang w:eastAsia="ko-KR"/>
        </w:rPr>
        <w:t>ECN Marking or Congestion Information Reporting Status</w:t>
      </w:r>
      <w:r>
        <w:rPr>
          <w:rFonts w:eastAsia="宋体;SimSun"/>
          <w:lang w:eastAsia="ko-KR"/>
        </w:rPr>
        <w:t xml:space="preserve"> IE is included in the </w:t>
      </w:r>
      <w:r>
        <w:rPr>
          <w:rFonts w:eastAsia="宋体;SimSun"/>
          <w:i/>
          <w:iCs/>
          <w:lang w:eastAsia="ko-KR"/>
        </w:rPr>
        <w:t>PDU Session Resource Modify Response Transfer</w:t>
      </w:r>
      <w:r>
        <w:rPr>
          <w:rFonts w:eastAsia="宋体;SimSun"/>
          <w:lang w:eastAsia="ko-KR"/>
        </w:rPr>
        <w:t xml:space="preserve"> IE</w:t>
      </w:r>
      <w:del w:id="3" w:author="CMCC" w:date="2024-02-18T00:39:00Z">
        <w:r>
          <w:rPr>
            <w:rFonts w:eastAsia="宋体;SimSun"/>
            <w:lang w:eastAsia="ko-KR"/>
          </w:rPr>
          <w:delText xml:space="preserve"> as described in TS 23.501 [9]</w:delText>
        </w:r>
      </w:del>
      <w:r>
        <w:rPr>
          <w:rFonts w:eastAsia="宋体;SimSun"/>
          <w:lang w:eastAsia="ko-KR"/>
        </w:rPr>
        <w:t xml:space="preserve">, the </w:t>
      </w:r>
      <w:ins w:id="4" w:author="CMCC" w:date="2024-02-17T18:31:00Z">
        <w:r>
          <w:rPr>
            <w:rFonts w:eastAsia="宋体;SimSun"/>
            <w:lang w:eastAsia="ko-KR"/>
          </w:rPr>
          <w:t xml:space="preserve">SMF </w:t>
        </w:r>
      </w:ins>
      <w:del w:id="5" w:author="CMCC" w:date="2024-02-16T11:43:00Z">
        <w:r>
          <w:rPr>
            <w:rFonts w:eastAsia="宋体;SimSun"/>
            <w:lang w:eastAsia="ko-KR"/>
          </w:rPr>
          <w:delText xml:space="preserve">AMF </w:delText>
        </w:r>
      </w:del>
      <w:r>
        <w:rPr>
          <w:rFonts w:eastAsia="宋体;SimSun"/>
          <w:lang w:eastAsia="ko-KR"/>
        </w:rPr>
        <w:t xml:space="preserve">shall, if supported, use it to deduce if </w:t>
      </w:r>
      <w:r>
        <w:rPr>
          <w:rFonts w:eastAsia="宋体;SimSun" w:cs="Arial"/>
          <w:szCs w:val="18"/>
          <w:lang w:eastAsia="ko-KR"/>
        </w:rPr>
        <w:t xml:space="preserve">ECN marking at NG-RAN or ECN marking at UPF or </w:t>
      </w:r>
      <w:r>
        <w:rPr>
          <w:rFonts w:eastAsia="宋体;SimSun" w:cs="Arial"/>
          <w:szCs w:val="18"/>
          <w:lang w:val="en-US" w:eastAsia="zh-CN"/>
        </w:rPr>
        <w:t xml:space="preserve">congestion </w:t>
      </w:r>
      <w:r>
        <w:rPr>
          <w:rFonts w:eastAsia="宋体;SimSun" w:cs="Arial"/>
          <w:szCs w:val="18"/>
          <w:lang w:val="en-US" w:eastAsia="zh-CN"/>
        </w:rPr>
        <w:t>information</w:t>
      </w:r>
      <w:r>
        <w:rPr>
          <w:rFonts w:eastAsia="宋体;SimSun" w:cs="Arial"/>
          <w:szCs w:val="18"/>
          <w:lang w:val="en-US" w:eastAsia="zh-CN"/>
        </w:rPr>
        <w:t xml:space="preserve"> </w:t>
      </w:r>
      <w:r>
        <w:rPr>
          <w:rFonts w:eastAsia="宋体;SimSun" w:cs="Arial"/>
          <w:szCs w:val="18"/>
          <w:lang w:eastAsia="ko-KR"/>
        </w:rPr>
        <w:t>reporting is active or not active</w:t>
      </w:r>
      <w:r>
        <w:rPr>
          <w:rFonts w:eastAsia="宋体;SimSun"/>
          <w:lang w:eastAsia="ko-KR"/>
        </w:rPr>
        <w:t>.</w:t>
      </w:r>
      <w:bookmarkEnd w:id="4"/>
    </w:p>
    <w:p>
      <w:pPr>
        <w:pStyle w:val="Normal"/>
        <w:overflowPunct w:val="false"/>
        <w:autoSpaceDE w:val="false"/>
        <w:ind w:start="568" w:hanging="284"/>
        <w:textAlignment w:val="baseline"/>
        <w:rPr>
          <w:rFonts w:eastAsia="宋体;SimSun"/>
          <w:lang w:eastAsia="ko-KR"/>
        </w:rPr>
      </w:pPr>
      <w:r>
        <w:rPr>
          <w:rFonts w:eastAsia="宋体;SimSun"/>
          <w:lang w:eastAsia="ko-KR"/>
        </w:rPr>
        <w:t>-</w:t>
        <w:tab/>
        <w:t>For each QoS flow, if the Redundant QoS Flow Indicator IE is included, the NG-RAN node shall, if support</w:t>
      </w:r>
      <w:r>
        <w:rPr>
          <w:rFonts w:eastAsia="宋体;SimSun"/>
          <w:lang w:eastAsia="ko-KR"/>
        </w:rPr>
        <w:t>ed</w:t>
      </w:r>
      <w:r>
        <w:rPr>
          <w:rFonts w:eastAsia="宋体;SimSun"/>
          <w:lang w:eastAsia="ko-KR"/>
        </w:rPr>
        <w:t xml:space="preserve">, store </w:t>
      </w:r>
      <w:r>
        <w:rPr>
          <w:rFonts w:eastAsia="宋体;SimSun"/>
          <w:lang w:eastAsia="ko-KR"/>
        </w:rPr>
        <w:t xml:space="preserve">it </w:t>
      </w:r>
      <w:r>
        <w:rPr>
          <w:rFonts w:eastAsia="宋体;SimSun"/>
          <w:lang w:eastAsia="ko-KR"/>
        </w:rPr>
        <w:t>and consider it for the redundant transmission as specified in TS 23.501 [9].</w:t>
      </w:r>
    </w:p>
    <w:p>
      <w:pPr>
        <w:pStyle w:val="Normal"/>
        <w:overflowPunct w:val="false"/>
        <w:autoSpaceDE w:val="false"/>
        <w:textAlignment w:val="baseline"/>
        <w:rPr>
          <w:rFonts w:eastAsia="Malgun Gothic"/>
          <w:lang w:eastAsia="ko-KR"/>
        </w:rPr>
      </w:pPr>
      <w:r>
        <w:rPr>
          <w:rFonts w:eastAsia="Malgun Gothic"/>
          <w:lang w:eastAsia="ko-KR"/>
        </w:rPr>
      </w:r>
    </w:p>
    <w:p>
      <w:pPr>
        <w:pStyle w:val="Normal"/>
        <w:overflowPunct w:val="false"/>
        <w:autoSpaceDE w:val="false"/>
        <w:textAlignment w:val="baseline"/>
        <w:rPr>
          <w:rFonts w:eastAsia="Malgun Gothic"/>
          <w:lang w:eastAsia="ko-KR"/>
        </w:rPr>
      </w:pPr>
      <w:r>
        <w:rPr>
          <w:rFonts w:eastAsia="Malgun Gothic"/>
          <w:highlight w:val="yellow"/>
          <w:lang w:eastAsia="ko-KR"/>
        </w:rPr>
        <w:t>-------------------------------------------------------------- The end of changes ---------------------------------------------------------</w:t>
      </w:r>
    </w:p>
    <w:p>
      <w:pPr>
        <w:pStyle w:val="Normal"/>
        <w:overflowPunct w:val="false"/>
        <w:autoSpaceDE w:val="false"/>
        <w:spacing w:before="0" w:after="180"/>
        <w:textAlignment w:val="baseline"/>
        <w:rPr>
          <w:rFonts w:eastAsia="Malgun Gothic"/>
          <w:lang w:eastAsia="ko-KR"/>
        </w:rPr>
      </w:pPr>
      <w:r>
        <w:rPr>
          <w:rFonts w:eastAsia="Malgun Gothic"/>
          <w:lang w:eastAsia="ko-KR"/>
        </w:rPr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680" w:top="1418" w:footer="567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ZapfDingbats">
    <w:altName w:val="Segoe Print"/>
    <w:charset w:val="02"/>
    <w:family w:val="decorative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S LineDraw">
    <w:charset w:val="02"/>
    <w:family w:val="modern"/>
    <w:pitch w:val="default"/>
  </w:font>
  <w:font w:name="Times">
    <w:altName w:val="Times New Roman"/>
    <w:charset w:val="00" w:characterSet="windows-1252"/>
    <w:family w:val="roman"/>
    <w:pitch w:val="variable"/>
  </w:font>
  <w:font w:name="Monotype Sorts">
    <w:altName w:val="Symbol"/>
    <w:charset w:val="02"/>
    <w:family w:val="auto"/>
    <w:pitch w:val="variable"/>
  </w:font>
  <w:font w:name="宋体">
    <w:altName w:val="SimSun"/>
    <w:charset w:val="86"/>
    <w:family w:val="auto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284"/>
        <w:tab w:val="right" w:pos="9639" w:leader="none"/>
      </w:tabs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840"/>
        </w:tabs>
        <w:ind w:start="1560" w:hanging="720"/>
      </w:pPr>
      <w:rPr>
        <w:rFonts w:ascii="Times New Roman" w:hAnsi="Times New Roman" w:eastAsia="宋体;SimSun" w:cs="Times New Roman"/>
      </w:rPr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</w:lvl>
  </w:abstractNum>
  <w:abstractNum w:abstractNumId="3">
    <w:lvl w:ilvl="0">
      <w:start w:val="1"/>
      <w:numFmt w:val="bullet"/>
      <w:lvlText w:val=""/>
      <w:lvlJc w:val="start"/>
      <w:pPr>
        <w:tabs>
          <w:tab w:val="num" w:pos="851"/>
        </w:tabs>
        <w:ind w:start="851" w:hanging="851"/>
      </w:pPr>
      <w:rPr>
        <w:rFonts w:ascii="ZapfDingbats" w:hAnsi="ZapfDingbats" w:cs="ZapfDingbats" w:hint="default"/>
        <w:sz w:val="20"/>
        <w:i w:val="false"/>
        <w:b/>
        <w:szCs w:val="20"/>
        <w:color w:val="70CEF5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28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180"/>
    </w:pPr>
    <w:rPr>
      <w:rFonts w:ascii="Times New Roman" w:hAnsi="Times New Roman" w:eastAsia="等线;DengXi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next w:val="Normal"/>
    <w:qFormat/>
    <w:pPr>
      <w:keepNext w:val="true"/>
      <w:keepLines/>
      <w:widowControl/>
      <w:numPr>
        <w:ilvl w:val="0"/>
        <w:numId w:val="1"/>
      </w:numPr>
      <w:pBdr>
        <w:top w:val="single" w:sz="12" w:space="3" w:color="000000"/>
      </w:pBdr>
      <w:bidi w:val="0"/>
      <w:spacing w:before="240" w:after="180"/>
      <w:ind w:start="1134" w:hanging="1134"/>
      <w:outlineLvl w:val="0"/>
    </w:pPr>
    <w:rPr>
      <w:rFonts w:ascii="Arial" w:hAnsi="Arial" w:eastAsia="等线;DengXian" w:cs="Arial"/>
      <w:color w:val="auto"/>
      <w:sz w:val="36"/>
      <w:szCs w:val="20"/>
      <w:lang w:val="en-GB" w:bidi="ar-SA" w:eastAsia="zh-CN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pBdr>
        <w:top w:val="nil"/>
      </w:pBdr>
      <w:spacing w:before="180" w:after="180"/>
      <w:outlineLvl w:val="1"/>
    </w:pPr>
    <w:rPr>
      <w:sz w:val="32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spacing w:before="120" w:after="180"/>
      <w:outlineLvl w:val="2"/>
    </w:pPr>
    <w:rPr>
      <w:sz w:val="28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ind w:start="1418" w:hanging="1418"/>
      <w:outlineLvl w:val="3"/>
    </w:pPr>
    <w:rPr>
      <w:sz w:val="24"/>
    </w:rPr>
  </w:style>
  <w:style w:type="paragraph" w:styleId="Heading5">
    <w:name w:val="Heading 5"/>
    <w:basedOn w:val="Heading4"/>
    <w:next w:val="Normal"/>
    <w:qFormat/>
    <w:pPr>
      <w:numPr>
        <w:ilvl w:val="4"/>
        <w:numId w:val="1"/>
      </w:numPr>
      <w:ind w:start="1701" w:hanging="1701"/>
      <w:outlineLvl w:val="4"/>
    </w:pPr>
    <w:rPr>
      <w:sz w:val="22"/>
    </w:rPr>
  </w:style>
  <w:style w:type="paragraph" w:styleId="Heading6">
    <w:name w:val="Heading 6"/>
    <w:basedOn w:val="H6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6"/>
    <w:next w:val="Normal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1"/>
    <w:next w:val="Normal"/>
    <w:qFormat/>
    <w:pPr>
      <w:numPr>
        <w:ilvl w:val="7"/>
        <w:numId w:val="1"/>
      </w:numPr>
      <w:ind w:start="0" w:hanging="0"/>
      <w:outlineLvl w:val="7"/>
    </w:pPr>
    <w:rPr/>
  </w:style>
  <w:style w:type="paragraph" w:styleId="Heading9">
    <w:name w:val="Heading 9"/>
    <w:basedOn w:val="Heading8"/>
    <w:next w:val="Normal"/>
    <w:qFormat/>
    <w:pPr>
      <w:numPr>
        <w:ilvl w:val="8"/>
        <w:numId w:val="1"/>
      </w:numPr>
      <w:outlineLvl w:val="8"/>
    </w:pPr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3z0">
    <w:name w:val="WW8Num13z0"/>
    <w:qFormat/>
    <w:rPr>
      <w:rFonts w:ascii="Times New Roman" w:hAnsi="Times New Roman" w:eastAsia="MS Mincho;ＭＳ 明朝" w:cs="Times New Roman"/>
    </w:rPr>
  </w:style>
  <w:style w:type="character" w:styleId="WW8Num13z1">
    <w:name w:val="WW8Num13z1"/>
    <w:qFormat/>
    <w:rPr>
      <w:rFonts w:ascii="Wingdings" w:hAnsi="Wingdings" w:cs="Wingdings"/>
    </w:rPr>
  </w:style>
  <w:style w:type="character" w:styleId="WW8Num14z0">
    <w:name w:val="WW8Num14z0"/>
    <w:qFormat/>
    <w:rPr>
      <w:rFonts w:ascii="Times New Roman" w:hAnsi="Times New Roman" w:eastAsia="宋体;SimSun" w:cs="Times New Roman"/>
    </w:rPr>
  </w:style>
  <w:style w:type="character" w:styleId="WW8Num15z0">
    <w:name w:val="WW8Num15z0"/>
    <w:qFormat/>
    <w:rPr>
      <w:rFonts w:ascii="Arial" w:hAnsi="Arial" w:eastAsia="Times New Roman" w:cs="Aria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Arial" w:hAnsi="Arial" w:eastAsia="Times New Roman" w:cs="Aria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ZapfDingbats;Segoe Print" w:hAnsi="ZapfDingbats;Segoe Print" w:cs="ZapfDingbats;Segoe Print"/>
      <w:b/>
      <w:i w:val="false"/>
      <w:color w:val="70CEF5"/>
      <w:sz w:val="20"/>
      <w:szCs w:val="20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Style5">
    <w:name w:val="默认段落字体"/>
    <w:qFormat/>
    <w:rPr/>
  </w:style>
  <w:style w:type="character" w:styleId="InternetLink">
    <w:name w:val="Hyperlink"/>
    <w:rPr>
      <w:color w:val="0000FF"/>
      <w:u w:val="single"/>
    </w:rPr>
  </w:style>
  <w:style w:type="character" w:styleId="FootnoteCharacters">
    <w:name w:val="Footnote Characters"/>
    <w:qFormat/>
    <w:rPr>
      <w:b/>
      <w:sz w:val="16"/>
      <w:vertAlign w:val="superscript"/>
    </w:rPr>
  </w:style>
  <w:style w:type="character" w:styleId="Emphasis">
    <w:name w:val="Emphasis"/>
    <w:qFormat/>
    <w:rPr>
      <w:i/>
      <w:iCs/>
    </w:rPr>
  </w:style>
  <w:style w:type="character" w:styleId="VisitedInternetLink">
    <w:name w:val="FollowedHyperlink"/>
    <w:rPr>
      <w:color w:val="800080"/>
      <w:u w:val="single"/>
    </w:rPr>
  </w:style>
  <w:style w:type="character" w:styleId="StrongEmphasis">
    <w:name w:val="Strong Emphasis"/>
    <w:qFormat/>
    <w:rPr>
      <w:rFonts w:ascii="Arial" w:hAnsi="Arial" w:eastAsia="宋体;SimSun" w:cs="Arial"/>
      <w:b/>
      <w:bCs/>
      <w:color w:val="0000FF"/>
      <w:kern w:val="2"/>
      <w:lang w:val="en-US" w:eastAsia="zh-CN" w:bidi="ar-SA"/>
    </w:rPr>
  </w:style>
  <w:style w:type="character" w:styleId="Doctext2Char">
    <w:name w:val="Doc-text2 Char"/>
    <w:qFormat/>
    <w:rPr>
      <w:rFonts w:ascii="Arial" w:hAnsi="Arial" w:eastAsia="宋体;SimSun" w:cs="Arial"/>
      <w:color w:val="0000FF"/>
      <w:kern w:val="2"/>
      <w:lang w:eastAsia="zh-CN"/>
    </w:rPr>
  </w:style>
  <w:style w:type="character" w:styleId="Style6">
    <w:name w:val="正文文本 字符"/>
    <w:qFormat/>
    <w:rPr>
      <w:rFonts w:ascii="Times New Roman" w:hAnsi="Times New Roman" w:cs="Times New Roman"/>
    </w:rPr>
  </w:style>
  <w:style w:type="character" w:styleId="TFleftCharChar">
    <w:name w:val="TF;left Char Char"/>
    <w:qFormat/>
    <w:rPr>
      <w:rFonts w:ascii="Arial" w:hAnsi="Arial" w:eastAsia="宋体;SimSun" w:cs="Arial"/>
      <w:b/>
      <w:color w:val="0000FF"/>
      <w:kern w:val="2"/>
      <w:lang w:val="en-GB" w:bidi="ar-SA"/>
    </w:rPr>
  </w:style>
  <w:style w:type="character" w:styleId="Style7">
    <w:name w:val="批注引用"/>
    <w:qFormat/>
    <w:rPr>
      <w:sz w:val="16"/>
    </w:rPr>
  </w:style>
  <w:style w:type="character" w:styleId="Heading3Char">
    <w:name w:val="Heading 3 Char"/>
    <w:qFormat/>
    <w:rPr>
      <w:rFonts w:ascii="Arial" w:hAnsi="Arial" w:eastAsia="宋体;SimSun" w:cs="Arial"/>
      <w:color w:val="0000FF"/>
      <w:kern w:val="2"/>
      <w:sz w:val="28"/>
      <w:lang w:val="en-GB" w:bidi="ar-SA"/>
    </w:rPr>
  </w:style>
  <w:style w:type="character" w:styleId="TAHCar">
    <w:name w:val="TAH Car"/>
    <w:qFormat/>
    <w:rPr>
      <w:rFonts w:ascii="Arial" w:hAnsi="Arial" w:cs="Arial"/>
      <w:b/>
      <w:sz w:val="18"/>
      <w:lang w:val="en-GB"/>
    </w:rPr>
  </w:style>
  <w:style w:type="character" w:styleId="Msoins1">
    <w:name w:val="msoins1"/>
    <w:qFormat/>
    <w:rPr/>
  </w:style>
  <w:style w:type="character" w:styleId="StandardZchn">
    <w:name w:val="Standard Zchn"/>
    <w:qFormat/>
    <w:rPr>
      <w:rFonts w:ascii="Times New Roman" w:hAnsi="Times New Roman" w:cs="Times New Roman"/>
      <w:szCs w:val="22"/>
      <w:lang w:val="en-GB"/>
    </w:rPr>
  </w:style>
  <w:style w:type="character" w:styleId="Msoins">
    <w:name w:val="msoins"/>
    <w:qFormat/>
    <w:rPr/>
  </w:style>
  <w:style w:type="character" w:styleId="EditorsNoteChar">
    <w:name w:val="Editor's Note Char"/>
    <w:qFormat/>
    <w:rPr>
      <w:rFonts w:ascii="Times New Roman" w:hAnsi="Times New Roman" w:cs="Times New Roman"/>
      <w:color w:val="FF0000"/>
      <w:lang w:val="en-GB"/>
    </w:rPr>
  </w:style>
  <w:style w:type="character" w:styleId="3">
    <w:name w:val="标题 3 字符"/>
    <w:qFormat/>
    <w:rPr>
      <w:rFonts w:ascii="Arial" w:hAnsi="Arial" w:cs="Arial"/>
      <w:sz w:val="28"/>
      <w:lang w:val="en-GB"/>
    </w:rPr>
  </w:style>
  <w:style w:type="character" w:styleId="TALLeft100cmCharChar">
    <w:name w:val="TAL + Left:  1;00 cm Char Char"/>
    <w:qFormat/>
    <w:rPr>
      <w:rFonts w:ascii="Arial" w:hAnsi="Arial" w:cs="Arial"/>
      <w:sz w:val="18"/>
      <w:lang w:val="en-GB"/>
    </w:rPr>
  </w:style>
  <w:style w:type="character" w:styleId="Style8">
    <w:name w:val="列表段落 字符"/>
    <w:qFormat/>
    <w:rPr>
      <w:rFonts w:ascii="Times New Roman" w:hAnsi="Times New Roman" w:cs="Times New Roman"/>
      <w:lang w:val="en-GB"/>
    </w:rPr>
  </w:style>
  <w:style w:type="character" w:styleId="B2Car">
    <w:name w:val="B2 Car"/>
    <w:qFormat/>
    <w:rPr>
      <w:rFonts w:ascii="Times New Roman" w:hAnsi="Times New Roman" w:cs="Times New Roman"/>
      <w:lang w:val="en-GB"/>
    </w:rPr>
  </w:style>
  <w:style w:type="character" w:styleId="Style9">
    <w:name w:val="未处理的提及"/>
    <w:qFormat/>
    <w:rPr>
      <w:color w:val="808080"/>
      <w:shd w:fill="E6E6E6" w:val="clear"/>
    </w:rPr>
  </w:style>
  <w:style w:type="character" w:styleId="B3Char">
    <w:name w:val="B3 Char"/>
    <w:qFormat/>
    <w:rPr>
      <w:rFonts w:ascii="Times New Roman" w:hAnsi="Times New Roman" w:cs="Times New Roman"/>
      <w:lang w:val="en-GB"/>
    </w:rPr>
  </w:style>
  <w:style w:type="character" w:styleId="6">
    <w:name w:val="标题 6 字符"/>
    <w:qFormat/>
    <w:rPr>
      <w:rFonts w:ascii="Arial" w:hAnsi="Arial" w:cs="Arial"/>
      <w:lang w:val="en-GB"/>
    </w:rPr>
  </w:style>
  <w:style w:type="character" w:styleId="Msoins0">
    <w:name w:val="msoins0"/>
    <w:qFormat/>
    <w:rPr>
      <w:rFonts w:ascii="Arial" w:hAnsi="Arial" w:eastAsia="宋体;SimSun" w:cs="Arial"/>
      <w:color w:val="0000FF"/>
      <w:kern w:val="2"/>
      <w:lang w:val="en-US" w:eastAsia="zh-CN" w:bidi="ar-SA"/>
    </w:rPr>
  </w:style>
  <w:style w:type="character" w:styleId="EXChar">
    <w:name w:val="EX Char"/>
    <w:qFormat/>
    <w:rPr>
      <w:rFonts w:ascii="Times New Roman" w:hAnsi="Times New Roman" w:cs="Times New Roman"/>
      <w:lang w:val="en-GB"/>
    </w:rPr>
  </w:style>
  <w:style w:type="character" w:styleId="CRCoverPageZchn">
    <w:name w:val="CR Cover Page Zchn"/>
    <w:qFormat/>
    <w:rPr>
      <w:rFonts w:ascii="Arial" w:hAnsi="Arial" w:cs="Arial"/>
      <w:lang w:val="en-GB"/>
    </w:rPr>
  </w:style>
  <w:style w:type="character" w:styleId="H6Char">
    <w:name w:val="H6 Char"/>
    <w:qFormat/>
    <w:rPr>
      <w:rFonts w:ascii="Arial" w:hAnsi="Arial" w:cs="Arial"/>
      <w:lang w:val="en-GB"/>
    </w:rPr>
  </w:style>
  <w:style w:type="character" w:styleId="Style10">
    <w:name w:val="首标题"/>
    <w:qFormat/>
    <w:rPr>
      <w:rFonts w:ascii="Arial" w:hAnsi="Arial" w:eastAsia="宋体;SimSun" w:cs="Arial"/>
      <w:sz w:val="24"/>
      <w:lang w:val="en-US" w:eastAsia="zh-CN" w:bidi="ar-SA"/>
    </w:rPr>
  </w:style>
  <w:style w:type="character" w:styleId="B1Char1">
    <w:name w:val="B1 Char1"/>
    <w:qFormat/>
    <w:rPr>
      <w:rFonts w:ascii="Arial" w:hAnsi="Arial" w:eastAsia="宋体;SimSun" w:cs="Arial"/>
      <w:color w:val="0000FF"/>
      <w:kern w:val="2"/>
      <w:lang w:val="en-GB" w:bidi="ar-SA"/>
    </w:rPr>
  </w:style>
  <w:style w:type="character" w:styleId="8">
    <w:name w:val="标题 8 字符"/>
    <w:qFormat/>
    <w:rPr>
      <w:rFonts w:ascii="Arial" w:hAnsi="Arial" w:cs="Arial"/>
      <w:sz w:val="36"/>
      <w:lang w:val="en-GB"/>
    </w:rPr>
  </w:style>
  <w:style w:type="character" w:styleId="Head2AChar">
    <w:name w:val="Head2A Char"/>
    <w:qFormat/>
    <w:rPr>
      <w:rFonts w:ascii="Arial" w:hAnsi="Arial" w:eastAsia="MS Mincho;ＭＳ 明朝" w:cs="Arial"/>
      <w:color w:val="0000FF"/>
      <w:kern w:val="2"/>
      <w:sz w:val="32"/>
      <w:lang w:val="en-GB" w:bidi="ar-SA"/>
    </w:rPr>
  </w:style>
  <w:style w:type="character" w:styleId="Style11">
    <w:name w:val="页脚 字符"/>
    <w:qFormat/>
    <w:rPr>
      <w:rFonts w:ascii="Arial" w:hAnsi="Arial" w:cs="Arial"/>
      <w:b/>
      <w:i/>
      <w:sz w:val="18"/>
      <w:lang w:val="en-GB" w:eastAsia="ja-JP"/>
    </w:rPr>
  </w:style>
  <w:style w:type="character" w:styleId="Style12">
    <w:name w:val="正文文本缩进 字符"/>
    <w:qFormat/>
    <w:rPr>
      <w:rFonts w:ascii="Times New Roman" w:hAnsi="Times New Roman" w:eastAsia="MS Mincho;ＭＳ 明朝" w:cs="Times New Roman"/>
      <w:lang w:val="en-GB"/>
    </w:rPr>
  </w:style>
  <w:style w:type="character" w:styleId="9">
    <w:name w:val="标题 9 字符"/>
    <w:qFormat/>
    <w:rPr>
      <w:rFonts w:ascii="Arial" w:hAnsi="Arial" w:cs="Arial"/>
      <w:sz w:val="36"/>
      <w:lang w:val="en-GB"/>
    </w:rPr>
  </w:style>
  <w:style w:type="character" w:styleId="EditorsNoteZchn">
    <w:name w:val="Editor's Note Zchn"/>
    <w:qFormat/>
    <w:rPr>
      <w:rFonts w:ascii="Arial" w:hAnsi="Arial" w:eastAsia="宋体;SimSun" w:cs="Arial"/>
      <w:color w:val="FF0000"/>
      <w:kern w:val="2"/>
      <w:lang w:val="en-GB" w:bidi="ar-SA"/>
    </w:rPr>
  </w:style>
  <w:style w:type="character" w:styleId="TFZchn">
    <w:name w:val="TF Zchn"/>
    <w:qFormat/>
    <w:rPr>
      <w:rFonts w:ascii="Arial" w:hAnsi="Arial" w:cs="Arial"/>
      <w:b/>
      <w:lang w:val="en-GB"/>
    </w:rPr>
  </w:style>
  <w:style w:type="character" w:styleId="B1Zchn">
    <w:name w:val="B1 Zchn"/>
    <w:qFormat/>
    <w:rPr>
      <w:lang w:val="en-GB" w:bidi="ar-SA"/>
    </w:rPr>
  </w:style>
  <w:style w:type="character" w:styleId="TAHChar">
    <w:name w:val="TAH Char"/>
    <w:qFormat/>
    <w:rPr>
      <w:rFonts w:ascii="Arial" w:hAnsi="Arial" w:cs="Arial"/>
      <w:b/>
      <w:sz w:val="18"/>
      <w:lang w:val="en-GB"/>
    </w:rPr>
  </w:style>
  <w:style w:type="character" w:styleId="B1Char">
    <w:name w:val="B1 Char"/>
    <w:qFormat/>
    <w:rPr>
      <w:rFonts w:ascii="Times New Roman" w:hAnsi="Times New Roman" w:cs="Times New Roman"/>
      <w:lang w:val="en-GB"/>
    </w:rPr>
  </w:style>
  <w:style w:type="character" w:styleId="NOZchn">
    <w:name w:val="NO Zchn"/>
    <w:qFormat/>
    <w:rPr>
      <w:rFonts w:ascii="Times New Roman" w:hAnsi="Times New Roman" w:cs="Times New Roman"/>
      <w:lang w:val="en-GB"/>
    </w:rPr>
  </w:style>
  <w:style w:type="character" w:styleId="B4Char">
    <w:name w:val="B4 Char"/>
    <w:qFormat/>
    <w:rPr>
      <w:rFonts w:ascii="Times New Roman" w:hAnsi="Times New Roman" w:cs="Times New Roman"/>
      <w:lang w:val="en-GB"/>
    </w:rPr>
  </w:style>
  <w:style w:type="character" w:styleId="Style13">
    <w:name w:val="文档结构图 字符"/>
    <w:qFormat/>
    <w:rPr>
      <w:rFonts w:ascii="Tahoma" w:hAnsi="Tahoma" w:cs="Tahoma"/>
      <w:shd w:fill="000080" w:val="clear"/>
      <w:lang w:val="en-GB"/>
    </w:rPr>
  </w:style>
  <w:style w:type="character" w:styleId="QuotationZchn">
    <w:name w:val="Quotation Zchn"/>
    <w:qFormat/>
    <w:rPr>
      <w:rFonts w:ascii="Arial" w:hAnsi="Arial" w:eastAsia="宋体;SimSun" w:cs="Arial"/>
      <w:color w:val="0000FF"/>
      <w:kern w:val="2"/>
      <w:szCs w:val="22"/>
      <w:lang w:val="en-GB" w:bidi="ar-SA"/>
    </w:rPr>
  </w:style>
  <w:style w:type="character" w:styleId="TFChar">
    <w:name w:val="TF Char"/>
    <w:qFormat/>
    <w:rPr>
      <w:rFonts w:ascii="Arial" w:hAnsi="Arial" w:eastAsia="宋体;SimSun" w:cs="Arial"/>
      <w:b/>
      <w:lang w:val="en-GB" w:bidi="ar-SA"/>
    </w:rPr>
  </w:style>
  <w:style w:type="character" w:styleId="Style14">
    <w:name w:val="批注主题 字符"/>
    <w:qFormat/>
    <w:rPr>
      <w:rFonts w:ascii="Times New Roman" w:hAnsi="Times New Roman" w:cs="Times New Roman"/>
      <w:b/>
      <w:bCs/>
      <w:lang w:val="en-GB"/>
    </w:rPr>
  </w:style>
  <w:style w:type="character" w:styleId="5">
    <w:name w:val="标题 5 字符"/>
    <w:qFormat/>
    <w:rPr>
      <w:rFonts w:ascii="Arial" w:hAnsi="Arial" w:cs="Arial"/>
      <w:sz w:val="22"/>
      <w:lang w:val="en-GB"/>
    </w:rPr>
  </w:style>
  <w:style w:type="character" w:styleId="7">
    <w:name w:val="标题 7 字符"/>
    <w:qFormat/>
    <w:rPr>
      <w:rFonts w:ascii="Arial" w:hAnsi="Arial" w:cs="Arial"/>
      <w:lang w:val="en-GB"/>
    </w:rPr>
  </w:style>
  <w:style w:type="character" w:styleId="Style15">
    <w:name w:val="批注框文本 字符"/>
    <w:qFormat/>
    <w:rPr>
      <w:rFonts w:ascii="Tahoma" w:hAnsi="Tahoma" w:cs="Tahoma"/>
      <w:sz w:val="16"/>
      <w:szCs w:val="16"/>
      <w:lang w:val="en-GB"/>
    </w:rPr>
  </w:style>
  <w:style w:type="character" w:styleId="THChar">
    <w:name w:val="TH Char"/>
    <w:qFormat/>
    <w:rPr>
      <w:rFonts w:ascii="Arial" w:hAnsi="Arial" w:cs="Arial"/>
      <w:b/>
      <w:lang w:val="en-GB"/>
    </w:rPr>
  </w:style>
  <w:style w:type="character" w:styleId="4">
    <w:name w:val="标题 4 字符"/>
    <w:qFormat/>
    <w:rPr>
      <w:rFonts w:ascii="Arial" w:hAnsi="Arial" w:cs="Arial"/>
      <w:sz w:val="24"/>
      <w:lang w:val="en-GB"/>
    </w:rPr>
  </w:style>
  <w:style w:type="character" w:styleId="TALChar">
    <w:name w:val="TAL Char"/>
    <w:qFormat/>
    <w:rPr>
      <w:rFonts w:ascii="Arial" w:hAnsi="Arial" w:cs="Arial"/>
      <w:sz w:val="18"/>
      <w:lang w:val="en-GB"/>
    </w:rPr>
  </w:style>
  <w:style w:type="character" w:styleId="Style16">
    <w:name w:val="纯文本 字符"/>
    <w:qFormat/>
    <w:rPr>
      <w:rFonts w:ascii="Courier New" w:hAnsi="Courier New" w:eastAsia="MS Mincho;ＭＳ 明朝" w:cs="Courier New"/>
      <w:lang w:val="nb-NO"/>
    </w:rPr>
  </w:style>
  <w:style w:type="character" w:styleId="Style17">
    <w:name w:val="脚注文本 字符"/>
    <w:qFormat/>
    <w:rPr>
      <w:rFonts w:ascii="Times New Roman" w:hAnsi="Times New Roman" w:cs="Times New Roman"/>
      <w:sz w:val="16"/>
      <w:lang w:val="en-GB"/>
    </w:rPr>
  </w:style>
  <w:style w:type="character" w:styleId="Style18">
    <w:name w:val="页眉 字符"/>
    <w:qFormat/>
    <w:rPr>
      <w:rFonts w:ascii="Arial" w:hAnsi="Arial" w:cs="Arial"/>
      <w:b/>
      <w:sz w:val="18"/>
      <w:lang w:val="en-GB" w:eastAsia="en-US" w:bidi="ar-SA"/>
    </w:rPr>
  </w:style>
  <w:style w:type="character" w:styleId="1">
    <w:name w:val="标题 1 字符"/>
    <w:qFormat/>
    <w:rPr>
      <w:rFonts w:ascii="Arial" w:hAnsi="Arial" w:cs="Arial"/>
      <w:sz w:val="36"/>
      <w:lang w:val="en-GB"/>
    </w:rPr>
  </w:style>
  <w:style w:type="character" w:styleId="NOChar">
    <w:name w:val="NO Char"/>
    <w:qFormat/>
    <w:rPr>
      <w:rFonts w:ascii="Arial" w:hAnsi="Arial" w:eastAsia="宋体;SimSun" w:cs="Arial"/>
      <w:color w:val="0000FF"/>
      <w:kern w:val="2"/>
      <w:lang w:val="en-GB" w:bidi="ar-SA"/>
    </w:rPr>
  </w:style>
  <w:style w:type="character" w:styleId="UnresolvedMention2">
    <w:name w:val="Unresolved Mention2"/>
    <w:qFormat/>
    <w:rPr>
      <w:color w:val="808080"/>
      <w:shd w:fill="E6E6E6" w:val="clear"/>
    </w:rPr>
  </w:style>
  <w:style w:type="character" w:styleId="ZGSM">
    <w:name w:val="ZGSM"/>
    <w:qFormat/>
    <w:rPr/>
  </w:style>
  <w:style w:type="character" w:styleId="HTML">
    <w:name w:val="HTML 预设格式 字符"/>
    <w:qFormat/>
    <w:rPr>
      <w:rFonts w:ascii="Courier New" w:hAnsi="Courier New" w:eastAsia="Times New Roman" w:cs="Courier New"/>
      <w:lang w:val="en-US"/>
    </w:rPr>
  </w:style>
  <w:style w:type="character" w:styleId="TACChar">
    <w:name w:val="TAC Char"/>
    <w:qFormat/>
    <w:rPr/>
  </w:style>
  <w:style w:type="character" w:styleId="PLChar">
    <w:name w:val="PL Char"/>
    <w:qFormat/>
    <w:rPr>
      <w:rFonts w:ascii="Courier New" w:hAnsi="Courier New" w:cs="Courier New"/>
      <w:sz w:val="16"/>
      <w:lang w:val="en-GB" w:eastAsia="en-US" w:bidi="ar-SA"/>
    </w:rPr>
  </w:style>
  <w:style w:type="character" w:styleId="TALCar">
    <w:name w:val="TAL Car"/>
    <w:qFormat/>
    <w:rPr>
      <w:rFonts w:ascii="Arial" w:hAnsi="Arial" w:cs="Arial"/>
      <w:sz w:val="18"/>
      <w:lang w:val="en-GB" w:bidi="ar-SA"/>
    </w:rPr>
  </w:style>
  <w:style w:type="character" w:styleId="Style19">
    <w:name w:val="批注文字 字符"/>
    <w:qFormat/>
    <w:rPr>
      <w:rFonts w:ascii="Times New Roman" w:hAnsi="Times New Roman" w:cs="Times New Roman"/>
      <w:lang w:val="en-GB"/>
    </w:rPr>
  </w:style>
  <w:style w:type="character" w:styleId="B2Char">
    <w:name w:val="B2 Char"/>
    <w:qFormat/>
    <w:rPr>
      <w:rFonts w:ascii="Arial" w:hAnsi="Arial" w:eastAsia="宋体;SimSun" w:cs="Arial"/>
      <w:color w:val="0000FF"/>
      <w:kern w:val="2"/>
      <w:lang w:val="en-GB" w:bidi="ar-SA"/>
    </w:rPr>
  </w:style>
  <w:style w:type="character" w:styleId="2">
    <w:name w:val="标题 2 字符"/>
    <w:qFormat/>
    <w:rPr>
      <w:rFonts w:ascii="Arial" w:hAnsi="Arial" w:cs="Arial"/>
      <w:sz w:val="32"/>
      <w:lang w:val="en-GB"/>
    </w:rPr>
  </w:style>
  <w:style w:type="character" w:styleId="CharChar">
    <w:name w:val="Char Char"/>
    <w:qFormat/>
    <w:rPr>
      <w:rFonts w:ascii="Arial" w:hAnsi="Arial" w:eastAsia="MS Mincho;ＭＳ 明朝" w:cs="Arial"/>
      <w:color w:val="0000FF"/>
      <w:kern w:val="2"/>
      <w:lang w:val="en-GB" w:bidi="ar-SA"/>
    </w:rPr>
  </w:style>
  <w:style w:type="character" w:styleId="CharChar2">
    <w:name w:val="Char Char2"/>
    <w:qFormat/>
    <w:rPr>
      <w:rFonts w:ascii="Times New Roman" w:hAnsi="Times New Roman" w:eastAsia="MS Mincho;ＭＳ 明朝" w:cs="Times New Roman"/>
      <w:lang w:val="en-GB"/>
    </w:rPr>
  </w:style>
  <w:style w:type="character" w:styleId="UnresolvedMention1">
    <w:name w:val="Unresolved Mention1"/>
    <w:qFormat/>
    <w:rPr>
      <w:color w:val="808080"/>
      <w:shd w:fill="E6E6E6" w:val="clear"/>
    </w:rPr>
  </w:style>
  <w:style w:type="character" w:styleId="Style20">
    <w:name w:val="@他"/>
    <w:qFormat/>
    <w:rPr>
      <w:color w:val="2B579A"/>
      <w:shd w:fill="E6E6E6" w:val="clear"/>
    </w:rPr>
  </w:style>
  <w:style w:type="character" w:styleId="TALNotBoldChar">
    <w:name w:val="TAL + Not Bold Char"/>
    <w:qFormat/>
    <w:rPr>
      <w:rFonts w:ascii="Arial" w:hAnsi="Arial" w:eastAsia="等线;DengXian" w:cs="Arial"/>
      <w:b/>
      <w:lang w:val="en-GB" w:eastAsia="ko-K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overflowPunct w:val="false"/>
      <w:autoSpaceDE w:val="false"/>
      <w:textAlignment w:val="baseline"/>
    </w:pPr>
    <w:rPr/>
  </w:style>
  <w:style w:type="paragraph" w:styleId="List">
    <w:name w:val="List"/>
    <w:basedOn w:val="Normal"/>
    <w:pPr>
      <w:ind w:start="568" w:hanging="284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6">
    <w:name w:val="H6"/>
    <w:basedOn w:val="Heading5"/>
    <w:next w:val="Normal"/>
    <w:qFormat/>
    <w:pPr>
      <w:numPr>
        <w:ilvl w:val="0"/>
        <w:numId w:val="0"/>
      </w:numPr>
      <w:ind w:start="1985" w:hanging="1985"/>
      <w:outlineLvl w:val="9"/>
    </w:pPr>
    <w:rPr>
      <w:sz w:val="20"/>
    </w:rPr>
  </w:style>
  <w:style w:type="paragraph" w:styleId="Contents1">
    <w:name w:val="TOC 1"/>
    <w:pPr>
      <w:keepNext w:val="true"/>
      <w:keepLines/>
      <w:widowControl w:val="false"/>
      <w:tabs>
        <w:tab w:val="clear" w:pos="284"/>
        <w:tab w:val="right" w:pos="9639" w:leader="dot"/>
      </w:tabs>
      <w:bidi w:val="0"/>
      <w:spacing w:before="120" w:after="0"/>
      <w:ind w:start="567" w:end="425" w:hanging="567"/>
    </w:pPr>
    <w:rPr>
      <w:rFonts w:ascii="Times New Roman" w:hAnsi="Times New Roman" w:eastAsia="等线;DengXian" w:cs="Times New Roman"/>
      <w:color w:val="auto"/>
      <w:sz w:val="22"/>
      <w:szCs w:val="20"/>
      <w:lang w:val="en-GB" w:bidi="ar-SA" w:eastAsia="zh-CN"/>
    </w:rPr>
  </w:style>
  <w:style w:type="paragraph" w:styleId="Contents8">
    <w:name w:val="TOC 8"/>
    <w:basedOn w:val="Contents1"/>
    <w:pPr>
      <w:spacing w:before="180" w:after="0"/>
      <w:ind w:start="2693" w:end="425" w:hanging="2693"/>
    </w:pPr>
    <w:rPr>
      <w:b/>
    </w:rPr>
  </w:style>
  <w:style w:type="paragraph" w:styleId="Contents9">
    <w:name w:val="TOC 9"/>
    <w:basedOn w:val="Contents8"/>
    <w:pPr>
      <w:ind w:start="1418" w:end="425" w:hanging="1418"/>
    </w:pPr>
    <w:rPr/>
  </w:style>
  <w:style w:type="paragraph" w:styleId="Contents2">
    <w:name w:val="TOC 2"/>
    <w:basedOn w:val="Contents1"/>
    <w:pPr>
      <w:keepNext w:val="false"/>
      <w:spacing w:before="0" w:after="0"/>
      <w:ind w:start="851" w:end="425" w:hanging="851"/>
    </w:pPr>
    <w:rPr>
      <w:sz w:val="20"/>
    </w:rPr>
  </w:style>
  <w:style w:type="paragraph" w:styleId="Contents3">
    <w:name w:val="TOC 3"/>
    <w:basedOn w:val="Contents2"/>
    <w:pPr>
      <w:ind w:start="1134" w:end="425" w:hanging="1134"/>
    </w:pPr>
    <w:rPr/>
  </w:style>
  <w:style w:type="paragraph" w:styleId="Contents4">
    <w:name w:val="TOC 4"/>
    <w:basedOn w:val="Contents3"/>
    <w:pPr>
      <w:ind w:start="1418" w:end="425" w:hanging="1418"/>
    </w:pPr>
    <w:rPr/>
  </w:style>
  <w:style w:type="paragraph" w:styleId="Contents5">
    <w:name w:val="TOC 5"/>
    <w:basedOn w:val="Contents4"/>
    <w:pPr>
      <w:ind w:start="1701" w:end="425" w:hanging="1701"/>
    </w:pPr>
    <w:rPr/>
  </w:style>
  <w:style w:type="paragraph" w:styleId="Contents6">
    <w:name w:val="TOC 6"/>
    <w:basedOn w:val="Contents5"/>
    <w:next w:val="Normal"/>
    <w:pPr>
      <w:ind w:start="1985" w:end="425" w:hanging="1985"/>
    </w:pPr>
    <w:rPr/>
  </w:style>
  <w:style w:type="paragraph" w:styleId="Contents7">
    <w:name w:val="TOC 7"/>
    <w:basedOn w:val="Contents6"/>
    <w:next w:val="Normal"/>
    <w:pPr>
      <w:ind w:start="2268" w:end="425" w:hanging="2268"/>
    </w:pPr>
    <w:rPr/>
  </w:style>
  <w:style w:type="paragraph" w:styleId="IndexHeading">
    <w:name w:val="Index Heading"/>
    <w:basedOn w:val="Normal"/>
    <w:next w:val="Normal"/>
    <w:pPr>
      <w:pBdr>
        <w:top w:val="single" w:sz="12" w:space="0" w:color="000000"/>
      </w:pBdr>
      <w:spacing w:before="360" w:after="240"/>
    </w:pPr>
    <w:rPr>
      <w:rFonts w:eastAsia="MS Mincho;ＭＳ 明朝"/>
      <w:b/>
      <w:i/>
      <w:sz w:val="26"/>
    </w:rPr>
  </w:style>
  <w:style w:type="paragraph" w:styleId="TextBodyIndent">
    <w:name w:val="Body Text Indent"/>
    <w:basedOn w:val="Normal"/>
    <w:pPr>
      <w:spacing w:before="0" w:after="120"/>
      <w:ind w:start="283" w:hanging="0"/>
    </w:pPr>
    <w:rPr>
      <w:rFonts w:eastAsia="MS Mincho;ＭＳ 明朝"/>
    </w:rPr>
  </w:style>
  <w:style w:type="paragraph" w:styleId="Style21">
    <w:name w:val="列表项目符号"/>
    <w:basedOn w:val="List"/>
    <w:qFormat/>
    <w:pPr/>
    <w:rPr/>
  </w:style>
  <w:style w:type="paragraph" w:styleId="Style22">
    <w:name w:val="列表编号"/>
    <w:basedOn w:val="List"/>
    <w:qFormat/>
    <w:pPr/>
    <w:rPr/>
  </w:style>
  <w:style w:type="paragraph" w:styleId="21">
    <w:name w:val="列表编号 2"/>
    <w:basedOn w:val="Style22"/>
    <w:qFormat/>
    <w:pPr>
      <w:ind w:start="851" w:hanging="284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284"/>
        <w:tab w:val="center" w:pos="4819" w:leader="none"/>
        <w:tab w:val="right" w:pos="9638" w:leader="none"/>
      </w:tabs>
    </w:pPr>
    <w:rPr/>
  </w:style>
  <w:style w:type="paragraph" w:styleId="Header">
    <w:name w:val="Header"/>
    <w:pPr>
      <w:widowControl w:val="false"/>
      <w:bidi w:val="0"/>
    </w:pPr>
    <w:rPr>
      <w:rFonts w:ascii="Arial" w:hAnsi="Arial" w:eastAsia="等线;DengXian" w:cs="Arial"/>
      <w:b/>
      <w:color w:val="auto"/>
      <w:sz w:val="18"/>
      <w:szCs w:val="20"/>
      <w:lang w:val="en-GB" w:eastAsia="ja-JP" w:bidi="ar-SA"/>
    </w:rPr>
  </w:style>
  <w:style w:type="paragraph" w:styleId="22">
    <w:name w:val="列表项目符号 2"/>
    <w:basedOn w:val="Style21"/>
    <w:qFormat/>
    <w:pPr>
      <w:ind w:start="851" w:hanging="284"/>
    </w:pPr>
    <w:rPr/>
  </w:style>
  <w:style w:type="paragraph" w:styleId="31">
    <w:name w:val="列表项目符号 3"/>
    <w:basedOn w:val="22"/>
    <w:qFormat/>
    <w:pPr>
      <w:ind w:start="1135" w:hanging="284"/>
    </w:pPr>
    <w:rPr/>
  </w:style>
  <w:style w:type="paragraph" w:styleId="41">
    <w:name w:val="列表项目符号 4"/>
    <w:basedOn w:val="31"/>
    <w:qFormat/>
    <w:pPr>
      <w:ind w:start="1418" w:hanging="284"/>
    </w:pPr>
    <w:rPr/>
  </w:style>
  <w:style w:type="paragraph" w:styleId="51">
    <w:name w:val="列表项目符号 5"/>
    <w:basedOn w:val="41"/>
    <w:qFormat/>
    <w:pPr>
      <w:ind w:start="1702" w:hanging="284"/>
    </w:pPr>
    <w:rPr/>
  </w:style>
  <w:style w:type="paragraph" w:styleId="Style23">
    <w:name w:val="批注文字"/>
    <w:basedOn w:val="Normal"/>
    <w:qFormat/>
    <w:pPr/>
    <w:rPr/>
  </w:style>
  <w:style w:type="paragraph" w:styleId="Style24">
    <w:name w:val="题注"/>
    <w:basedOn w:val="Normal"/>
    <w:next w:val="Normal"/>
    <w:qFormat/>
    <w:pPr>
      <w:spacing w:before="120" w:after="120"/>
    </w:pPr>
    <w:rPr>
      <w:rFonts w:eastAsia="MS Mincho;ＭＳ 明朝"/>
      <w:b/>
    </w:rPr>
  </w:style>
  <w:style w:type="paragraph" w:styleId="23">
    <w:name w:val="列表 2"/>
    <w:basedOn w:val="List"/>
    <w:qFormat/>
    <w:pPr>
      <w:ind w:start="851" w:hanging="284"/>
    </w:pPr>
    <w:rPr/>
  </w:style>
  <w:style w:type="paragraph" w:styleId="32">
    <w:name w:val="列表 3"/>
    <w:basedOn w:val="23"/>
    <w:qFormat/>
    <w:pPr>
      <w:ind w:start="1135" w:hanging="284"/>
    </w:pPr>
    <w:rPr/>
  </w:style>
  <w:style w:type="paragraph" w:styleId="42">
    <w:name w:val="列表 4"/>
    <w:basedOn w:val="32"/>
    <w:qFormat/>
    <w:pPr>
      <w:ind w:start="1418" w:hanging="284"/>
    </w:pPr>
    <w:rPr/>
  </w:style>
  <w:style w:type="paragraph" w:styleId="Style25">
    <w:name w:val="文档结构图"/>
    <w:basedOn w:val="Normal"/>
    <w:qFormat/>
    <w:pPr>
      <w:shd w:fill="000080" w:val="clear"/>
    </w:pPr>
    <w:rPr>
      <w:rFonts w:ascii="Tahoma" w:hAnsi="Tahoma" w:cs="Tahoma"/>
    </w:rPr>
  </w:style>
  <w:style w:type="paragraph" w:styleId="Style26">
    <w:name w:val="批注主题"/>
    <w:basedOn w:val="Style23"/>
    <w:next w:val="Style23"/>
    <w:qFormat/>
    <w:pPr/>
    <w:rPr>
      <w:b/>
      <w:bCs/>
    </w:rPr>
  </w:style>
  <w:style w:type="paragraph" w:styleId="LD">
    <w:name w:val="LD"/>
    <w:qFormat/>
    <w:pPr>
      <w:keepNext w:val="true"/>
      <w:keepLines/>
      <w:widowControl/>
      <w:bidi w:val="0"/>
      <w:spacing w:lineRule="exact" w:line="180"/>
    </w:pPr>
    <w:rPr>
      <w:rFonts w:ascii="MS LineDraw" w:hAnsi="MS LineDraw" w:eastAsia="等线;DengXian" w:cs="MS LineDraw"/>
      <w:color w:val="auto"/>
      <w:sz w:val="20"/>
      <w:szCs w:val="20"/>
      <w:lang w:val="en-GB" w:bidi="ar-SA" w:eastAsia="zh-CN"/>
    </w:rPr>
  </w:style>
  <w:style w:type="paragraph" w:styleId="Tf">
    <w:name w:val="tf"/>
    <w:basedOn w:val="Normal"/>
    <w:qFormat/>
    <w:pPr>
      <w:spacing w:before="280" w:after="280"/>
    </w:pPr>
    <w:rPr>
      <w:rFonts w:eastAsia="MS Mincho;ＭＳ 明朝"/>
      <w:sz w:val="24"/>
      <w:szCs w:val="24"/>
      <w:lang w:val="en-US" w:eastAsia="ja-JP"/>
    </w:rPr>
  </w:style>
  <w:style w:type="paragraph" w:styleId="CharChar1CharChar">
    <w:name w:val="Char Char1 Char Char"/>
    <w:basedOn w:val="Normal"/>
    <w:qFormat/>
    <w:pPr>
      <w:widowControl w:val="false"/>
      <w:spacing w:before="0" w:after="0"/>
      <w:jc w:val="both"/>
    </w:pPr>
    <w:rPr>
      <w:rFonts w:eastAsia="宋体;SimSun"/>
      <w:kern w:val="2"/>
      <w:sz w:val="21"/>
      <w:szCs w:val="24"/>
      <w:lang w:val="en-US" w:eastAsia="zh-CN"/>
    </w:rPr>
  </w:style>
  <w:style w:type="paragraph" w:styleId="TAL">
    <w:name w:val="TAL"/>
    <w:basedOn w:val="Normal"/>
    <w:qFormat/>
    <w:pPr>
      <w:keepNext w:val="true"/>
      <w:keepLines/>
      <w:spacing w:before="0" w:after="0"/>
    </w:pPr>
    <w:rPr>
      <w:rFonts w:ascii="Arial" w:hAnsi="Arial" w:cs="Arial"/>
      <w:sz w:val="18"/>
    </w:rPr>
  </w:style>
  <w:style w:type="paragraph" w:styleId="FigureTitle">
    <w:name w:val="Figure_Title"/>
    <w:basedOn w:val="Normal"/>
    <w:next w:val="Normal"/>
    <w:qFormat/>
    <w:pPr>
      <w:keepLines/>
      <w:tabs>
        <w:tab w:val="clear" w:pos="284"/>
        <w:tab w:val="left" w:pos="794" w:leader="none"/>
        <w:tab w:val="left" w:pos="1191" w:leader="none"/>
        <w:tab w:val="left" w:pos="1588" w:leader="none"/>
        <w:tab w:val="left" w:pos="1985" w:leader="none"/>
      </w:tabs>
      <w:spacing w:before="120" w:after="480"/>
      <w:jc w:val="center"/>
    </w:pPr>
    <w:rPr>
      <w:rFonts w:eastAsia="MS Mincho;ＭＳ 明朝"/>
      <w:b/>
      <w:sz w:val="24"/>
    </w:rPr>
  </w:style>
  <w:style w:type="paragraph" w:styleId="HTML1">
    <w:name w:val="HTML 预设格式"/>
    <w:basedOn w:val="Normal"/>
    <w:qFormat/>
    <w:pPr>
      <w:tabs>
        <w:tab w:val="clear" w:pos="284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overflowPunct w:val="false"/>
      <w:autoSpaceDE w:val="false"/>
      <w:spacing w:before="0" w:after="0"/>
      <w:textAlignment w:val="baseline"/>
    </w:pPr>
    <w:rPr>
      <w:rFonts w:ascii="Courier New" w:hAnsi="Courier New" w:eastAsia="Times New Roman" w:cs="Courier New"/>
      <w:lang w:val="en-US"/>
    </w:rPr>
  </w:style>
  <w:style w:type="paragraph" w:styleId="Style27">
    <w:name w:val="批注框文本"/>
    <w:basedOn w:val="Normal"/>
    <w:qFormat/>
    <w:pPr/>
    <w:rPr>
      <w:rFonts w:ascii="Tahoma" w:hAnsi="Tahoma" w:cs="Tahoma"/>
      <w:sz w:val="16"/>
      <w:szCs w:val="16"/>
    </w:rPr>
  </w:style>
  <w:style w:type="paragraph" w:styleId="Index1">
    <w:name w:val="Index 1"/>
    <w:basedOn w:val="Normal"/>
    <w:pPr>
      <w:keepLines/>
      <w:spacing w:before="0" w:after="0"/>
    </w:pPr>
    <w:rPr/>
  </w:style>
  <w:style w:type="paragraph" w:styleId="Index2">
    <w:name w:val="Index 2"/>
    <w:basedOn w:val="Index1"/>
    <w:pPr>
      <w:ind w:start="284" w:hanging="0"/>
    </w:pPr>
    <w:rPr/>
  </w:style>
  <w:style w:type="paragraph" w:styleId="Footer">
    <w:name w:val="Footer"/>
    <w:basedOn w:val="Header"/>
    <w:pPr>
      <w:jc w:val="center"/>
    </w:pPr>
    <w:rPr>
      <w:i/>
    </w:rPr>
  </w:style>
  <w:style w:type="paragraph" w:styleId="52">
    <w:name w:val="列表 5"/>
    <w:basedOn w:val="42"/>
    <w:qFormat/>
    <w:pPr>
      <w:ind w:start="1702" w:hanging="284"/>
    </w:pPr>
    <w:rPr/>
  </w:style>
  <w:style w:type="paragraph" w:styleId="Footnote">
    <w:name w:val="Footnote Text"/>
    <w:basedOn w:val="Normal"/>
    <w:pPr>
      <w:keepLines/>
      <w:spacing w:before="0" w:after="0"/>
      <w:ind w:start="454" w:hanging="454"/>
    </w:pPr>
    <w:rPr>
      <w:sz w:val="16"/>
    </w:rPr>
  </w:style>
  <w:style w:type="paragraph" w:styleId="Style28">
    <w:name w:val="纯文本"/>
    <w:basedOn w:val="Normal"/>
    <w:qFormat/>
    <w:pPr/>
    <w:rPr>
      <w:rFonts w:ascii="Courier New" w:hAnsi="Courier New" w:eastAsia="MS Mincho;ＭＳ 明朝" w:cs="Courier New"/>
      <w:lang w:val="nb-NO"/>
    </w:rPr>
  </w:style>
  <w:style w:type="paragraph" w:styleId="TALLeft1">
    <w:name w:val="TAL + Left:  1"/>
    <w:basedOn w:val="TAL"/>
    <w:qFormat/>
    <w:pPr>
      <w:overflowPunct w:val="false"/>
      <w:autoSpaceDE w:val="false"/>
      <w:ind w:start="567" w:hanging="0"/>
      <w:textAlignment w:val="baseline"/>
    </w:pPr>
    <w:rPr/>
  </w:style>
  <w:style w:type="paragraph" w:styleId="TH">
    <w:name w:val="TH"/>
    <w:basedOn w:val="Normal"/>
    <w:qFormat/>
    <w:pPr>
      <w:keepNext w:val="true"/>
      <w:keepLines/>
      <w:spacing w:before="60" w:after="180"/>
      <w:jc w:val="center"/>
    </w:pPr>
    <w:rPr>
      <w:rFonts w:ascii="Arial" w:hAnsi="Arial" w:cs="Arial"/>
      <w:b/>
    </w:rPr>
  </w:style>
  <w:style w:type="paragraph" w:styleId="TF1">
    <w:name w:val="TF"/>
    <w:basedOn w:val="TH"/>
    <w:qFormat/>
    <w:pPr>
      <w:keepNext w:val="false"/>
      <w:spacing w:before="0" w:after="240"/>
    </w:pPr>
    <w:rPr/>
  </w:style>
  <w:style w:type="paragraph" w:styleId="BalloonText1">
    <w:name w:val="Balloon Text1"/>
    <w:basedOn w:val="Normal"/>
    <w:qFormat/>
    <w:pPr/>
    <w:rPr>
      <w:rFonts w:ascii="Tahoma" w:hAnsi="Tahoma" w:eastAsia="MS Mincho;ＭＳ 明朝" w:cs="Tahoma"/>
      <w:sz w:val="16"/>
      <w:szCs w:val="16"/>
    </w:rPr>
  </w:style>
  <w:style w:type="paragraph" w:styleId="CharCharCharCharCarCarCharCarCarCharCharCarCarCharCarCarCharCarCar">
    <w:name w:val="Char Char Char Char Car Car Char Car Car Char Char Car Car Char Car Car Char Car C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ZT">
    <w:name w:val="ZT"/>
    <w:qFormat/>
    <w:pPr>
      <w:widowControl w:val="false"/>
      <w:bidi w:val="0"/>
      <w:spacing w:lineRule="atLeast" w:line="240"/>
      <w:jc w:val="end"/>
    </w:pPr>
    <w:rPr>
      <w:rFonts w:ascii="Arial" w:hAnsi="Arial" w:eastAsia="等线;DengXian" w:cs="Arial"/>
      <w:b/>
      <w:color w:val="auto"/>
      <w:sz w:val="34"/>
      <w:szCs w:val="20"/>
      <w:lang w:val="en-GB" w:bidi="ar-SA" w:eastAsia="zh-CN"/>
    </w:rPr>
  </w:style>
  <w:style w:type="paragraph" w:styleId="NO">
    <w:name w:val="NO"/>
    <w:basedOn w:val="Normal"/>
    <w:qFormat/>
    <w:pPr>
      <w:keepLines/>
      <w:ind w:start="1135" w:hanging="851"/>
    </w:pPr>
    <w:rPr/>
  </w:style>
  <w:style w:type="paragraph" w:styleId="NF">
    <w:name w:val="NF"/>
    <w:basedOn w:val="NO"/>
    <w:qFormat/>
    <w:pPr>
      <w:keepNext w:val="true"/>
      <w:spacing w:before="0" w:after="0"/>
    </w:pPr>
    <w:rPr>
      <w:rFonts w:ascii="Arial" w:hAnsi="Arial" w:cs="Arial"/>
      <w:sz w:val="18"/>
    </w:rPr>
  </w:style>
  <w:style w:type="paragraph" w:styleId="TALLeft0">
    <w:name w:val="TAL + Left:  0"/>
    <w:basedOn w:val="TAL"/>
    <w:qFormat/>
    <w:pPr>
      <w:overflowPunct w:val="false"/>
      <w:autoSpaceDE w:val="false"/>
      <w:spacing w:lineRule="atLeast" w:line="0"/>
      <w:ind w:start="142" w:hanging="0"/>
      <w:textAlignment w:val="baseline"/>
    </w:pPr>
    <w:rPr>
      <w:rFonts w:eastAsia="宋体;SimSun"/>
    </w:rPr>
  </w:style>
  <w:style w:type="paragraph" w:styleId="INDENT1">
    <w:name w:val="INDENT1"/>
    <w:basedOn w:val="Normal"/>
    <w:qFormat/>
    <w:pPr>
      <w:ind w:start="851" w:hanging="0"/>
    </w:pPr>
    <w:rPr>
      <w:rFonts w:eastAsia="MS Mincho;ＭＳ 明朝"/>
    </w:rPr>
  </w:style>
  <w:style w:type="paragraph" w:styleId="PL">
    <w:name w:val="PL"/>
    <w:qFormat/>
    <w:pPr>
      <w:widowControl/>
      <w:tabs>
        <w:tab w:val="clear" w:pos="284"/>
        <w:tab w:val="left" w:pos="384" w:leader="none"/>
        <w:tab w:val="left" w:pos="768" w:leader="none"/>
        <w:tab w:val="left" w:pos="1152" w:leader="none"/>
        <w:tab w:val="left" w:pos="1536" w:leader="none"/>
        <w:tab w:val="left" w:pos="1920" w:leader="none"/>
        <w:tab w:val="left" w:pos="2304" w:leader="none"/>
        <w:tab w:val="left" w:pos="2688" w:leader="none"/>
        <w:tab w:val="left" w:pos="3072" w:leader="none"/>
        <w:tab w:val="left" w:pos="3456" w:leader="none"/>
        <w:tab w:val="left" w:pos="3840" w:leader="none"/>
        <w:tab w:val="left" w:pos="4224" w:leader="none"/>
        <w:tab w:val="left" w:pos="4608" w:leader="none"/>
        <w:tab w:val="left" w:pos="4992" w:leader="none"/>
        <w:tab w:val="left" w:pos="5376" w:leader="none"/>
        <w:tab w:val="left" w:pos="5760" w:leader="none"/>
        <w:tab w:val="left" w:pos="6144" w:leader="none"/>
        <w:tab w:val="left" w:pos="6528" w:leader="none"/>
        <w:tab w:val="left" w:pos="6912" w:leader="none"/>
        <w:tab w:val="left" w:pos="7296" w:leader="none"/>
        <w:tab w:val="left" w:pos="7680" w:leader="none"/>
        <w:tab w:val="left" w:pos="8064" w:leader="none"/>
        <w:tab w:val="left" w:pos="8448" w:leader="none"/>
        <w:tab w:val="left" w:pos="8832" w:leader="none"/>
        <w:tab w:val="left" w:pos="9216" w:leader="none"/>
      </w:tabs>
      <w:bidi w:val="0"/>
    </w:pPr>
    <w:rPr>
      <w:rFonts w:ascii="Courier New" w:hAnsi="Courier New" w:eastAsia="等线;DengXian" w:cs="Courier New"/>
      <w:color w:val="auto"/>
      <w:sz w:val="16"/>
      <w:szCs w:val="20"/>
      <w:lang w:val="en-GB" w:eastAsia="ja-JP" w:bidi="ar-SA"/>
    </w:rPr>
  </w:style>
  <w:style w:type="paragraph" w:styleId="FirstChange">
    <w:name w:val="First Change"/>
    <w:basedOn w:val="Normal"/>
    <w:qFormat/>
    <w:pPr>
      <w:jc w:val="center"/>
    </w:pPr>
    <w:rPr>
      <w:rFonts w:eastAsia="宋体;SimSun"/>
      <w:color w:val="FF0000"/>
    </w:rPr>
  </w:style>
  <w:style w:type="paragraph" w:styleId="SectionXX">
    <w:name w:val="Section X.X"/>
    <w:basedOn w:val="Normal"/>
    <w:next w:val="Normal"/>
    <w:qFormat/>
    <w:pPr>
      <w:widowControl w:val="false"/>
      <w:jc w:val="both"/>
      <w:outlineLvl w:val="1"/>
    </w:pPr>
    <w:rPr>
      <w:rFonts w:ascii="Arial" w:hAnsi="Arial" w:eastAsia="Arial" w:cs="Arial"/>
      <w:kern w:val="2"/>
      <w:sz w:val="24"/>
      <w:szCs w:val="24"/>
      <w:lang w:eastAsia="ja-JP"/>
    </w:rPr>
  </w:style>
  <w:style w:type="paragraph" w:styleId="B5">
    <w:name w:val="B5"/>
    <w:basedOn w:val="52"/>
    <w:qFormat/>
    <w:pPr/>
    <w:rPr/>
  </w:style>
  <w:style w:type="paragraph" w:styleId="Char3CharCharCharCharChar">
    <w:name w:val="Char3 Char Char Char (文字) (文字) Char 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Guidance">
    <w:name w:val="Guidance"/>
    <w:basedOn w:val="Normal"/>
    <w:qFormat/>
    <w:pPr>
      <w:overflowPunct w:val="false"/>
      <w:autoSpaceDE w:val="false"/>
      <w:textAlignment w:val="baseline"/>
    </w:pPr>
    <w:rPr>
      <w:i/>
      <w:color w:val="0000FF"/>
    </w:rPr>
  </w:style>
  <w:style w:type="paragraph" w:styleId="ListBullet6">
    <w:name w:val="List Bullet 6"/>
    <w:basedOn w:val="51"/>
    <w:qFormat/>
    <w:pPr>
      <w:tabs>
        <w:tab w:val="clear" w:pos="284"/>
        <w:tab w:val="left" w:pos="1440" w:leader="hyphen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</w:tabs>
      <w:overflowPunct w:val="false"/>
      <w:autoSpaceDE w:val="false"/>
      <w:spacing w:before="0" w:after="0"/>
      <w:ind w:start="1985" w:hanging="284"/>
      <w:jc w:val="both"/>
      <w:textAlignment w:val="baseline"/>
    </w:pPr>
    <w:rPr>
      <w:rFonts w:ascii="Times" w:hAnsi="Times" w:cs="Times"/>
      <w:sz w:val="24"/>
      <w:lang w:val="en-US"/>
    </w:rPr>
  </w:style>
  <w:style w:type="paragraph" w:styleId="EQ">
    <w:name w:val="EQ"/>
    <w:basedOn w:val="Normal"/>
    <w:next w:val="Normal"/>
    <w:qFormat/>
    <w:pPr>
      <w:keepLines/>
      <w:tabs>
        <w:tab w:val="clear" w:pos="284"/>
        <w:tab w:val="center" w:pos="4536" w:leader="none"/>
        <w:tab w:val="right" w:pos="9072" w:leader="none"/>
      </w:tabs>
    </w:pPr>
    <w:rPr>
      <w:lang w:val="en-US" w:eastAsia="en-US"/>
    </w:rPr>
  </w:style>
  <w:style w:type="paragraph" w:styleId="TT">
    <w:name w:val="TT"/>
    <w:basedOn w:val="Heading1"/>
    <w:next w:val="Normal"/>
    <w:qFormat/>
    <w:pPr>
      <w:numPr>
        <w:ilvl w:val="0"/>
        <w:numId w:val="0"/>
      </w:numPr>
      <w:ind w:start="1134" w:hanging="1134"/>
      <w:outlineLvl w:val="9"/>
    </w:pPr>
    <w:rPr/>
  </w:style>
  <w:style w:type="paragraph" w:styleId="NoteBoxed">
    <w:name w:val="Note - Boxed"/>
    <w:basedOn w:val="Normal"/>
    <w:next w:val="Normal"/>
    <w:qFormat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hd w:fill="FFFF99" w:val="clear"/>
      <w:tabs>
        <w:tab w:val="clear" w:pos="284"/>
        <w:tab w:val="left" w:pos="1080" w:leader="none"/>
      </w:tabs>
      <w:spacing w:before="100" w:after="100"/>
      <w:ind w:start="720" w:hanging="720"/>
    </w:pPr>
    <w:rPr>
      <w:rFonts w:ascii="Monotype Sorts;Symbol" w:hAnsi="Monotype Sorts;Symbol" w:eastAsia="Monotype Sorts;Symbol" w:cs="Monotype Sorts;Symbol"/>
      <w:bCs/>
      <w:i/>
      <w:sz w:val="22"/>
      <w:lang w:eastAsia="ko-KR"/>
    </w:rPr>
  </w:style>
  <w:style w:type="paragraph" w:styleId="Enumlev2">
    <w:name w:val="enumlev2"/>
    <w:basedOn w:val="Normal"/>
    <w:qFormat/>
    <w:pPr>
      <w:tabs>
        <w:tab w:val="clear" w:pos="284"/>
        <w:tab w:val="left" w:pos="794" w:leader="none"/>
        <w:tab w:val="left" w:pos="1191" w:leader="none"/>
        <w:tab w:val="left" w:pos="1588" w:leader="none"/>
        <w:tab w:val="left" w:pos="1985" w:leader="none"/>
      </w:tabs>
      <w:spacing w:before="86" w:after="180"/>
      <w:ind w:start="1588" w:hanging="397"/>
      <w:jc w:val="both"/>
    </w:pPr>
    <w:rPr>
      <w:rFonts w:eastAsia="MS Mincho;ＭＳ 明朝"/>
      <w:lang w:val="en-US"/>
    </w:rPr>
  </w:style>
  <w:style w:type="paragraph" w:styleId="Doctext2">
    <w:name w:val="Doc-text2"/>
    <w:basedOn w:val="Normal"/>
    <w:qFormat/>
    <w:pPr>
      <w:spacing w:before="0" w:after="0"/>
      <w:ind w:start="1622" w:hanging="363"/>
    </w:pPr>
    <w:rPr>
      <w:rFonts w:ascii="Arial" w:hAnsi="Arial" w:eastAsia="宋体;SimSun" w:cs="Arial"/>
      <w:color w:val="0000FF"/>
      <w:kern w:val="2"/>
      <w:lang w:eastAsia="zh-CN"/>
    </w:rPr>
  </w:style>
  <w:style w:type="paragraph" w:styleId="Pl1">
    <w:name w:val="pl"/>
    <w:basedOn w:val="Normal"/>
    <w:qFormat/>
    <w:pPr>
      <w:overflowPunct w:val="false"/>
      <w:autoSpaceDE w:val="false"/>
      <w:spacing w:before="0" w:after="0"/>
      <w:textAlignment w:val="baseline"/>
    </w:pPr>
    <w:rPr>
      <w:rFonts w:ascii="Courier New" w:hAnsi="Courier New" w:eastAsia="Batang;바탕" w:cs="Courier New"/>
      <w:sz w:val="16"/>
      <w:szCs w:val="16"/>
      <w:lang w:val="en-US" w:eastAsia="ko-KR"/>
    </w:rPr>
  </w:style>
  <w:style w:type="paragraph" w:styleId="FP">
    <w:name w:val="FP"/>
    <w:basedOn w:val="Normal"/>
    <w:qFormat/>
    <w:pPr>
      <w:spacing w:before="0" w:after="0"/>
    </w:pPr>
    <w:rPr/>
  </w:style>
  <w:style w:type="paragraph" w:styleId="CharChar1CharCharCharCharCharCharCharCharCharCharCharCharCharChar">
    <w:name w:val="Char Char1 Char Char Char Char Char Char Char Char Char Char Char Char Char Char"/>
    <w:basedOn w:val="Normal"/>
    <w:qFormat/>
    <w:pPr>
      <w:widowControl w:val="false"/>
      <w:spacing w:before="0" w:after="0"/>
      <w:jc w:val="both"/>
    </w:pPr>
    <w:rPr>
      <w:rFonts w:eastAsia="宋体;SimSun"/>
      <w:kern w:val="2"/>
      <w:sz w:val="21"/>
      <w:szCs w:val="24"/>
      <w:lang w:val="en-US" w:eastAsia="zh-CN"/>
    </w:rPr>
  </w:style>
  <w:style w:type="paragraph" w:styleId="00BodyText">
    <w:name w:val="00 BodyText"/>
    <w:basedOn w:val="Normal"/>
    <w:qFormat/>
    <w:pPr>
      <w:spacing w:before="0" w:after="220"/>
    </w:pPr>
    <w:rPr>
      <w:rFonts w:ascii="Arial" w:hAnsi="Arial" w:eastAsia="MS Mincho;ＭＳ 明朝" w:cs="Arial"/>
      <w:sz w:val="22"/>
      <w:lang w:val="en-US"/>
    </w:rPr>
  </w:style>
  <w:style w:type="paragraph" w:styleId="ZB">
    <w:name w:val="ZB"/>
    <w:qFormat/>
    <w:pPr>
      <w:widowControl w:val="false"/>
      <w:bidi w:val="0"/>
      <w:ind w:end="28" w:hanging="0"/>
      <w:jc w:val="end"/>
    </w:pPr>
    <w:rPr>
      <w:rFonts w:ascii="Arial" w:hAnsi="Arial" w:eastAsia="等线;DengXian" w:cs="Arial"/>
      <w:i/>
      <w:color w:val="auto"/>
      <w:sz w:val="20"/>
      <w:szCs w:val="20"/>
      <w:lang w:val="en-GB" w:bidi="ar-SA" w:eastAsia="zh-CN"/>
    </w:rPr>
  </w:style>
  <w:style w:type="paragraph" w:styleId="ZTD">
    <w:name w:val="ZTD"/>
    <w:basedOn w:val="ZB"/>
    <w:qFormat/>
    <w:pPr/>
    <w:rPr>
      <w:i w:val="false"/>
      <w:sz w:val="40"/>
    </w:rPr>
  </w:style>
  <w:style w:type="paragraph" w:styleId="TALLeft1cm">
    <w:name w:val="TAL + Left:  1 cm"/>
    <w:basedOn w:val="TAL"/>
    <w:qFormat/>
    <w:pPr>
      <w:overflowPunct w:val="false"/>
      <w:autoSpaceDE w:val="false"/>
      <w:ind w:start="567" w:hanging="0"/>
      <w:textAlignment w:val="baseline"/>
    </w:pPr>
    <w:rPr/>
  </w:style>
  <w:style w:type="paragraph" w:styleId="StyleTALLeft075cm">
    <w:name w:val="Style TAL + Left:  075 cm"/>
    <w:basedOn w:val="TAL"/>
    <w:qFormat/>
    <w:pPr>
      <w:overflowPunct w:val="false"/>
      <w:autoSpaceDE w:val="false"/>
      <w:ind w:start="425" w:hanging="0"/>
      <w:textAlignment w:val="baseline"/>
    </w:pPr>
    <w:rPr/>
  </w:style>
  <w:style w:type="paragraph" w:styleId="TALLeft125cm">
    <w:name w:val="TAL + Left: 125 cm"/>
    <w:basedOn w:val="StyleTALLeft075cm"/>
    <w:qFormat/>
    <w:pPr>
      <w:kinsoku w:val="false"/>
      <w:overflowPunct w:val="true"/>
      <w:autoSpaceDE w:val="true"/>
      <w:ind w:start="709" w:hanging="0"/>
      <w:textAlignment w:val="auto"/>
    </w:pPr>
    <w:rPr>
      <w:rFonts w:cs="Arial"/>
      <w:bCs/>
      <w:szCs w:val="18"/>
      <w:lang w:eastAsia="zh-CN"/>
    </w:rPr>
  </w:style>
  <w:style w:type="paragraph" w:styleId="Car1">
    <w:name w:val="Car1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3GPPHeader">
    <w:name w:val="3GPP_Header"/>
    <w:basedOn w:val="Normal"/>
    <w:qFormat/>
    <w:pPr>
      <w:tabs>
        <w:tab w:val="clear" w:pos="284"/>
        <w:tab w:val="left" w:pos="1701" w:leader="none"/>
        <w:tab w:val="right" w:pos="9639" w:leader="none"/>
      </w:tabs>
      <w:overflowPunct w:val="false"/>
      <w:autoSpaceDE w:val="false"/>
      <w:spacing w:before="0" w:after="240"/>
      <w:jc w:val="both"/>
      <w:textAlignment w:val="baseline"/>
    </w:pPr>
    <w:rPr>
      <w:rFonts w:ascii="Arial" w:hAnsi="Arial" w:cs="Arial"/>
      <w:b/>
      <w:sz w:val="24"/>
      <w:lang w:eastAsia="zh-CN"/>
    </w:rPr>
  </w:style>
  <w:style w:type="paragraph" w:styleId="B4">
    <w:name w:val="B4"/>
    <w:basedOn w:val="42"/>
    <w:qFormat/>
    <w:pPr/>
    <w:rPr/>
  </w:style>
  <w:style w:type="paragraph" w:styleId="Style29">
    <w:name w:val="列表段落"/>
    <w:basedOn w:val="Normal"/>
    <w:qFormat/>
    <w:pPr>
      <w:spacing w:before="0" w:after="180"/>
      <w:ind w:start="720" w:hanging="0"/>
      <w:contextualSpacing/>
    </w:pPr>
    <w:rPr/>
  </w:style>
  <w:style w:type="paragraph" w:styleId="11BodyText">
    <w:name w:val="11 BodyText"/>
    <w:basedOn w:val="Normal"/>
    <w:qFormat/>
    <w:pPr>
      <w:spacing w:before="0" w:after="220"/>
      <w:ind w:start="1298" w:hanging="0"/>
    </w:pPr>
    <w:rPr>
      <w:rFonts w:ascii="Arial" w:hAnsi="Arial" w:eastAsia="MS Mincho;ＭＳ 明朝" w:cs="Arial"/>
      <w:sz w:val="22"/>
      <w:lang w:val="en-US"/>
    </w:rPr>
  </w:style>
  <w:style w:type="paragraph" w:styleId="ZU">
    <w:name w:val="ZU"/>
    <w:qFormat/>
    <w:pPr>
      <w:widowControl w:val="false"/>
      <w:pBdr>
        <w:top w:val="single" w:sz="12" w:space="1" w:color="000000"/>
      </w:pBdr>
      <w:bidi w:val="0"/>
      <w:jc w:val="end"/>
    </w:pPr>
    <w:rPr>
      <w:rFonts w:ascii="Arial" w:hAnsi="Arial" w:eastAsia="等线;DengXian" w:cs="Arial"/>
      <w:color w:val="auto"/>
      <w:sz w:val="20"/>
      <w:szCs w:val="20"/>
      <w:lang w:val="en-GB" w:bidi="ar-SA" w:eastAsia="zh-CN"/>
    </w:rPr>
  </w:style>
  <w:style w:type="paragraph" w:styleId="B2">
    <w:name w:val="B2"/>
    <w:basedOn w:val="23"/>
    <w:qFormat/>
    <w:pPr/>
    <w:rPr/>
  </w:style>
  <w:style w:type="paragraph" w:styleId="CommentSubject1">
    <w:name w:val="Comment Subject1"/>
    <w:basedOn w:val="Style23"/>
    <w:next w:val="Style23"/>
    <w:qFormat/>
    <w:pPr/>
    <w:rPr>
      <w:rFonts w:eastAsia="MS Mincho;ＭＳ 明朝"/>
      <w:b/>
      <w:bCs/>
    </w:rPr>
  </w:style>
  <w:style w:type="paragraph" w:styleId="ZH">
    <w:name w:val="ZH"/>
    <w:qFormat/>
    <w:pPr>
      <w:widowControl w:val="false"/>
      <w:bidi w:val="0"/>
    </w:pPr>
    <w:rPr>
      <w:rFonts w:ascii="Arial" w:hAnsi="Arial" w:eastAsia="等线;DengXian" w:cs="Arial"/>
      <w:color w:val="auto"/>
      <w:sz w:val="20"/>
      <w:szCs w:val="20"/>
      <w:lang w:val="en-GB" w:bidi="ar-SA" w:eastAsia="zh-CN"/>
    </w:rPr>
  </w:style>
  <w:style w:type="paragraph" w:styleId="Tal1">
    <w:name w:val="tal"/>
    <w:basedOn w:val="Normal"/>
    <w:qFormat/>
    <w:pPr>
      <w:overflowPunct w:val="false"/>
      <w:autoSpaceDE w:val="false"/>
      <w:spacing w:before="280" w:after="280"/>
      <w:textAlignment w:val="baseline"/>
    </w:pPr>
    <w:rPr>
      <w:rFonts w:ascii="宋体;SimSun" w:hAnsi="宋体;SimSun" w:eastAsia="宋体;SimSun" w:cs="宋体;SimSun"/>
      <w:sz w:val="24"/>
      <w:szCs w:val="24"/>
      <w:lang w:val="en-US" w:eastAsia="zh-CN"/>
    </w:rPr>
  </w:style>
  <w:style w:type="paragraph" w:styleId="CouvRecTitle">
    <w:name w:val="Couv Rec Title"/>
    <w:basedOn w:val="Normal"/>
    <w:qFormat/>
    <w:pPr>
      <w:keepNext w:val="true"/>
      <w:keepLines/>
      <w:spacing w:before="240" w:after="180"/>
      <w:ind w:start="1418" w:hanging="0"/>
    </w:pPr>
    <w:rPr>
      <w:rFonts w:ascii="Arial" w:hAnsi="Arial" w:eastAsia="MS Mincho;ＭＳ 明朝" w:cs="Arial"/>
      <w:b/>
      <w:sz w:val="36"/>
      <w:lang w:val="en-US"/>
    </w:rPr>
  </w:style>
  <w:style w:type="paragraph" w:styleId="ZG">
    <w:name w:val="ZG"/>
    <w:qFormat/>
    <w:pPr>
      <w:widowControl w:val="false"/>
      <w:bidi w:val="0"/>
      <w:jc w:val="end"/>
    </w:pPr>
    <w:rPr>
      <w:rFonts w:ascii="Arial" w:hAnsi="Arial" w:eastAsia="等线;DengXian" w:cs="Arial"/>
      <w:color w:val="auto"/>
      <w:sz w:val="20"/>
      <w:szCs w:val="20"/>
      <w:lang w:val="en-GB" w:bidi="ar-SA" w:eastAsia="zh-CN"/>
    </w:rPr>
  </w:style>
  <w:style w:type="paragraph" w:styleId="RecCCITT">
    <w:name w:val="Rec_CCITT_#"/>
    <w:basedOn w:val="Normal"/>
    <w:qFormat/>
    <w:pPr>
      <w:keepNext w:val="true"/>
      <w:keepLines/>
    </w:pPr>
    <w:rPr>
      <w:rFonts w:eastAsia="MS Mincho;ＭＳ 明朝"/>
      <w:b/>
    </w:rPr>
  </w:style>
  <w:style w:type="paragraph" w:styleId="CarCar">
    <w:name w:val="Car Car"/>
    <w:qFormat/>
    <w:pPr>
      <w:keepNext w:val="true"/>
      <w:widowControl/>
      <w:tabs>
        <w:tab w:val="clear" w:pos="284"/>
        <w:tab w:val="left" w:pos="720" w:leader="none"/>
      </w:tabs>
      <w:autoSpaceDE w:val="false"/>
      <w:bidi w:val="0"/>
      <w:spacing w:before="60" w:after="60"/>
      <w:ind w:start="720" w:hanging="360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EX">
    <w:name w:val="EX"/>
    <w:basedOn w:val="Normal"/>
    <w:qFormat/>
    <w:pPr>
      <w:keepLines/>
      <w:ind w:start="1702" w:hanging="1418"/>
    </w:pPr>
    <w:rPr/>
  </w:style>
  <w:style w:type="paragraph" w:styleId="B1">
    <w:name w:val="B1"/>
    <w:basedOn w:val="List"/>
    <w:qFormat/>
    <w:pPr/>
    <w:rPr/>
  </w:style>
  <w:style w:type="paragraph" w:styleId="TAC">
    <w:name w:val="TAC"/>
    <w:basedOn w:val="TAL"/>
    <w:qFormat/>
    <w:pPr>
      <w:jc w:val="center"/>
    </w:pPr>
    <w:rPr/>
  </w:style>
  <w:style w:type="paragraph" w:styleId="TAH">
    <w:name w:val="TAH"/>
    <w:basedOn w:val="TAC"/>
    <w:qFormat/>
    <w:pPr/>
    <w:rPr>
      <w:b/>
    </w:rPr>
  </w:style>
  <w:style w:type="paragraph" w:styleId="ZD">
    <w:name w:val="ZD"/>
    <w:qFormat/>
    <w:pPr>
      <w:widowControl w:val="false"/>
      <w:bidi w:val="0"/>
    </w:pPr>
    <w:rPr>
      <w:rFonts w:ascii="Arial" w:hAnsi="Arial" w:eastAsia="等线;DengXian" w:cs="Arial"/>
      <w:color w:val="auto"/>
      <w:sz w:val="32"/>
      <w:szCs w:val="20"/>
      <w:lang w:val="en-GB" w:bidi="ar-SA" w:eastAsia="zh-CN"/>
    </w:rPr>
  </w:style>
  <w:style w:type="paragraph" w:styleId="ZchnZchn1">
    <w:name w:val="Zchn Zchn1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Note">
    <w:name w:val="Note"/>
    <w:basedOn w:val="Normal"/>
    <w:qFormat/>
    <w:pPr>
      <w:spacing w:before="0" w:after="120"/>
      <w:ind w:start="1134" w:hanging="567"/>
    </w:pPr>
    <w:rPr>
      <w:rFonts w:eastAsia="MS Mincho;ＭＳ 明朝"/>
      <w:szCs w:val="22"/>
    </w:rPr>
  </w:style>
  <w:style w:type="paragraph" w:styleId="INDENT2">
    <w:name w:val="INDENT2"/>
    <w:basedOn w:val="Normal"/>
    <w:qFormat/>
    <w:pPr>
      <w:overflowPunct w:val="false"/>
      <w:autoSpaceDE w:val="false"/>
      <w:ind w:start="1135" w:hanging="284"/>
      <w:textAlignment w:val="baseline"/>
    </w:pPr>
    <w:rPr/>
  </w:style>
  <w:style w:type="paragraph" w:styleId="Char">
    <w:name w:val="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NW">
    <w:name w:val="NW"/>
    <w:basedOn w:val="NO"/>
    <w:qFormat/>
    <w:pPr>
      <w:spacing w:before="0" w:after="0"/>
    </w:pPr>
    <w:rPr/>
  </w:style>
  <w:style w:type="paragraph" w:styleId="CharCharCharCharChar">
    <w:name w:val="Char Char (文字) (文字) Char (文字) (文字) Char Char (文字) (文字)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TALLeft11">
    <w:name w:val="TAL + Left: 1"/>
    <w:basedOn w:val="TALLeft125cm"/>
    <w:qFormat/>
    <w:pPr>
      <w:ind w:start="851" w:hanging="0"/>
    </w:pPr>
    <w:rPr>
      <w:rFonts w:eastAsia="Batang;바탕"/>
    </w:rPr>
  </w:style>
  <w:style w:type="paragraph" w:styleId="EW">
    <w:name w:val="EW"/>
    <w:basedOn w:val="EX"/>
    <w:qFormat/>
    <w:pPr>
      <w:spacing w:before="0" w:after="0"/>
    </w:pPr>
    <w:rPr/>
  </w:style>
  <w:style w:type="paragraph" w:styleId="List0">
    <w:name w:val="List 0"/>
    <w:basedOn w:val="Normal"/>
    <w:qFormat/>
    <w:pPr>
      <w:spacing w:before="0" w:after="120"/>
      <w:ind w:start="284" w:hanging="284"/>
    </w:pPr>
    <w:rPr>
      <w:rFonts w:ascii="Arial" w:hAnsi="Arial" w:eastAsia="MS Mincho;ＭＳ 明朝" w:cs="Arial"/>
      <w:szCs w:val="22"/>
    </w:rPr>
  </w:style>
  <w:style w:type="paragraph" w:styleId="Style30">
    <w:name w:val="修订"/>
    <w:qFormat/>
    <w:pPr>
      <w:widowControl/>
      <w:bidi w:val="0"/>
    </w:pPr>
    <w:rPr>
      <w:rFonts w:ascii="Times New Roman" w:hAnsi="Times New Roman" w:eastAsia="等线;DengXian" w:cs="Times New Roman"/>
      <w:color w:val="auto"/>
      <w:sz w:val="20"/>
      <w:szCs w:val="20"/>
      <w:lang w:val="en-GB" w:bidi="ar-SA" w:eastAsia="zh-CN"/>
    </w:rPr>
  </w:style>
  <w:style w:type="paragraph" w:styleId="Standard1">
    <w:name w:val="Standard1"/>
    <w:basedOn w:val="Normal"/>
    <w:qFormat/>
    <w:pPr>
      <w:overflowPunct w:val="false"/>
      <w:autoSpaceDE w:val="false"/>
      <w:spacing w:before="0" w:after="120"/>
      <w:textAlignment w:val="baseline"/>
    </w:pPr>
    <w:rPr>
      <w:szCs w:val="22"/>
    </w:rPr>
  </w:style>
  <w:style w:type="paragraph" w:styleId="TAR">
    <w:name w:val="TAR"/>
    <w:basedOn w:val="TAL"/>
    <w:qFormat/>
    <w:pPr>
      <w:jc w:val="end"/>
    </w:pPr>
    <w:rPr/>
  </w:style>
  <w:style w:type="paragraph" w:styleId="BalloonText2">
    <w:name w:val="Balloon Text2"/>
    <w:basedOn w:val="Normal"/>
    <w:qFormat/>
    <w:pPr/>
    <w:rPr>
      <w:rFonts w:ascii="Arial" w:hAnsi="Arial" w:eastAsia="MS Gothic;ＭＳ ゴシック" w:cs="Arial"/>
      <w:sz w:val="18"/>
      <w:szCs w:val="18"/>
    </w:rPr>
  </w:style>
  <w:style w:type="paragraph" w:styleId="INDENT3">
    <w:name w:val="INDENT3"/>
    <w:basedOn w:val="Normal"/>
    <w:qFormat/>
    <w:pPr>
      <w:ind w:start="1701" w:hanging="567"/>
    </w:pPr>
    <w:rPr>
      <w:rFonts w:eastAsia="MS Mincho;ＭＳ 明朝"/>
    </w:rPr>
  </w:style>
  <w:style w:type="paragraph" w:styleId="TAN">
    <w:name w:val="TAN"/>
    <w:basedOn w:val="TAL"/>
    <w:qFormat/>
    <w:pPr>
      <w:ind w:start="851" w:hanging="851"/>
    </w:pPr>
    <w:rPr/>
  </w:style>
  <w:style w:type="paragraph" w:styleId="ZA">
    <w:name w:val="ZA"/>
    <w:qFormat/>
    <w:pPr>
      <w:widowControl w:val="false"/>
      <w:pBdr>
        <w:bottom w:val="single" w:sz="12" w:space="1" w:color="000000"/>
      </w:pBdr>
      <w:bidi w:val="0"/>
      <w:jc w:val="end"/>
    </w:pPr>
    <w:rPr>
      <w:rFonts w:ascii="Arial" w:hAnsi="Arial" w:eastAsia="等线;DengXian" w:cs="Arial"/>
      <w:color w:val="auto"/>
      <w:sz w:val="40"/>
      <w:szCs w:val="20"/>
      <w:lang w:val="en-GB" w:bidi="ar-SA" w:eastAsia="zh-CN"/>
    </w:rPr>
  </w:style>
  <w:style w:type="paragraph" w:styleId="P1">
    <w:name w:val="p1"/>
    <w:basedOn w:val="Normal"/>
    <w:qFormat/>
    <w:pPr>
      <w:spacing w:before="0" w:after="0"/>
    </w:pPr>
    <w:rPr>
      <w:rFonts w:eastAsia="Calibri"/>
      <w:sz w:val="24"/>
      <w:szCs w:val="24"/>
      <w:lang w:val="en-US"/>
    </w:rPr>
  </w:style>
  <w:style w:type="paragraph" w:styleId="ZV">
    <w:name w:val="ZV"/>
    <w:basedOn w:val="ZU"/>
    <w:qFormat/>
    <w:pPr/>
    <w:rPr/>
  </w:style>
  <w:style w:type="paragraph" w:styleId="EditorsNote">
    <w:name w:val="Editor's Note"/>
    <w:basedOn w:val="NO"/>
    <w:qFormat/>
    <w:pPr/>
    <w:rPr>
      <w:color w:val="FF0000"/>
    </w:rPr>
  </w:style>
  <w:style w:type="paragraph" w:styleId="24">
    <w:name w:val="编号2"/>
    <w:basedOn w:val="Normal"/>
    <w:qFormat/>
    <w:pPr>
      <w:numPr>
        <w:ilvl w:val="0"/>
        <w:numId w:val="2"/>
      </w:numPr>
      <w:tabs>
        <w:tab w:val="clear" w:pos="284"/>
        <w:tab w:val="left" w:pos="704" w:leader="none"/>
      </w:tabs>
      <w:ind w:start="704" w:hanging="420"/>
    </w:pPr>
    <w:rPr>
      <w:rFonts w:eastAsia="宋体;SimSun"/>
      <w:lang w:eastAsia="zh-CN"/>
    </w:rPr>
  </w:style>
  <w:style w:type="paragraph" w:styleId="TAJ">
    <w:name w:val="TAJ"/>
    <w:basedOn w:val="TH"/>
    <w:qFormat/>
    <w:pPr/>
    <w:rPr>
      <w:rFonts w:eastAsia="MS Mincho;ＭＳ 明朝"/>
    </w:rPr>
  </w:style>
  <w:style w:type="paragraph" w:styleId="B3">
    <w:name w:val="B3"/>
    <w:basedOn w:val="32"/>
    <w:qFormat/>
    <w:pPr/>
    <w:rPr/>
  </w:style>
  <w:style w:type="paragraph" w:styleId="CRCoverPage">
    <w:name w:val="CR Cover Page"/>
    <w:qFormat/>
    <w:pPr>
      <w:widowControl/>
      <w:bidi w:val="0"/>
      <w:spacing w:before="0" w:after="120"/>
    </w:pPr>
    <w:rPr>
      <w:rFonts w:ascii="Arial" w:hAnsi="Arial" w:eastAsia="等线;DengXian" w:cs="Arial"/>
      <w:color w:val="auto"/>
      <w:sz w:val="20"/>
      <w:szCs w:val="20"/>
      <w:lang w:val="en-GB" w:bidi="ar-SA" w:eastAsia="zh-CN"/>
    </w:rPr>
  </w:style>
  <w:style w:type="paragraph" w:styleId="Tdocheader">
    <w:name w:val="tdoc-header"/>
    <w:qFormat/>
    <w:pPr>
      <w:widowControl/>
      <w:bidi w:val="0"/>
    </w:pPr>
    <w:rPr>
      <w:rFonts w:ascii="Arial" w:hAnsi="Arial" w:eastAsia="等线;DengXian" w:cs="Arial"/>
      <w:color w:val="auto"/>
      <w:sz w:val="24"/>
      <w:szCs w:val="20"/>
      <w:lang w:val="en-GB" w:bidi="ar-SA" w:eastAsia="zh-CN"/>
    </w:rPr>
  </w:style>
  <w:style w:type="paragraph" w:styleId="ZchnZchn">
    <w:name w:val="Zchn Zchn"/>
    <w:qFormat/>
    <w:pPr>
      <w:keepNext w:val="true"/>
      <w:widowControl/>
      <w:numPr>
        <w:ilvl w:val="0"/>
        <w:numId w:val="3"/>
      </w:numPr>
      <w:tabs>
        <w:tab w:val="clear" w:pos="284"/>
        <w:tab w:val="left" w:pos="851" w:leader="none"/>
      </w:tabs>
      <w:autoSpaceDE w:val="false"/>
      <w:bidi w:val="0"/>
      <w:spacing w:before="60" w:after="60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SpecText">
    <w:name w:val="SpecText"/>
    <w:basedOn w:val="Normal"/>
    <w:qFormat/>
    <w:pPr>
      <w:overflowPunct w:val="false"/>
      <w:autoSpaceDE w:val="false"/>
      <w:textAlignment w:val="baseline"/>
    </w:pPr>
    <w:rPr>
      <w:rFonts w:eastAsia="Batang;바탕"/>
    </w:rPr>
  </w:style>
  <w:style w:type="paragraph" w:styleId="Char3CharCharCharCharCharCharCharCharCharCharChar">
    <w:name w:val="Char3 Char Char Char (文字) (文字) Char Char Char Char Char Char Char (文字) (文字) 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BodyC">
    <w:name w:val="Body C"/>
    <w:qFormat/>
    <w:pPr>
      <w:widowControl/>
      <w:bidi w:val="0"/>
    </w:pPr>
    <w:rPr>
      <w:rFonts w:ascii="Times New Roman" w:hAnsi="Times New Roman" w:eastAsia="Arial Unicode MS" w:cs="Arial Unicode MS"/>
      <w:color w:val="000000"/>
      <w:sz w:val="24"/>
      <w:szCs w:val="24"/>
      <w:lang w:val="en-US" w:bidi="ar-SA" w:eastAsia="zh-CN"/>
    </w:rPr>
  </w:style>
  <w:style w:type="paragraph" w:styleId="TALNotBold">
    <w:name w:val="TAL + Not Bold"/>
    <w:basedOn w:val="TH"/>
    <w:qFormat/>
    <w:pPr>
      <w:keepNext w:val="false"/>
      <w:overflowPunct w:val="false"/>
      <w:autoSpaceDE w:val="false"/>
      <w:spacing w:before="0" w:after="240"/>
      <w:textAlignment w:val="baseline"/>
    </w:pPr>
    <w:rPr>
      <w:rFonts w:eastAsia="等线;DengXian"/>
      <w:lang w:eastAsia="ko-K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3gpp.org/Change-Requests" TargetMode="External"/><Relationship Id="rId3" Type="http://schemas.openxmlformats.org/officeDocument/2006/relationships/hyperlink" Target="http://www.3gpp.org/ftp/Specs/html-info/21900.htm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wmf"/><Relationship Id="rId7" Type="http://schemas.openxmlformats.org/officeDocument/2006/relationships/image" Target="media/image2.wmf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275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2023-04-06T16:07:00Z</dcterms:created>
  <dc:creator>Michael Sanders, John M Meredith</dc:creator>
  <dc:description/>
  <cp:keywords/>
  <dc:language>en-US</dc:language>
  <cp:lastModifiedBy>CMCC</cp:lastModifiedBy>
  <dcterms:modified xsi:type="dcterms:W3CDTF">2024-02-19T23:06:00Z</dcterms:modified>
  <cp:revision>53</cp:revision>
  <dc:subject/>
  <dc:title>3GPP Change Request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2052-11.8.2.9022</vt:lpwstr>
  </property>
  <property fmtid="{D5CDD505-2E9C-101B-9397-08002B2CF9AE}" pid="4" name="_2015_ms_pID_725343">
    <vt:lpwstr>(3)28GDL1LL0fL3XGhzTfaiRXMNiRQj/z9zFEMev3isvuqnEcu8pGj7ip+4e8byuIbKp3KgW1w9
LlEf5K4qhAze8doXFgqC8BMwyDKjKqNaWpMNF/tihlUjldYj1g/VRrH8nn70jN244Kfb0Bgm
w7vlA3cSt38oVx5eXK08sxKLT7+jq54KTT2lupREfqu7VDnWgFgr+wBs1yHzHcd7yuNHrpXo
hy2IA9n3On0nLr1Rpr</vt:lpwstr>
  </property>
  <property fmtid="{D5CDD505-2E9C-101B-9397-08002B2CF9AE}" pid="5" name="_2015_ms_pID_7253431">
    <vt:lpwstr>KG26kHsrax4K5L8nit4nkGkAa5nTqo0fQ+GTRREJQBV7rxz7p8BF1D
eXvOD/gHqb8L5HnlfyEZV9Oc+ANfXHygPLLr7mnhrsj6b1IgRvuUFR4/6955mjW23GB77An7
uwujpooyT01vNHxXPz6ZWN03JYqgUdSm65LO61QdKiX9jkFhk3pcCddTVwToI3wRck7L+EKp
D1OD/vKKpu5LjPDBxyxjZRPb7Pse6PizxZMq</vt:lpwstr>
  </property>
  <property fmtid="{D5CDD505-2E9C-101B-9397-08002B2CF9AE}" pid="6" name="_2015_ms_pID_7253432">
    <vt:lpwstr>XQ==</vt:lpwstr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_readonly">
    <vt:lpwstr/>
  </property>
  <property fmtid="{D5CDD505-2E9C-101B-9397-08002B2CF9AE}" pid="10" name="sflag">
    <vt:lpwstr>1680764375</vt:lpwstr>
  </property>
</Properties>
</file>