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wmf" ContentType="image/x-wmf"/>
  <Override PartName="/word/media/image2.wmf" ContentType="image/x-wmf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8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  <w:t>3GPP TSG-RAN WG3#123</w:t>
      </w:r>
      <w:r>
        <w:rPr>
          <w:rFonts w:eastAsia="Times New Roman" w:cs="Arial" w:ascii="Arial" w:hAnsi="Arial"/>
          <w:b/>
          <w:i/>
          <w:sz w:val="28"/>
          <w:lang w:val="en-US" w:eastAsia="en-US"/>
        </w:rPr>
        <w:tab/>
      </w:r>
      <w:r>
        <w:rPr>
          <w:rFonts w:eastAsia="Times New Roman" w:cs="Arial" w:ascii="Arial" w:hAnsi="Arial"/>
          <w:sz w:val="24"/>
          <w:szCs w:val="24"/>
        </w:rPr>
        <w:fldChar w:fldCharType="begin"/>
      </w:r>
      <w:r>
        <w:rPr>
          <w:sz w:val="24"/>
          <w:szCs w:val="24"/>
          <w:rFonts w:eastAsia="Times New Roman" w:cs="Arial" w:ascii="Arial" w:hAnsi="Arial"/>
        </w:rPr>
        <w:instrText xml:space="preserve"> DOCPROPERTY "Tdoc#"</w:instrText>
      </w:r>
      <w:r>
        <w:rPr>
          <w:sz w:val="24"/>
          <w:szCs w:val="24"/>
          <w:rFonts w:eastAsia="Times New Roman" w:cs="Arial" w:ascii="Arial" w:hAnsi="Arial"/>
        </w:rPr>
        <w:fldChar w:fldCharType="separate"/>
      </w:r>
      <w:r>
        <w:rPr>
          <w:sz w:val="24"/>
          <w:szCs w:val="24"/>
          <w:rFonts w:eastAsia="Times New Roman" w:cs="Arial" w:ascii="Arial" w:hAnsi="Arial"/>
        </w:rPr>
        <w:t>R3-240508</w:t>
      </w:r>
      <w:r>
        <w:rPr>
          <w:sz w:val="24"/>
          <w:szCs w:val="24"/>
          <w:rFonts w:eastAsia="Times New Roman" w:cs="Arial" w:ascii="Arial" w:hAnsi="Arial"/>
        </w:rPr>
        <w:fldChar w:fldCharType="end"/>
      </w:r>
    </w:p>
    <w:p>
      <w:pPr>
        <w:pStyle w:val="Normal"/>
        <w:tabs>
          <w:tab w:val="clear" w:pos="284"/>
          <w:tab w:val="right" w:pos="9639" w:leader="none"/>
        </w:tabs>
        <w:spacing w:before="0" w:after="120"/>
        <w:rPr>
          <w:rFonts w:ascii="Arial" w:hAnsi="Arial" w:eastAsia="Times New Roman" w:cs="Arial"/>
          <w:b/>
          <w:b/>
          <w:iCs/>
          <w:sz w:val="24"/>
          <w:szCs w:val="18"/>
          <w:lang w:val="en-US" w:eastAsia="en-US"/>
        </w:rPr>
      </w:pPr>
      <w:r>
        <w:rPr>
          <w:rFonts w:eastAsia="Times New Roman" w:cs="Arial" w:ascii="Arial" w:hAnsi="Arial"/>
          <w:b/>
          <w:iCs/>
          <w:sz w:val="24"/>
          <w:szCs w:val="18"/>
          <w:lang w:val="en-US" w:eastAsia="en-US"/>
        </w:rPr>
        <w:t>Athens, Greece, 26</w:t>
      </w:r>
      <w:r>
        <w:rPr>
          <w:rFonts w:eastAsia="Times New Roman" w:cs="Arial" w:ascii="Arial" w:hAnsi="Arial"/>
          <w:b/>
          <w:iCs/>
          <w:sz w:val="24"/>
          <w:szCs w:val="18"/>
          <w:vertAlign w:val="superscript"/>
          <w:lang w:val="en-US" w:eastAsia="en-US"/>
        </w:rPr>
        <w:t>th</w:t>
      </w:r>
      <w:r>
        <w:rPr>
          <w:rFonts w:eastAsia="Times New Roman" w:cs="Arial" w:ascii="Arial" w:hAnsi="Arial"/>
          <w:b/>
          <w:iCs/>
          <w:sz w:val="24"/>
          <w:szCs w:val="18"/>
          <w:lang w:val="en-US" w:eastAsia="en-US"/>
        </w:rPr>
        <w:t xml:space="preserve"> Feb – 1</w:t>
      </w:r>
      <w:r>
        <w:rPr>
          <w:rFonts w:eastAsia="Times New Roman" w:cs="Arial" w:ascii="Arial" w:hAnsi="Arial"/>
          <w:b/>
          <w:iCs/>
          <w:sz w:val="24"/>
          <w:szCs w:val="18"/>
          <w:vertAlign w:val="superscript"/>
          <w:lang w:val="en-US" w:eastAsia="en-US"/>
        </w:rPr>
        <w:t>st</w:t>
      </w:r>
      <w:r>
        <w:rPr>
          <w:rFonts w:eastAsia="Times New Roman" w:cs="Arial" w:ascii="Arial" w:hAnsi="Arial"/>
          <w:b/>
          <w:iCs/>
          <w:sz w:val="24"/>
          <w:szCs w:val="18"/>
          <w:lang w:val="en-US" w:eastAsia="en-US"/>
        </w:rPr>
        <w:t xml:space="preserve"> Mar 2024</w:t>
      </w:r>
    </w:p>
    <w:tbl>
      <w:tblPr>
        <w:tblW w:w="9641" w:type="dxa"/>
        <w:jc w:val="start"/>
        <w:tblInd w:w="-5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>
        <w:trPr/>
        <w:tc>
          <w:tcPr>
            <w:tcW w:w="9641" w:type="dxa"/>
            <w:gridSpan w:val="9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14"/>
                <w:lang w:val="en-US" w:eastAsia="en-US"/>
              </w:rPr>
              <w:t>CR-Form-v12.2</w:t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32"/>
                <w:lang w:val="en-US" w:eastAsia="en-US"/>
              </w:rPr>
              <w:t>CHANGE REQUEST</w:t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42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end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1559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"Spec#"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38.4</w:t>
            </w:r>
            <w:r>
              <w:rPr>
                <w:rFonts w:eastAsia="Times New Roman" w:cs="Arial" w:ascii="Arial" w:hAnsi="Arial"/>
              </w:rPr>
              <w:fldChar w:fldCharType="end"/>
            </w:r>
            <w:r>
              <w:rPr>
                <w:rFonts w:eastAsia="Times New Roman" w:cs="Arial" w:ascii="Arial" w:hAnsi="Arial"/>
                <w:b/>
                <w:sz w:val="28"/>
                <w:lang w:val="en-US" w:eastAsia="en-US"/>
              </w:rPr>
              <w:t>73</w:t>
            </w:r>
          </w:p>
        </w:tc>
        <w:tc>
          <w:tcPr>
            <w:tcW w:w="70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lang w:val="en-US" w:eastAsia="en-US"/>
              </w:rPr>
              <w:t>CR</w:t>
            </w:r>
          </w:p>
        </w:tc>
        <w:tc>
          <w:tcPr>
            <w:tcW w:w="1276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lang w:val="en-US" w:eastAsia="en-US"/>
              </w:rPr>
              <w:t>1325</w:t>
            </w:r>
          </w:p>
        </w:tc>
        <w:tc>
          <w:tcPr>
            <w:tcW w:w="709" w:type="dxa"/>
            <w:tcBorders/>
          </w:tcPr>
          <w:p>
            <w:pPr>
              <w:pStyle w:val="Normal"/>
              <w:tabs>
                <w:tab w:val="clear" w:pos="284"/>
                <w:tab w:val="right" w:pos="625" w:leader="none"/>
              </w:tabs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lang w:val="en-US" w:eastAsia="en-US"/>
              </w:rPr>
              <w:t>rev</w:t>
            </w:r>
          </w:p>
        </w:tc>
        <w:tc>
          <w:tcPr>
            <w:tcW w:w="992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lang w:val="en-US" w:eastAsia="en-US"/>
              </w:rPr>
              <w:t>-</w:t>
            </w:r>
          </w:p>
        </w:tc>
        <w:tc>
          <w:tcPr>
            <w:tcW w:w="2410" w:type="dxa"/>
            <w:tcBorders/>
          </w:tcPr>
          <w:p>
            <w:pPr>
              <w:pStyle w:val="Normal"/>
              <w:tabs>
                <w:tab w:val="clear" w:pos="284"/>
                <w:tab w:val="right" w:pos="1825" w:leader="none"/>
              </w:tabs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  <w:lang w:val="en-US" w:eastAsia="en-US"/>
              </w:rPr>
              <w:t>Current version:</w:t>
            </w:r>
          </w:p>
        </w:tc>
        <w:tc>
          <w:tcPr>
            <w:tcW w:w="1701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"Version"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18.0.0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  <w:tc>
          <w:tcPr>
            <w:tcW w:w="143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  <w:sz w:val="28"/>
                <w:lang w:val="en-US" w:eastAsia="en-US"/>
              </w:rPr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9641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Arial" w:ascii="Arial" w:hAnsi="Arial"/>
                <w:i/>
                <w:lang w:val="en-US" w:eastAsia="en-US"/>
              </w:rPr>
              <w:t xml:space="preserve">For </w:t>
            </w:r>
            <w:r>
              <w:fldChar w:fldCharType="begin"/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instrText xml:space="preserve"> HYPERLINK "http://www.3gpp.org/3G_Specs/CRs.htm" \l "_blank"</w:instrText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fldChar w:fldCharType="separate"/>
            </w:r>
            <w:r>
              <w:rPr>
                <w:rStyle w:val="InternetLink"/>
                <w:rFonts w:eastAsia="Times New Roman" w:cs="Arial" w:ascii="Arial" w:hAnsi="Arial"/>
                <w:b/>
                <w:i/>
                <w:color w:val="FF0000"/>
                <w:u w:val="single"/>
                <w:lang w:val="en-US" w:eastAsia="en-US"/>
              </w:rPr>
              <w:t>HELP</w:t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fldChar w:fldCharType="end"/>
            </w:r>
            <w:r>
              <w:rPr>
                <w:rFonts w:eastAsia="Times New Roman" w:cs="Arial" w:ascii="Arial" w:hAnsi="Arial"/>
                <w:b/>
                <w:i/>
                <w:color w:val="FF0000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i/>
                <w:lang w:val="en-US" w:eastAsia="en-US"/>
              </w:rPr>
              <w:t xml:space="preserve">on using this form: comprehensive instructions can be found at </w:t>
              <w:br/>
            </w:r>
            <w:hyperlink r:id="rId2">
              <w:r>
                <w:rPr>
                  <w:rStyle w:val="InternetLink"/>
                  <w:rFonts w:eastAsia="Times New Roman" w:cs="Arial" w:ascii="Arial" w:hAnsi="Arial"/>
                  <w:i/>
                  <w:color w:val="0000FF"/>
                  <w:u w:val="single"/>
                  <w:lang w:val="en-US" w:eastAsia="en-US"/>
                </w:rPr>
                <w:t>http://www.3gpp.org/Change-Requests</w:t>
              </w:r>
            </w:hyperlink>
            <w:r>
              <w:rPr>
                <w:rFonts w:eastAsia="Times New Roman" w:cs="Arial" w:ascii="Arial" w:hAnsi="Arial"/>
                <w:i/>
                <w:lang w:val="en-US" w:eastAsia="en-US"/>
              </w:rPr>
              <w:t>.</w:t>
            </w:r>
          </w:p>
        </w:tc>
      </w:tr>
      <w:tr>
        <w:trPr/>
        <w:tc>
          <w:tcPr>
            <w:tcW w:w="9641" w:type="dxa"/>
            <w:gridSpan w:val="9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8"/>
                <w:szCs w:val="8"/>
                <w:lang w:val="en-US" w:eastAsia="en-US"/>
              </w:rPr>
            </w:r>
          </w:p>
        </w:tc>
      </w:tr>
    </w:tbl>
    <w:p>
      <w:pPr>
        <w:pStyle w:val="Normal"/>
        <w:rPr>
          <w:rFonts w:eastAsia="Times New Roman"/>
          <w:sz w:val="8"/>
          <w:szCs w:val="8"/>
        </w:rPr>
      </w:pPr>
      <w:r>
        <w:rPr>
          <w:rFonts w:eastAsia="Times New Roman"/>
          <w:sz w:val="8"/>
          <w:szCs w:val="8"/>
        </w:rPr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>
        <w:trPr/>
        <w:tc>
          <w:tcPr>
            <w:tcW w:w="2835" w:type="dxa"/>
            <w:tcBorders/>
          </w:tcPr>
          <w:p>
            <w:pPr>
              <w:pStyle w:val="Normal"/>
              <w:tabs>
                <w:tab w:val="clear" w:pos="284"/>
                <w:tab w:val="right" w:pos="2751" w:leader="none"/>
              </w:tabs>
              <w:spacing w:before="0" w:after="0"/>
              <w:rPr/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Proposed change affects:</w:t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</w:r>
          </w:p>
        </w:tc>
        <w:tc>
          <w:tcPr>
            <w:tcW w:w="709" w:type="dxa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ME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u w:val="single"/>
                <w:lang w:val="en-US" w:eastAsia="en-US"/>
              </w:rPr>
            </w:r>
          </w:p>
        </w:tc>
        <w:tc>
          <w:tcPr>
            <w:tcW w:w="2126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F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bCs/>
                <w:caps/>
                <w:lang w:val="en-US" w:eastAsia="en-US"/>
              </w:rPr>
            </w:r>
          </w:p>
        </w:tc>
      </w:tr>
    </w:tbl>
    <w:p>
      <w:pPr>
        <w:pStyle w:val="Normal"/>
        <w:rPr>
          <w:rFonts w:eastAsia="Times New Roman"/>
          <w:sz w:val="8"/>
          <w:szCs w:val="8"/>
        </w:rPr>
      </w:pPr>
      <w:r>
        <w:rPr>
          <w:rFonts w:eastAsia="Times New Roman"/>
          <w:sz w:val="8"/>
          <w:szCs w:val="8"/>
        </w:rPr>
      </w:r>
    </w:p>
    <w:tbl>
      <w:tblPr>
        <w:tblW w:w="9640" w:type="dxa"/>
        <w:jc w:val="start"/>
        <w:tblInd w:w="0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>
        <w:trPr/>
        <w:tc>
          <w:tcPr>
            <w:tcW w:w="9640" w:type="dxa"/>
            <w:gridSpan w:val="11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Title:</w:t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宋体;SimSun" w:cs="Arial"/>
                <w:lang w:val="en-US" w:eastAsia="zh-CN"/>
              </w:rPr>
            </w:pPr>
            <w:r>
              <w:rPr>
                <w:rFonts w:eastAsia="MS Mincho;ＭＳ 明朝" w:cs="Arial" w:ascii="Arial" w:hAnsi="Arial"/>
                <w:color w:val="000000"/>
                <w:lang w:eastAsia="ja-JP"/>
              </w:rPr>
              <w:t>Correction on the behavior description of ECN Marking or Congestion Information Reporting over F1AP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/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Source to WG:</w:t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宋体;SimSun" w:cs="Arial"/>
                <w:lang w:val="en-US" w:eastAsia="zh-CN"/>
              </w:rPr>
            </w:pPr>
            <w:r>
              <w:rPr>
                <w:rFonts w:eastAsia="宋体;SimSun" w:cs="Arial" w:ascii="Arial" w:hAnsi="Arial"/>
                <w:lang w:val="en-US" w:eastAsia="zh-CN"/>
              </w:rPr>
              <w:t>CMCC</w:t>
            </w:r>
            <w:r>
              <w:rPr>
                <w:rFonts w:eastAsia="宋体;SimSun" w:cs="Arial" w:ascii="Arial" w:hAnsi="Arial"/>
                <w:lang w:val="en-US" w:eastAsia="zh-CN"/>
              </w:rPr>
              <w:t>,</w:t>
            </w:r>
            <w:r>
              <w:rPr>
                <w:rFonts w:eastAsia="宋体;SimSun" w:cs="Arial" w:ascii="Arial" w:hAnsi="Arial"/>
                <w:lang w:val="en-US" w:eastAsia="zh-CN"/>
              </w:rPr>
              <w:t xml:space="preserve"> Huawei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Source to TSG:</w:t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"SourceIfTsg"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R3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Work item code:</w:t>
            </w:r>
          </w:p>
        </w:tc>
        <w:tc>
          <w:tcPr>
            <w:tcW w:w="3686" w:type="dxa"/>
            <w:gridSpan w:val="5"/>
            <w:tcBorders/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NR_XR_enh-Core</w:t>
            </w:r>
          </w:p>
        </w:tc>
        <w:tc>
          <w:tcPr>
            <w:tcW w:w="567" w:type="dxa"/>
            <w:tcBorders/>
          </w:tcPr>
          <w:p>
            <w:pPr>
              <w:pStyle w:val="Normal"/>
              <w:snapToGrid w:val="false"/>
              <w:spacing w:before="0" w:after="0"/>
              <w:ind w:end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Date:</w:t>
            </w:r>
          </w:p>
        </w:tc>
        <w:tc>
          <w:tcPr>
            <w:tcW w:w="2127" w:type="dxa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"ResDate"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2024-02-</w:t>
            </w:r>
            <w:r>
              <w:rPr>
                <w:rFonts w:eastAsia="Times New Roman" w:cs="Arial" w:ascii="Arial" w:hAnsi="Arial"/>
              </w:rPr>
              <w:fldChar w:fldCharType="end"/>
            </w:r>
            <w:r>
              <w:rPr>
                <w:rFonts w:eastAsia="Times New Roman" w:cs="Arial" w:ascii="Arial" w:hAnsi="Arial"/>
                <w:lang w:val="en-US" w:eastAsia="en-US"/>
              </w:rPr>
              <w:t>17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1986" w:type="dxa"/>
            <w:gridSpan w:val="4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2267" w:type="dxa"/>
            <w:gridSpan w:val="2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2127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>
          <w:cantSplit w:val="true"/>
        </w:trPr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Category:</w:t>
            </w:r>
          </w:p>
        </w:tc>
        <w:tc>
          <w:tcPr>
            <w:tcW w:w="851" w:type="dxa"/>
            <w:tcBorders/>
            <w:shd w:fill="FFFFB2" w:val="clear"/>
          </w:tcPr>
          <w:p>
            <w:pPr>
              <w:pStyle w:val="Normal"/>
              <w:spacing w:before="0" w:after="0"/>
              <w:ind w:start="100" w:end="-609" w:hanging="0"/>
              <w:rPr>
                <w:rFonts w:ascii="Arial" w:hAnsi="Arial" w:eastAsia="Times New Roman" w:cs="Arial"/>
                <w:b/>
                <w:b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t>F</w:t>
            </w:r>
          </w:p>
        </w:tc>
        <w:tc>
          <w:tcPr>
            <w:tcW w:w="3402" w:type="dxa"/>
            <w:gridSpan w:val="5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Release:</w:t>
            </w:r>
          </w:p>
        </w:tc>
        <w:tc>
          <w:tcPr>
            <w:tcW w:w="2127" w:type="dxa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t>Rel-18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  <w:tc>
          <w:tcPr>
            <w:tcW w:w="4677" w:type="dxa"/>
            <w:gridSpan w:val="8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0"/>
              <w:ind w:start="383" w:hanging="383"/>
              <w:rPr/>
            </w:pP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Use </w:t>
            </w:r>
            <w:r>
              <w:rPr>
                <w:rFonts w:eastAsia="Times New Roman" w:cs="Arial" w:ascii="Arial" w:hAnsi="Arial"/>
                <w:i/>
                <w:sz w:val="18"/>
                <w:u w:val="single"/>
                <w:lang w:val="en-US" w:eastAsia="en-US"/>
              </w:rPr>
              <w:t>one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of the following categories:</w:t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br/>
              <w:t>F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(correction)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A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(mirror corresponding to a change in an earlier </w:t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>release)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B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(addition of feature), 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C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(functional modification of feature)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D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(editorial modification)</w:t>
            </w:r>
          </w:p>
          <w:p>
            <w:pPr>
              <w:pStyle w:val="Normal"/>
              <w:spacing w:before="0" w:after="12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sz w:val="18"/>
                <w:lang w:val="en-US" w:eastAsia="en-US"/>
              </w:rPr>
              <w:t>Detailed explanations of the above categories can</w:t>
              <w:br/>
              <w:t xml:space="preserve">be found in 3GPP </w:t>
            </w:r>
            <w:hyperlink r:id="rId3">
              <w:r>
                <w:rPr>
                  <w:rStyle w:val="InternetLink"/>
                  <w:rFonts w:eastAsia="Times New Roman" w:cs="Arial" w:ascii="Arial" w:hAnsi="Arial"/>
                  <w:color w:val="0000FF"/>
                  <w:sz w:val="18"/>
                  <w:u w:val="single"/>
                  <w:lang w:val="en-US" w:eastAsia="en-US"/>
                </w:rPr>
                <w:t>TR 21.900</w:t>
              </w:r>
            </w:hyperlink>
            <w:r>
              <w:rPr>
                <w:rFonts w:eastAsia="Times New Roman" w:cs="Arial" w:ascii="Arial" w:hAnsi="Arial"/>
                <w:sz w:val="18"/>
                <w:lang w:val="en-US" w:eastAsia="en-US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left" w:pos="950" w:leader="none"/>
              </w:tabs>
              <w:spacing w:before="0" w:after="0"/>
              <w:ind w:start="241" w:hanging="241"/>
              <w:rPr/>
            </w:pP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Use </w:t>
            </w:r>
            <w:r>
              <w:rPr>
                <w:rFonts w:eastAsia="Times New Roman" w:cs="Arial" w:ascii="Arial" w:hAnsi="Arial"/>
                <w:i/>
                <w:sz w:val="18"/>
                <w:u w:val="single"/>
                <w:lang w:val="en-US" w:eastAsia="en-US"/>
              </w:rPr>
              <w:t>one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of the following releases:</w:t>
              <w:br/>
              <w:t>Rel-8</w:t>
              <w:tab/>
              <w:t>(Release 8)</w:t>
              <w:br/>
              <w:t>Rel-9</w:t>
              <w:tab/>
              <w:t>(Release 9)</w:t>
              <w:br/>
              <w:t>Rel-10</w:t>
              <w:tab/>
              <w:t>(Release 10)</w:t>
              <w:br/>
              <w:t>Rel-11</w:t>
              <w:tab/>
              <w:t>(Release 11)</w:t>
              <w:br/>
              <w:t>…</w:t>
              <w:br/>
              <w:t>Rel-16</w:t>
              <w:tab/>
              <w:t>(Release 16)</w:t>
              <w:br/>
              <w:t>Rel-17</w:t>
              <w:tab/>
              <w:t>(Release 17)</w:t>
              <w:br/>
              <w:t>Rel-18</w:t>
              <w:tab/>
              <w:t>(Release 18)</w:t>
              <w:br/>
              <w:t>Rel-19</w:t>
              <w:tab/>
              <w:t>(Release 19)</w:t>
            </w:r>
          </w:p>
        </w:tc>
      </w:tr>
      <w:tr>
        <w:trPr/>
        <w:tc>
          <w:tcPr>
            <w:tcW w:w="1843" w:type="dxa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tabs>
                <w:tab w:val="clear" w:pos="284"/>
                <w:tab w:val="left" w:pos="384" w:leader="none"/>
              </w:tabs>
              <w:spacing w:before="0" w:after="60"/>
              <w:jc w:val="both"/>
              <w:rPr>
                <w:rFonts w:ascii="Arial" w:hAnsi="Arial" w:eastAsia="宋体;SimSun" w:cs="Arial"/>
                <w:lang w:val="en-US" w:eastAsia="zh-CN"/>
              </w:rPr>
            </w:pPr>
            <w:r>
              <w:rPr>
                <w:rFonts w:eastAsia="宋体;SimSun" w:cs="Arial" w:ascii="Arial" w:hAnsi="Arial"/>
                <w:lang w:val="en-US" w:eastAsia="zh-CN"/>
              </w:rPr>
              <w:t xml:space="preserve">Regard </w:t>
            </w:r>
            <w:r>
              <w:rPr>
                <w:rFonts w:eastAsia="宋体;SimSun" w:cs="Arial" w:ascii="Arial" w:hAnsi="Arial"/>
                <w:lang w:val="en-US" w:eastAsia="zh-CN"/>
              </w:rPr>
              <w:t>to</w:t>
            </w:r>
            <w:r>
              <w:rPr>
                <w:rFonts w:eastAsia="宋体;SimSun" w:cs="Arial" w:ascii="Arial" w:hAnsi="Arial"/>
                <w:lang w:val="en-US" w:eastAsia="zh-CN"/>
              </w:rPr>
              <w:t xml:space="preserve"> ECN Marking or Congestion Information Reporting mechanism, RAN3 agreed to use the request structure for F1AP. Two IEs are introduced, where the </w:t>
            </w:r>
            <w:r>
              <w:rPr>
                <w:rFonts w:eastAsia="宋体;SimSun" w:cs="Arial" w:ascii="Arial" w:hAnsi="Arial"/>
                <w:i/>
                <w:iCs/>
                <w:lang w:val="en-US" w:eastAsia="zh-CN"/>
              </w:rPr>
              <w:t>ECN Marking or Congestion Information Reporting Request</w:t>
            </w:r>
            <w:r>
              <w:rPr>
                <w:rFonts w:eastAsia="宋体;SimSun" w:cs="Arial" w:ascii="Arial" w:hAnsi="Arial"/>
                <w:lang w:val="en-US" w:eastAsia="zh-CN"/>
              </w:rPr>
              <w:t xml:space="preserve"> IE indicates to the gNB-DU to report information for ECN marking or congestion for a DRB, and the </w:t>
            </w:r>
            <w:r>
              <w:rPr>
                <w:rFonts w:eastAsia="宋体;SimSun" w:cs="Arial" w:ascii="Arial" w:hAnsi="Arial"/>
                <w:i/>
                <w:iCs/>
                <w:lang w:val="en-US" w:eastAsia="zh-CN"/>
              </w:rPr>
              <w:t>ECN Marking or Congestion Information Reporting Status</w:t>
            </w:r>
            <w:r>
              <w:rPr>
                <w:rFonts w:eastAsia="宋体;SimSun" w:cs="Arial" w:ascii="Arial" w:hAnsi="Arial"/>
                <w:lang w:val="en-US" w:eastAsia="zh-CN"/>
              </w:rPr>
              <w:t xml:space="preserve"> IE indicates the status of information reporting for ECN marking or congestion information reporting for a DRB. However, there is no procedural text to regulate the behavior of request structure for ECN Marking or Congestion Information Reporting over F1AP.</w:t>
            </w:r>
          </w:p>
          <w:p>
            <w:pPr>
              <w:pStyle w:val="Normal"/>
              <w:tabs>
                <w:tab w:val="clear" w:pos="284"/>
                <w:tab w:val="left" w:pos="384" w:leader="none"/>
              </w:tabs>
              <w:spacing w:before="0" w:after="60"/>
              <w:jc w:val="both"/>
              <w:rPr>
                <w:rFonts w:ascii="Arial" w:hAnsi="Arial" w:eastAsia="宋体;SimSun" w:cs="Arial"/>
                <w:lang w:val="en-US" w:eastAsia="zh-CN"/>
              </w:rPr>
            </w:pPr>
            <w:r>
              <w:rPr>
                <w:rFonts w:eastAsia="宋体;SimSun" w:cs="Arial" w:ascii="Arial" w:hAnsi="Arial"/>
                <w:lang w:val="en-US" w:eastAsia="zh-CN"/>
              </w:rPr>
              <w:t>I</w:t>
            </w:r>
            <w:r>
              <w:rPr>
                <w:rFonts w:eastAsia="宋体;SimSun" w:cs="Arial" w:ascii="Arial" w:hAnsi="Arial"/>
                <w:lang w:val="en-US" w:eastAsia="zh-CN"/>
              </w:rPr>
              <w:t>n addition, the IE description of ECN Marking or Congestion Information Reporting Request IE should be aligned with the description in TS 38.413.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Summary of change:</w:t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  <w:shd w:fill="FFFFB2" w:val="clear"/>
          </w:tcPr>
          <w:p>
            <w:pPr>
              <w:pStyle w:val="CRCoverPage"/>
              <w:numPr>
                <w:ilvl w:val="0"/>
                <w:numId w:val="2"/>
              </w:numPr>
              <w:spacing w:before="0" w:after="60"/>
              <w:ind w:start="0" w:hanging="0"/>
              <w:jc w:val="both"/>
              <w:rPr>
                <w:rFonts w:eastAsia="宋体;SimSun"/>
                <w:lang w:val="en-US" w:eastAsia="zh-CN"/>
              </w:rPr>
            </w:pPr>
            <w:r>
              <w:rPr>
                <w:rFonts w:eastAsia="宋体;SimSun"/>
                <w:lang w:val="en-US" w:eastAsia="zh-CN"/>
              </w:rPr>
              <w:t>A</w:t>
            </w:r>
            <w:r>
              <w:rPr>
                <w:rFonts w:eastAsia="宋体;SimSun"/>
                <w:lang w:val="en-US" w:eastAsia="zh-CN"/>
              </w:rPr>
              <w:t>dd the procedural text to regulate the behavior of request structure for ECN Marking or Congestion Information Reporting over F1AP.</w:t>
            </w:r>
          </w:p>
          <w:p>
            <w:pPr>
              <w:pStyle w:val="CRCoverPage"/>
              <w:numPr>
                <w:ilvl w:val="0"/>
                <w:numId w:val="2"/>
              </w:numPr>
              <w:spacing w:before="0" w:after="60"/>
              <w:ind w:start="0" w:hanging="0"/>
              <w:rPr>
                <w:rFonts w:eastAsia="宋体;SimSun"/>
                <w:lang w:val="en-US" w:eastAsia="zh-CN"/>
              </w:rPr>
            </w:pPr>
            <w:r>
              <w:rPr>
                <w:rFonts w:eastAsia="宋体;SimSun"/>
                <w:lang w:val="en-US" w:eastAsia="zh-CN"/>
              </w:rPr>
              <w:t xml:space="preserve">Modify the IE description of </w:t>
            </w:r>
            <w:r>
              <w:rPr>
                <w:rFonts w:eastAsia="宋体;SimSun"/>
                <w:i/>
                <w:iCs/>
                <w:lang w:val="en-US" w:eastAsia="zh-CN"/>
              </w:rPr>
              <w:t>ECN Marking or Congestion Information Reporting Request</w:t>
            </w:r>
            <w:r>
              <w:rPr>
                <w:rFonts w:eastAsia="宋体;SimSun"/>
                <w:lang w:val="en-US" w:eastAsia="zh-CN"/>
              </w:rPr>
              <w:t xml:space="preserve"> IE to align with the description in TS 38.413.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60"/>
              <w:jc w:val="both"/>
              <w:rPr>
                <w:rFonts w:ascii="Arial" w:hAnsi="Arial" w:eastAsia="宋体;SimSun" w:cs="Arial"/>
                <w:lang w:val="en-US" w:eastAsia="zh-CN"/>
              </w:rPr>
            </w:pPr>
            <w:r>
              <w:rPr>
                <w:rFonts w:eastAsia="宋体;SimSun" w:cs="Arial" w:ascii="Arial" w:hAnsi="Arial"/>
                <w:lang w:val="en-US" w:eastAsia="zh-CN"/>
              </w:rPr>
              <w:t xml:space="preserve">The behavior of request structure for ECN Marking or Congestion Information Reporting over F1AP is missing. </w:t>
            </w:r>
          </w:p>
          <w:p>
            <w:pPr>
              <w:pStyle w:val="Normal"/>
              <w:spacing w:before="0" w:after="60"/>
              <w:jc w:val="both"/>
              <w:rPr>
                <w:rFonts w:ascii="Arial" w:hAnsi="Arial" w:eastAsia="宋体;SimSun" w:cs="Arial"/>
                <w:lang w:val="en-US" w:eastAsia="zh-CN"/>
              </w:rPr>
            </w:pPr>
            <w:r>
              <w:rPr>
                <w:rFonts w:eastAsia="宋体;SimSun" w:cs="Arial" w:ascii="Arial" w:hAnsi="Arial"/>
                <w:lang w:val="en-US" w:eastAsia="zh-CN"/>
              </w:rPr>
              <w:t xml:space="preserve">The IE description of </w:t>
            </w:r>
            <w:r>
              <w:rPr>
                <w:rFonts w:eastAsia="宋体;SimSun" w:cs="Arial" w:ascii="Arial" w:hAnsi="Arial"/>
                <w:i/>
                <w:iCs/>
                <w:lang w:val="en-US" w:eastAsia="zh-CN"/>
              </w:rPr>
              <w:t>ECN Marking or Congestion Information Reporting Request</w:t>
            </w:r>
            <w:r>
              <w:rPr>
                <w:rFonts w:eastAsia="宋体;SimSun" w:cs="Arial" w:ascii="Arial" w:hAnsi="Arial"/>
                <w:lang w:val="en-US" w:eastAsia="zh-CN"/>
              </w:rPr>
              <w:t xml:space="preserve"> IE is not aligned with the description in TS 38.413.</w:t>
            </w:r>
          </w:p>
        </w:tc>
      </w:tr>
      <w:tr>
        <w:trPr/>
        <w:tc>
          <w:tcPr>
            <w:tcW w:w="2694" w:type="dxa"/>
            <w:gridSpan w:val="2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rPr>
                <w:rFonts w:ascii="Arial" w:hAnsi="Arial" w:eastAsia="宋体;SimSun" w:cs="Arial"/>
                <w:lang w:val="en-US" w:eastAsia="zh-CN"/>
              </w:rPr>
            </w:pPr>
            <w:r>
              <w:rPr>
                <w:rFonts w:eastAsia="宋体;SimSun" w:cs="Arial" w:ascii="Arial" w:hAnsi="Arial"/>
                <w:lang w:val="en-US" w:eastAsia="zh-CN"/>
              </w:rPr>
              <w:t>8</w:t>
            </w:r>
            <w:r>
              <w:rPr>
                <w:rFonts w:eastAsia="宋体;SimSun" w:cs="Arial" w:ascii="Arial" w:hAnsi="Arial"/>
                <w:lang w:val="en-US" w:eastAsia="zh-CN"/>
              </w:rPr>
              <w:t>.3.1.2, 8.3.4.2, 9.3.1.321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Y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N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tabs>
                <w:tab w:val="clear" w:pos="284"/>
                <w:tab w:val="right" w:pos="2893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tabs>
                <w:tab w:val="clear" w:pos="284"/>
                <w:tab w:val="right" w:pos="2893" w:leader="none"/>
              </w:tabs>
              <w:spacing w:before="0" w:after="0"/>
              <w:rPr/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Other core specifications</w:t>
              <w:tab/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 xml:space="preserve">TS/TR ... CR ... 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spacing w:before="0" w:after="0"/>
              <w:rPr>
                <w:rFonts w:ascii="Arial" w:hAnsi="Arial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Test specifications</w:t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/>
            </w:pPr>
            <w:r>
              <w:rPr>
                <w:rFonts w:eastAsia="Times New Roman" w:cs="Arial" w:ascii="Arial" w:hAnsi="Arial"/>
                <w:lang w:val="en-US" w:eastAsia="en-US"/>
              </w:rPr>
              <w:t xml:space="preserve">TS/TR ... CR ... 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(show related CRs)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O&amp;M Specifications</w:t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/>
            </w:pPr>
            <w:r>
              <w:rPr>
                <w:rFonts w:eastAsia="Times New Roman" w:cs="Arial" w:ascii="Arial" w:hAnsi="Arial"/>
                <w:lang w:val="en-US" w:eastAsia="en-US"/>
              </w:rPr>
              <w:t xml:space="preserve">TS/TR ... CR ... 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napToGrid w:val="false"/>
              <w:spacing w:before="0" w:after="0"/>
              <w:ind w:start="100" w:hanging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0" w:after="0"/>
              <w:ind w:start="100" w:hanging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napToGrid w:val="false"/>
              <w:spacing w:before="0" w:after="0"/>
              <w:ind w:start="100" w:hanging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06" w:h="16838"/>
          <w:pgMar w:left="1134" w:right="1134" w:gutter="0" w:header="680" w:top="1418" w:footer="567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overflowPunct w:val="false"/>
        <w:autoSpaceDE w:val="false"/>
        <w:jc w:val="center"/>
        <w:textAlignment w:val="baseline"/>
        <w:rPr>
          <w:rFonts w:eastAsia="Malgun Gothic"/>
          <w:lang w:eastAsia="ko-KR"/>
        </w:rPr>
      </w:pPr>
      <w:r>
        <w:rPr>
          <w:rFonts w:eastAsia="Malgun Gothic"/>
          <w:highlight w:val="yellow"/>
          <w:lang w:eastAsia="ko-KR"/>
        </w:rPr>
        <w:t>--------------------------------------------------------------Start of the change---------------------------------------------------------</w:t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134" w:hanging="1134"/>
        <w:textAlignment w:val="baseline"/>
        <w:outlineLvl w:val="2"/>
        <w:rPr>
          <w:rFonts w:ascii="Arial" w:hAnsi="Arial" w:eastAsia="Times New Roman" w:cs="Arial"/>
          <w:sz w:val="28"/>
          <w:lang w:eastAsia="ko-KR"/>
        </w:rPr>
      </w:pPr>
      <w:r>
        <w:rPr>
          <w:rFonts w:eastAsia="Times New Roman" w:cs="Arial" w:ascii="Arial" w:hAnsi="Arial"/>
          <w:sz w:val="28"/>
          <w:lang w:eastAsia="ko-KR"/>
        </w:rPr>
        <w:t>8.3.1</w:t>
        <w:tab/>
        <w:t xml:space="preserve">UE Context Setup </w:t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zh-CN"/>
        </w:rPr>
      </w:pPr>
      <w:bookmarkStart w:id="0" w:name="_CR8_3_1_1"/>
      <w:bookmarkEnd w:id="0"/>
      <w:r>
        <w:rPr>
          <w:rFonts w:eastAsia="Times New Roman" w:cs="Arial" w:ascii="Arial" w:hAnsi="Arial"/>
          <w:sz w:val="24"/>
          <w:lang w:eastAsia="ko-KR"/>
        </w:rPr>
        <w:t>8.3.1.1</w:t>
        <w:tab/>
        <w:t>General</w:t>
      </w:r>
    </w:p>
    <w:p>
      <w:pPr>
        <w:pStyle w:val="Normal"/>
        <w:overflowPunct w:val="false"/>
        <w:autoSpaceDE w:val="false"/>
        <w:textAlignment w:val="baseline"/>
        <w:rPr>
          <w:rFonts w:eastAsia="Times New Roman"/>
          <w:lang w:eastAsia="zh-CN"/>
        </w:rPr>
      </w:pPr>
      <w:r>
        <w:rPr>
          <w:rFonts w:eastAsia="Times New Roman"/>
          <w:lang w:eastAsia="zh-CN"/>
        </w:rPr>
        <w:t xml:space="preserve">The purpose of the UE Context Setup procedure is to </w:t>
      </w:r>
      <w:r>
        <w:rPr>
          <w:rFonts w:eastAsia="Times New Roman"/>
          <w:lang w:eastAsia="ko-KR"/>
        </w:rPr>
        <w:t xml:space="preserve">establish the UE Context including, among others, SRB,DRB, BH RLC channel, Uu Relay RLC channel, PC5 Relay RLC channel, and SL DRB </w:t>
      </w:r>
      <w:r>
        <w:rPr>
          <w:rFonts w:eastAsia="Times New Roman"/>
          <w:lang w:eastAsia="zh-CN"/>
        </w:rPr>
        <w:t>configuration.</w:t>
      </w:r>
      <w:r>
        <w:rPr>
          <w:rFonts w:eastAsia="Times New Roman"/>
          <w:lang w:eastAsia="ko-KR"/>
        </w:rPr>
        <w:t xml:space="preserve"> </w:t>
      </w:r>
      <w:r>
        <w:rPr>
          <w:rFonts w:eastAsia="Times New Roman"/>
          <w:lang w:eastAsia="zh-CN"/>
        </w:rPr>
        <w:t>The procedure uses UE-associated signalling.</w:t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bookmarkStart w:id="1" w:name="_CR8_3_1_2"/>
      <w:bookmarkEnd w:id="1"/>
      <w:r>
        <w:rPr>
          <w:rFonts w:eastAsia="Times New Roman" w:cs="Arial" w:ascii="Arial" w:hAnsi="Arial"/>
          <w:sz w:val="24"/>
          <w:lang w:eastAsia="ko-KR"/>
        </w:rPr>
        <w:t>8.3.1.2</w:t>
        <w:tab/>
        <w:t>Successful Operation</w:t>
      </w:r>
    </w:p>
    <w:p>
      <w:pPr>
        <w:pStyle w:val="Normal"/>
        <w:keepNext w:val="true"/>
        <w:keepLines/>
        <w:overflowPunct w:val="false"/>
        <w:autoSpaceDE w:val="false"/>
        <w:spacing w:before="60" w:after="180"/>
        <w:jc w:val="center"/>
        <w:textAlignment w:val="baseline"/>
        <w:rPr>
          <w:rFonts w:ascii="Arial" w:hAnsi="Arial" w:eastAsia="Times New Roman" w:cs="Arial"/>
          <w:b/>
          <w:b/>
          <w:lang w:eastAsia="ko-KR"/>
        </w:rPr>
      </w:pPr>
      <w:r>
        <w:rPr>
          <w:rFonts w:eastAsia="Times New Roman" w:cs="Arial" w:ascii="Arial" w:hAnsi="Arial"/>
          <w:b/>
          <w:lang w:val="en-US" w:eastAsia="en-US"/>
        </w:rPr>
        <w:drawing>
          <wp:inline distT="0" distB="0" distL="0" distR="0">
            <wp:extent cx="3380105" cy="1429385"/>
            <wp:effectExtent l="0" t="0" r="0" b="0"/>
            <wp:docPr id="1" name="Picture 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0" t="-24" r="-10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10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overflowPunct w:val="false"/>
        <w:autoSpaceDE w:val="false"/>
        <w:spacing w:before="0" w:after="240"/>
        <w:jc w:val="center"/>
        <w:textAlignment w:val="baseline"/>
        <w:rPr>
          <w:rFonts w:ascii="Arial" w:hAnsi="Arial" w:eastAsia="Times New Roman" w:cs="Arial"/>
          <w:b/>
          <w:b/>
          <w:lang w:eastAsia="ko-KR"/>
        </w:rPr>
      </w:pPr>
      <w:r>
        <w:rPr>
          <w:rFonts w:eastAsia="Times New Roman" w:cs="Arial" w:ascii="Arial" w:hAnsi="Arial"/>
          <w:b/>
          <w:lang w:eastAsia="ko-KR"/>
        </w:rPr>
        <w:t xml:space="preserve">Figure </w:t>
      </w:r>
      <w:bookmarkStart w:id="2" w:name="_Hlk44097902"/>
      <w:r>
        <w:rPr>
          <w:rFonts w:eastAsia="Times New Roman" w:cs="Arial" w:ascii="Arial" w:hAnsi="Arial"/>
          <w:b/>
          <w:lang w:eastAsia="ko-KR"/>
        </w:rPr>
        <w:t>8.3.1.2</w:t>
      </w:r>
      <w:bookmarkEnd w:id="2"/>
      <w:r>
        <w:rPr>
          <w:rFonts w:eastAsia="Times New Roman" w:cs="Arial" w:ascii="Arial" w:hAnsi="Arial"/>
          <w:b/>
          <w:lang w:eastAsia="ko-KR"/>
        </w:rPr>
        <w:t>-1: UE Context Setup Request procedure: Successful Operation</w:t>
      </w:r>
    </w:p>
    <w:p>
      <w:pPr>
        <w:pStyle w:val="Normal"/>
        <w:overflowPunct w:val="false"/>
        <w:autoSpaceDE w:val="false"/>
        <w:textAlignment w:val="baseline"/>
        <w:rPr>
          <w:rFonts w:eastAsia="Times New Roman"/>
          <w:lang w:eastAsia="ko-KR"/>
        </w:rPr>
      </w:pPr>
      <w:r>
        <w:rPr>
          <w:rFonts w:eastAsia="Times New Roman"/>
          <w:lang w:eastAsia="ko-KR"/>
        </w:rPr>
        <w:t>The gNB-CU initiates the procedure by sending UE CONTEXT SETUP REQUEST message to the gNB-DU. If the gNB-DU succeeds to establish the UE context, it replies to the gNB-CU with UE CONTEXT SETUP RESPONSE. If no UE-associated logical F1-connection exists, the UE-associated logical F1-connection shall be established as part of the procedure. Except for RACH based SDT and UE configured with BWP specific ServingCellMO, t</w:t>
      </w:r>
      <w:r>
        <w:rPr>
          <w:rFonts w:eastAsia="Times New Roman"/>
          <w:lang w:eastAsia="zh-CN"/>
        </w:rPr>
        <w:t xml:space="preserve">he gNB-CU shall perform RRC Reconfiguration or RRC connection resume to send UE to the RRC_CONNECTED state as described in TS 38.331 [8], and in this case, the </w:t>
      </w:r>
      <w:r>
        <w:rPr>
          <w:rFonts w:eastAsia="Times New Roman"/>
          <w:i/>
          <w:iCs/>
          <w:lang w:eastAsia="zh-CN"/>
        </w:rPr>
        <w:t>CellGroupConfig</w:t>
      </w:r>
      <w:r>
        <w:rPr>
          <w:rFonts w:eastAsia="Times New Roman"/>
          <w:lang w:eastAsia="zh-CN"/>
        </w:rPr>
        <w:t xml:space="preserve"> IE shall transparently be signaled to the UE as specified in </w:t>
      </w:r>
      <w:r>
        <w:rPr>
          <w:rFonts w:eastAsia="Times New Roman"/>
          <w:lang w:eastAsia="ko-KR"/>
        </w:rPr>
        <w:t xml:space="preserve">TS 38.331 [8]. In the cases of RACH based SDT procedure and UE configured with BWP specific ServingCellMO, the </w:t>
      </w:r>
      <w:r>
        <w:rPr>
          <w:rFonts w:eastAsia="Times New Roman"/>
          <w:i/>
          <w:lang w:eastAsia="ko-KR"/>
        </w:rPr>
        <w:t>CellGroupConfig</w:t>
      </w:r>
      <w:r>
        <w:rPr>
          <w:rFonts w:eastAsia="Times New Roman"/>
          <w:lang w:eastAsia="ko-KR"/>
        </w:rPr>
        <w:t xml:space="preserve"> IE shall be ignored by the gNB-CU.</w:t>
      </w:r>
    </w:p>
    <w:p>
      <w:pPr>
        <w:pStyle w:val="Normal"/>
        <w:overflowPunct w:val="false"/>
        <w:autoSpaceDE w:val="false"/>
        <w:textAlignment w:val="baseline"/>
        <w:rPr>
          <w:rFonts w:eastAsia="Calibri"/>
          <w:highlight w:val="yellow"/>
          <w:lang w:eastAsia="en-GB"/>
        </w:rPr>
      </w:pPr>
      <w:r>
        <w:rPr>
          <w:rFonts w:eastAsia="Calibri"/>
          <w:highlight w:val="yellow"/>
          <w:lang w:eastAsia="en-GB"/>
        </w:rPr>
        <w:t>/****Skip the unchanged part****/</w:t>
      </w:r>
    </w:p>
    <w:p>
      <w:pPr>
        <w:pStyle w:val="Normal"/>
        <w:rPr>
          <w:rFonts w:eastAsia="Calibri"/>
          <w:lang w:eastAsia="en-GB"/>
        </w:rPr>
      </w:pPr>
      <w:r>
        <w:rPr>
          <w:rFonts w:eastAsia="Calibri"/>
          <w:lang w:eastAsia="en-GB"/>
        </w:rPr>
        <w:t>If the PDU Set QoS Parameters IE is included in the QoS Flow Level QoS Parameters IE contained in the UE CONTEXT SETUP REQUEST message, the gNB-DU shall, if supported, store this information and use it as specified in TS 23.501 [21].</w:t>
      </w:r>
    </w:p>
    <w:p>
      <w:pPr>
        <w:pStyle w:val="Normal"/>
        <w:rPr/>
      </w:pPr>
      <w:ins w:id="0" w:author="CMCC" w:date="2024-02-18T17:36:00Z">
        <w:r>
          <w:rPr/>
          <w:t xml:space="preserve">If the </w:t>
        </w:r>
      </w:ins>
      <w:ins w:id="1" w:author="CMCC" w:date="2024-02-18T17:36:00Z">
        <w:r>
          <w:rPr>
            <w:i/>
            <w:iCs/>
          </w:rPr>
          <w:t xml:space="preserve">ECN Marking or Congestion Information Reporting Request </w:t>
        </w:r>
      </w:ins>
      <w:ins w:id="2" w:author="CMCC" w:date="2024-02-18T17:36:00Z">
        <w:r>
          <w:rPr/>
          <w:t xml:space="preserve">IE is included in the </w:t>
        </w:r>
      </w:ins>
      <w:ins w:id="3" w:author="CMCC" w:date="2024-02-18T17:41:00Z">
        <w:r>
          <w:rPr/>
          <w:t xml:space="preserve">UE CONTEXT </w:t>
        </w:r>
      </w:ins>
      <w:ins w:id="4" w:author="CMCC" w:date="2024-02-18T17:49:00Z">
        <w:r>
          <w:rPr/>
          <w:t>SETUP</w:t>
        </w:r>
      </w:ins>
      <w:ins w:id="5" w:author="CMCC" w:date="2024-02-18T17:41:00Z">
        <w:r>
          <w:rPr/>
          <w:t xml:space="preserve"> REQUEST</w:t>
        </w:r>
      </w:ins>
      <w:ins w:id="6" w:author="CMCC" w:date="2024-02-18T17:36:00Z">
        <w:r>
          <w:rPr/>
          <w:t xml:space="preserve"> message, the </w:t>
        </w:r>
      </w:ins>
      <w:ins w:id="7" w:author="CMCC" w:date="2024-02-18T17:44:00Z">
        <w:r>
          <w:rPr/>
          <w:t>gNB-DU</w:t>
        </w:r>
      </w:ins>
      <w:ins w:id="8" w:author="CMCC" w:date="2024-02-18T17:36:00Z">
        <w:r>
          <w:rPr/>
          <w:t xml:space="preserve"> shall, if supported, use it accordingly for the specific </w:t>
        </w:r>
      </w:ins>
      <w:ins w:id="9" w:author="CMCC" w:date="2024-02-18T18:32:00Z">
        <w:r>
          <w:rPr/>
          <w:t>DRB</w:t>
        </w:r>
      </w:ins>
      <w:ins w:id="10" w:author="CMCC" w:date="2024-02-18T17:36:00Z">
        <w:r>
          <w:rPr/>
          <w:t xml:space="preserve">. If the </w:t>
        </w:r>
      </w:ins>
      <w:ins w:id="11" w:author="CMCC" w:date="2024-02-18T17:36:00Z">
        <w:r>
          <w:rPr>
            <w:i/>
            <w:iCs/>
          </w:rPr>
          <w:t>ECN Marking or Congestion Information Reporting Status</w:t>
        </w:r>
      </w:ins>
      <w:ins w:id="12" w:author="CMCC" w:date="2024-02-18T17:36:00Z">
        <w:r>
          <w:rPr/>
          <w:t xml:space="preserve"> IE is included in the </w:t>
        </w:r>
      </w:ins>
      <w:ins w:id="13" w:author="CMCC" w:date="2024-02-18T17:47:00Z">
        <w:r>
          <w:rPr/>
          <w:t xml:space="preserve">UE CONTEXT </w:t>
        </w:r>
      </w:ins>
      <w:ins w:id="14" w:author="CMCC" w:date="2024-02-18T17:49:00Z">
        <w:r>
          <w:rPr/>
          <w:t>SETUP</w:t>
        </w:r>
      </w:ins>
      <w:ins w:id="15" w:author="CMCC" w:date="2024-02-18T17:47:00Z">
        <w:r>
          <w:rPr/>
          <w:t xml:space="preserve"> RESPONSE message</w:t>
        </w:r>
      </w:ins>
      <w:ins w:id="16" w:author="CMCC" w:date="2024-02-18T17:36:00Z">
        <w:r>
          <w:rPr/>
          <w:t xml:space="preserve">, the </w:t>
        </w:r>
      </w:ins>
      <w:ins w:id="17" w:author="CMCC" w:date="2024-02-18T17:45:00Z">
        <w:r>
          <w:rPr/>
          <w:t>gNB-CU</w:t>
        </w:r>
      </w:ins>
      <w:ins w:id="18" w:author="CMCC" w:date="2024-02-18T17:36:00Z">
        <w:r>
          <w:rPr/>
          <w:t xml:space="preserve"> shall, if supported, use it to deduce if </w:t>
        </w:r>
      </w:ins>
      <w:ins w:id="19" w:author="CMCC" w:date="2024-02-18T17:36:00Z">
        <w:r>
          <w:rPr>
            <w:rFonts w:cs="Arial"/>
            <w:szCs w:val="18"/>
          </w:rPr>
          <w:t xml:space="preserve">ECN marking or </w:t>
        </w:r>
      </w:ins>
      <w:ins w:id="20" w:author="CMCC" w:date="2024-02-18T17:36:00Z">
        <w:r>
          <w:rPr>
            <w:rFonts w:eastAsia="宋体;SimSun" w:cs="Arial"/>
            <w:szCs w:val="18"/>
            <w:lang w:val="en-US" w:eastAsia="zh-CN"/>
          </w:rPr>
          <w:t xml:space="preserve">congestion </w:t>
        </w:r>
      </w:ins>
      <w:ins w:id="21" w:author="CMCC" w:date="2024-02-18T17:36:00Z">
        <w:r>
          <w:rPr>
            <w:rFonts w:eastAsia="宋体;SimSun" w:cs="Arial"/>
            <w:szCs w:val="18"/>
            <w:lang w:val="en-US" w:eastAsia="zh-CN"/>
          </w:rPr>
          <w:t>information</w:t>
        </w:r>
      </w:ins>
      <w:ins w:id="22" w:author="CMCC" w:date="2024-02-18T17:36:00Z">
        <w:r>
          <w:rPr>
            <w:rFonts w:eastAsia="宋体;SimSun" w:cs="Arial"/>
            <w:szCs w:val="18"/>
            <w:lang w:val="en-US" w:eastAsia="zh-CN"/>
          </w:rPr>
          <w:t xml:space="preserve"> </w:t>
        </w:r>
      </w:ins>
      <w:ins w:id="23" w:author="CMCC" w:date="2024-02-18T17:36:00Z">
        <w:r>
          <w:rPr>
            <w:rFonts w:cs="Arial"/>
            <w:szCs w:val="18"/>
          </w:rPr>
          <w:t>reporting is active or not active</w:t>
        </w:r>
      </w:ins>
      <w:ins w:id="24" w:author="CMCC" w:date="2024-02-18T17:36:00Z">
        <w:r>
          <w:rPr/>
          <w:t>.</w:t>
        </w:r>
      </w:ins>
    </w:p>
    <w:p>
      <w:pPr>
        <w:pStyle w:val="Normal"/>
        <w:rPr/>
      </w:pPr>
      <w:r>
        <w:rPr/>
        <w:t>If the InterFrequencyConfig-NoGap IE is included in the DU to CU RRC Information IE contained in the UE CONTEXT SETUP RESPONSE message, the gNB-CU shall, if supported, use it as described in TS 38.331 [8].</w:t>
      </w:r>
    </w:p>
    <w:p>
      <w:pPr>
        <w:pStyle w:val="Normal"/>
        <w:rPr>
          <w:rFonts w:eastAsia="Malgun Gothic"/>
          <w:highlight w:val="yellow"/>
          <w:lang w:eastAsia="ko-KR"/>
        </w:rPr>
      </w:pPr>
      <w:r>
        <w:rPr>
          <w:rFonts w:eastAsia="Malgun Gothic"/>
          <w:highlight w:val="yellow"/>
          <w:lang w:eastAsia="ko-KR"/>
        </w:rPr>
      </w:r>
    </w:p>
    <w:p>
      <w:pPr>
        <w:pStyle w:val="Normal"/>
        <w:rPr/>
      </w:pPr>
      <w:r>
        <w:rPr>
          <w:rFonts w:eastAsia="Malgun Gothic"/>
          <w:highlight w:val="yellow"/>
          <w:lang w:eastAsia="ko-KR"/>
        </w:rPr>
        <w:t>-------------------------------------------------------------------N</w:t>
      </w:r>
      <w:r>
        <w:rPr>
          <w:rFonts w:eastAsia="Malgun Gothic"/>
          <w:highlight w:val="yellow"/>
          <w:lang w:eastAsia="ko-KR"/>
        </w:rPr>
        <w:t>ext</w:t>
      </w:r>
      <w:r>
        <w:rPr>
          <w:rFonts w:eastAsia="Malgun Gothic"/>
          <w:highlight w:val="yellow"/>
          <w:lang w:eastAsia="ko-KR"/>
        </w:rPr>
        <w:t xml:space="preserve"> change--------------------------------------------------------------</w:t>
      </w:r>
    </w:p>
    <w:p>
      <w:pPr>
        <w:pStyle w:val="Heading3"/>
        <w:rPr>
          <w:lang w:val="fr-FR" w:eastAsia="zh-CN"/>
        </w:rPr>
      </w:pPr>
      <w:r>
        <w:rPr>
          <w:lang w:val="fr-FR"/>
        </w:rPr>
        <w:t>8.3.4</w:t>
        <w:tab/>
        <w:t>UE Context Modification (gNB-CU initiated)</w:t>
      </w:r>
    </w:p>
    <w:p>
      <w:pPr>
        <w:pStyle w:val="Heading4"/>
        <w:ind w:start="1418" w:hanging="1418"/>
        <w:rPr>
          <w:lang w:eastAsia="zh-CN"/>
        </w:rPr>
      </w:pPr>
      <w:bookmarkStart w:id="3" w:name="_CR8_3_4_1"/>
      <w:bookmarkEnd w:id="3"/>
      <w:r>
        <w:rPr/>
        <w:t>8.3.4.1</w:t>
        <w:tab/>
        <w:t>General</w:t>
      </w:r>
    </w:p>
    <w:p>
      <w:pPr>
        <w:pStyle w:val="Normal"/>
        <w:rPr>
          <w:lang w:eastAsia="zh-CN"/>
        </w:rPr>
      </w:pPr>
      <w:r>
        <w:rPr>
          <w:lang w:eastAsia="zh-CN"/>
        </w:rPr>
        <w:t>The purpose of the UE Context Modification procedure is to modify the established</w:t>
      </w:r>
      <w:r>
        <w:rPr/>
        <w:t xml:space="preserve"> UE Context, e.g., establishing, modifying and releasing radio resources </w:t>
      </w:r>
      <w:r>
        <w:rPr>
          <w:lang w:val="en-US" w:eastAsia="zh-CN"/>
        </w:rPr>
        <w:t>or sidelink resources</w:t>
      </w:r>
      <w:r>
        <w:rPr>
          <w:lang w:eastAsia="zh-CN"/>
        </w:rPr>
        <w:t>.</w:t>
      </w:r>
      <w:r>
        <w:rPr/>
        <w:t xml:space="preserve"> This procedure is also used to command the gNB-DU to stop data transmission for the UE</w:t>
      </w:r>
      <w:r>
        <w:rPr>
          <w:rFonts w:eastAsia="MS Mincho;ＭＳ 明朝"/>
          <w:lang w:eastAsia="ja-JP"/>
        </w:rPr>
        <w:t xml:space="preserve"> for mobility (see TS 38.401 [4])</w:t>
      </w:r>
      <w:r>
        <w:rPr/>
        <w:t xml:space="preserve">. </w:t>
      </w:r>
      <w:r>
        <w:rPr>
          <w:lang w:eastAsia="zh-CN"/>
        </w:rPr>
        <w:t>The procedure uses UE-associated signalling.</w:t>
      </w:r>
    </w:p>
    <w:p>
      <w:pPr>
        <w:pStyle w:val="Heading4"/>
        <w:ind w:start="1418" w:hanging="1418"/>
        <w:rPr/>
      </w:pPr>
      <w:bookmarkStart w:id="4" w:name="_CR8_3_4_2"/>
      <w:bookmarkEnd w:id="4"/>
      <w:r>
        <w:rPr/>
        <w:t>8.3.4.2</w:t>
        <w:tab/>
        <w:t>Successful Operation</w:t>
      </w:r>
    </w:p>
    <w:p>
      <w:pPr>
        <w:pStyle w:val="TH"/>
        <w:rPr>
          <w:lang w:eastAsia="zh-CN"/>
        </w:rPr>
      </w:pPr>
      <w:r>
        <w:rPr>
          <w:lang w:val="en-US" w:eastAsia="en-US"/>
        </w:rPr>
        <w:drawing>
          <wp:inline distT="0" distB="0" distL="0" distR="0">
            <wp:extent cx="3997325" cy="1618615"/>
            <wp:effectExtent l="0" t="0" r="0" b="0"/>
            <wp:docPr id="2" name="Picture 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7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9" t="-22" r="-9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32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F1"/>
        <w:rPr/>
      </w:pPr>
      <w:r>
        <w:rPr/>
        <w:t xml:space="preserve">Figure 8.3.4.2-1: UE Context Modification procedure. Successful </w:t>
      </w:r>
      <w:r>
        <w:rPr>
          <w:rFonts w:eastAsia="MS Mincho;ＭＳ 明朝"/>
        </w:rPr>
        <w:t>o</w:t>
      </w:r>
      <w:r>
        <w:rPr/>
        <w:t>peration</w:t>
      </w:r>
    </w:p>
    <w:p>
      <w:pPr>
        <w:pStyle w:val="Normal"/>
        <w:rPr/>
      </w:pPr>
      <w:r>
        <w:rPr/>
        <w:t>The UE CONTEXT MODIFICATION REQUEST message is initiated by the gNB-CU.</w:t>
      </w:r>
    </w:p>
    <w:p>
      <w:pPr>
        <w:pStyle w:val="Normal"/>
        <w:rPr/>
      </w:pPr>
      <w:r>
        <w:rPr/>
        <w:t xml:space="preserve">Upon reception of the UE CONTEXT MODIFICATION REQUEST message, the gNB-DU shall perform the modifications, and if successful reports the update in the UE </w:t>
      </w:r>
      <w:r>
        <w:rPr>
          <w:lang w:eastAsia="zh-CN"/>
        </w:rPr>
        <w:t xml:space="preserve">CONTEXT MODIFICATION </w:t>
      </w:r>
      <w:r>
        <w:rPr/>
        <w:t>RESPONSE message.</w:t>
      </w:r>
    </w:p>
    <w:p>
      <w:pPr>
        <w:pStyle w:val="Normal"/>
        <w:overflowPunct w:val="false"/>
        <w:autoSpaceDE w:val="false"/>
        <w:textAlignment w:val="baseline"/>
        <w:rPr>
          <w:rFonts w:eastAsia="Calibri"/>
          <w:highlight w:val="yellow"/>
          <w:lang w:eastAsia="en-GB"/>
        </w:rPr>
      </w:pPr>
      <w:r>
        <w:rPr>
          <w:rFonts w:eastAsia="Calibri"/>
          <w:highlight w:val="yellow"/>
          <w:lang w:eastAsia="en-GB"/>
        </w:rPr>
        <w:t>/****Skip the unchanged part****/</w:t>
      </w:r>
    </w:p>
    <w:p>
      <w:pPr>
        <w:pStyle w:val="Normal"/>
        <w:rPr/>
      </w:pPr>
      <w:r>
        <w:rPr>
          <w:rFonts w:eastAsia="MS Mincho;ＭＳ 明朝"/>
        </w:rPr>
        <w:t xml:space="preserve">If the </w:t>
      </w:r>
      <w:r>
        <w:rPr>
          <w:rFonts w:eastAsia="MS Mincho;ＭＳ 明朝"/>
          <w:i/>
        </w:rPr>
        <w:t xml:space="preserve">PDU Set QoS Parameters </w:t>
      </w:r>
      <w:r>
        <w:rPr>
          <w:rFonts w:eastAsia="MS Mincho;ＭＳ 明朝"/>
        </w:rPr>
        <w:t xml:space="preserve">IE is included in the </w:t>
      </w:r>
      <w:r>
        <w:rPr>
          <w:rFonts w:eastAsia="MS Mincho;ＭＳ 明朝"/>
          <w:i/>
        </w:rPr>
        <w:t>QoS Flow Level QoS Parameters</w:t>
      </w:r>
      <w:r>
        <w:rPr>
          <w:rFonts w:eastAsia="MS Mincho;ＭＳ 明朝"/>
        </w:rPr>
        <w:t xml:space="preserve"> IE contained in the UE CONTEXT MODIFICATION REQUEST message, the </w:t>
      </w:r>
      <w:r>
        <w:rPr>
          <w:rFonts w:eastAsia="Geneva;Arial"/>
          <w:lang w:eastAsia="zh-CN"/>
        </w:rPr>
        <w:t>gNB-DU</w:t>
      </w:r>
      <w:r>
        <w:rPr>
          <w:rFonts w:eastAsia="MS Mincho;ＭＳ 明朝"/>
        </w:rPr>
        <w:t xml:space="preserve"> shall, if supported, store this information and use it </w:t>
      </w:r>
      <w:r>
        <w:rPr>
          <w:rFonts w:eastAsia="宋体;SimSun"/>
          <w:lang w:eastAsia="zh-CN"/>
        </w:rPr>
        <w:t>as specified in TS 23.501 [21].</w:t>
      </w:r>
    </w:p>
    <w:p>
      <w:pPr>
        <w:pStyle w:val="Normal"/>
        <w:rPr>
          <w:rFonts w:eastAsia="Calibri"/>
          <w:lang w:eastAsia="en-GB"/>
          <w:ins w:id="40" w:author="CMCC" w:date="2024-02-18T17:48:00Z"/>
        </w:rPr>
      </w:pPr>
      <w:ins w:id="27" w:author="CMCC" w:date="2024-02-18T17:48:00Z">
        <w:r>
          <w:rPr/>
          <w:t xml:space="preserve">If the </w:t>
        </w:r>
      </w:ins>
      <w:ins w:id="28" w:author="CMCC" w:date="2024-02-18T17:48:00Z">
        <w:r>
          <w:rPr>
            <w:i/>
            <w:iCs/>
          </w:rPr>
          <w:t xml:space="preserve">ECN Marking or Congestion Information Reporting Request </w:t>
        </w:r>
      </w:ins>
      <w:ins w:id="29" w:author="CMCC" w:date="2024-02-18T17:48:00Z">
        <w:r>
          <w:rPr/>
          <w:t xml:space="preserve">IE is included in the UE CONTEXT MODIFICATION REQUEST message, the gNB-DU shall, if supported, use it accordingly for the specific </w:t>
        </w:r>
      </w:ins>
      <w:ins w:id="30" w:author="CMCC" w:date="2024-02-18T18:32:00Z">
        <w:r>
          <w:rPr/>
          <w:t>DRB</w:t>
        </w:r>
      </w:ins>
      <w:ins w:id="31" w:author="CMCC" w:date="2024-02-18T17:48:00Z">
        <w:r>
          <w:rPr/>
          <w:t xml:space="preserve">. If the </w:t>
        </w:r>
      </w:ins>
      <w:ins w:id="32" w:author="CMCC" w:date="2024-02-18T17:48:00Z">
        <w:r>
          <w:rPr>
            <w:i/>
            <w:iCs/>
          </w:rPr>
          <w:t>ECN Marking or Congestion Information Reporting Status</w:t>
        </w:r>
      </w:ins>
      <w:ins w:id="33" w:author="CMCC" w:date="2024-02-18T17:48:00Z">
        <w:r>
          <w:rPr/>
          <w:t xml:space="preserve"> IE is included in the UE CONTEXT MODIFICATION RESPONSE message, the gNB-CU shall, if supported, use it to deduce if </w:t>
        </w:r>
      </w:ins>
      <w:ins w:id="34" w:author="CMCC" w:date="2024-02-18T17:48:00Z">
        <w:r>
          <w:rPr>
            <w:rFonts w:cs="Arial"/>
            <w:szCs w:val="18"/>
          </w:rPr>
          <w:t xml:space="preserve">ECN marking or </w:t>
        </w:r>
      </w:ins>
      <w:ins w:id="35" w:author="CMCC" w:date="2024-02-18T17:48:00Z">
        <w:r>
          <w:rPr>
            <w:rFonts w:eastAsia="宋体;SimSun" w:cs="Arial"/>
            <w:szCs w:val="18"/>
            <w:lang w:val="en-US" w:eastAsia="zh-CN"/>
          </w:rPr>
          <w:t xml:space="preserve">congestion </w:t>
        </w:r>
      </w:ins>
      <w:ins w:id="36" w:author="CMCC" w:date="2024-02-18T17:48:00Z">
        <w:r>
          <w:rPr>
            <w:rFonts w:eastAsia="宋体;SimSun" w:cs="Arial"/>
            <w:szCs w:val="18"/>
            <w:lang w:val="en-US" w:eastAsia="zh-CN"/>
          </w:rPr>
          <w:t>information</w:t>
        </w:r>
      </w:ins>
      <w:ins w:id="37" w:author="CMCC" w:date="2024-02-18T17:48:00Z">
        <w:r>
          <w:rPr>
            <w:rFonts w:eastAsia="宋体;SimSun" w:cs="Arial"/>
            <w:szCs w:val="18"/>
            <w:lang w:val="en-US" w:eastAsia="zh-CN"/>
          </w:rPr>
          <w:t xml:space="preserve"> </w:t>
        </w:r>
      </w:ins>
      <w:ins w:id="38" w:author="CMCC" w:date="2024-02-18T17:48:00Z">
        <w:r>
          <w:rPr>
            <w:rFonts w:cs="Arial"/>
            <w:szCs w:val="18"/>
          </w:rPr>
          <w:t>reporting is active or not active</w:t>
        </w:r>
      </w:ins>
      <w:ins w:id="39" w:author="CMCC" w:date="2024-02-18T17:48:00Z">
        <w:r>
          <w:rPr/>
          <w:t>.</w:t>
        </w:r>
      </w:ins>
    </w:p>
    <w:p>
      <w:pPr>
        <w:pStyle w:val="Normal"/>
        <w:rPr/>
      </w:pPr>
      <w:r>
        <w:rPr/>
        <w:t xml:space="preserve">If the </w:t>
      </w:r>
      <w:r>
        <w:rPr>
          <w:i/>
          <w:iCs/>
        </w:rPr>
        <w:t xml:space="preserve">InterFrequencyConfig-NoGap </w:t>
      </w:r>
      <w:r>
        <w:rPr/>
        <w:t xml:space="preserve">IE is included in the </w:t>
      </w:r>
      <w:r>
        <w:rPr>
          <w:i/>
        </w:rPr>
        <w:t>DU to CU RRC Information</w:t>
      </w:r>
      <w:r>
        <w:rPr/>
        <w:t xml:space="preserve"> IE contained in the UE CONTEXT MODIFICATION RESPONSE message, the gNB-CU shall, if supported, use it </w:t>
      </w:r>
      <w:r>
        <w:rPr>
          <w:lang w:eastAsia="zh-CN"/>
        </w:rPr>
        <w:t>as described in TS 38.331 [8]</w:t>
      </w:r>
      <w:r>
        <w:rPr/>
        <w:t>.</w:t>
      </w:r>
    </w:p>
    <w:p>
      <w:pPr>
        <w:pStyle w:val="Normal"/>
        <w:rPr>
          <w:rFonts w:eastAsia="Calibri"/>
          <w:lang w:eastAsia="en-GB"/>
        </w:rPr>
      </w:pPr>
      <w:r>
        <w:rPr>
          <w:rFonts w:eastAsia="Calibri"/>
          <w:lang w:eastAsia="en-GB"/>
        </w:rPr>
      </w:r>
    </w:p>
    <w:p>
      <w:pPr>
        <w:pStyle w:val="Normal"/>
        <w:jc w:val="center"/>
        <w:rPr>
          <w:lang w:eastAsia="ko-KR"/>
        </w:rPr>
      </w:pPr>
      <w:r>
        <w:rPr>
          <w:rFonts w:eastAsia="Malgun Gothic"/>
          <w:highlight w:val="yellow"/>
          <w:lang w:eastAsia="ko-KR"/>
        </w:rPr>
        <w:t>-------------------------------------------------------------------N</w:t>
      </w:r>
      <w:r>
        <w:rPr>
          <w:rFonts w:eastAsia="Malgun Gothic"/>
          <w:highlight w:val="yellow"/>
          <w:lang w:eastAsia="ko-KR"/>
        </w:rPr>
        <w:t>ext</w:t>
      </w:r>
      <w:r>
        <w:rPr>
          <w:rFonts w:eastAsia="Malgun Gothic"/>
          <w:highlight w:val="yellow"/>
          <w:lang w:eastAsia="ko-KR"/>
        </w:rPr>
        <w:t xml:space="preserve"> change--------------------------------------------------------------</w:t>
      </w:r>
    </w:p>
    <w:p>
      <w:pPr>
        <w:pStyle w:val="Normal"/>
        <w:widowControl w:val="false"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宋体;SimSun" w:cs="Arial"/>
          <w:sz w:val="24"/>
          <w:lang w:eastAsia="ko-KR"/>
        </w:rPr>
      </w:pPr>
      <w:r>
        <w:rPr>
          <w:rFonts w:eastAsia="宋体;SimSun" w:cs="Arial" w:ascii="Arial" w:hAnsi="Arial"/>
          <w:sz w:val="24"/>
          <w:lang w:eastAsia="ko-KR"/>
        </w:rPr>
        <w:t>9.3.1.321</w:t>
        <w:tab/>
      </w:r>
      <w:r>
        <w:rPr>
          <w:rFonts w:eastAsia="宋体;SimSun" w:cs="Arial" w:ascii="Arial" w:hAnsi="Arial"/>
          <w:sz w:val="24"/>
          <w:szCs w:val="24"/>
          <w:lang w:val="en-US" w:eastAsia="ja-JP"/>
        </w:rPr>
        <w:t>ECN Marking or Congestion Information Reporting Request</w:t>
      </w:r>
    </w:p>
    <w:p>
      <w:pPr>
        <w:pStyle w:val="Normal"/>
        <w:widowControl w:val="false"/>
        <w:overflowPunct w:val="false"/>
        <w:autoSpaceDE w:val="false"/>
        <w:textAlignment w:val="baseline"/>
        <w:rPr>
          <w:rFonts w:eastAsia="宋体;SimSun"/>
          <w:lang w:eastAsia="zh-CN"/>
        </w:rPr>
      </w:pPr>
      <w:r>
        <w:rPr>
          <w:rFonts w:eastAsia="宋体;SimSun"/>
          <w:lang w:eastAsia="zh-CN"/>
        </w:rPr>
        <w:t>T</w:t>
      </w:r>
      <w:r>
        <w:rPr>
          <w:rFonts w:eastAsia="宋体;SimSun"/>
          <w:lang w:eastAsia="zh-CN"/>
        </w:rPr>
        <w:t xml:space="preserve">his IE indicates to the gNB-DU to report information for ECN marking or </w:t>
      </w:r>
      <w:ins w:id="41" w:author="CMCC" w:date="2024-02-18T18:28:00Z">
        <w:r>
          <w:rPr>
            <w:rFonts w:eastAsia="宋体;SimSun"/>
            <w:lang w:eastAsia="zh-CN"/>
          </w:rPr>
          <w:t xml:space="preserve">to report </w:t>
        </w:r>
      </w:ins>
      <w:r>
        <w:rPr>
          <w:rFonts w:eastAsia="宋体;SimSun"/>
          <w:lang w:eastAsia="zh-CN"/>
        </w:rPr>
        <w:t xml:space="preserve">congestion </w:t>
      </w:r>
      <w:ins w:id="42" w:author="CMCC" w:date="2024-02-18T18:28:00Z">
        <w:r>
          <w:rPr>
            <w:rFonts w:eastAsia="宋体;SimSun"/>
            <w:lang w:eastAsia="zh-CN"/>
          </w:rPr>
          <w:t xml:space="preserve">information </w:t>
        </w:r>
      </w:ins>
      <w:r>
        <w:rPr>
          <w:rFonts w:eastAsia="宋体;SimSun"/>
          <w:lang w:eastAsia="zh-CN"/>
        </w:rPr>
        <w:t>for a DRB.</w:t>
      </w:r>
    </w:p>
    <w:tbl>
      <w:tblPr>
        <w:tblW w:w="98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1"/>
        <w:gridCol w:w="1130"/>
        <w:gridCol w:w="1364"/>
        <w:gridCol w:w="1872"/>
        <w:gridCol w:w="2891"/>
      </w:tblGrid>
      <w:tr>
        <w:trPr/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jc w:val="center"/>
              <w:textAlignment w:val="baseline"/>
              <w:rPr>
                <w:rFonts w:ascii="Arial" w:hAnsi="Arial" w:eastAsia="宋体;SimSun" w:cs="Arial"/>
                <w:b/>
                <w:b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b/>
                <w:sz w:val="18"/>
                <w:lang w:eastAsia="ja-JP"/>
              </w:rPr>
              <w:t>IE/Group Name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jc w:val="center"/>
              <w:textAlignment w:val="baseline"/>
              <w:rPr>
                <w:rFonts w:ascii="Arial" w:hAnsi="Arial" w:eastAsia="宋体;SimSun" w:cs="Arial"/>
                <w:b/>
                <w:b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b/>
                <w:sz w:val="18"/>
                <w:lang w:eastAsia="ja-JP"/>
              </w:rPr>
              <w:t>Presence</w:t>
            </w:r>
          </w:p>
        </w:tc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jc w:val="center"/>
              <w:textAlignment w:val="baseline"/>
              <w:rPr>
                <w:rFonts w:ascii="Arial" w:hAnsi="Arial" w:eastAsia="宋体;SimSun" w:cs="Arial"/>
                <w:b/>
                <w:b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b/>
                <w:sz w:val="18"/>
                <w:lang w:eastAsia="ja-JP"/>
              </w:rPr>
              <w:t>Range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jc w:val="center"/>
              <w:textAlignment w:val="baseline"/>
              <w:rPr>
                <w:rFonts w:ascii="Arial" w:hAnsi="Arial" w:eastAsia="宋体;SimSun" w:cs="Arial"/>
                <w:b/>
                <w:b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b/>
                <w:sz w:val="18"/>
                <w:lang w:eastAsia="ja-JP"/>
              </w:rPr>
              <w:t>IE type and reference</w:t>
            </w:r>
          </w:p>
        </w:tc>
        <w:tc>
          <w:tcPr>
            <w:tcW w:w="2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jc w:val="center"/>
              <w:textAlignment w:val="baseline"/>
              <w:rPr>
                <w:rFonts w:ascii="Arial" w:hAnsi="Arial" w:eastAsia="宋体;SimSun" w:cs="Arial"/>
                <w:b/>
                <w:b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b/>
                <w:sz w:val="18"/>
                <w:lang w:eastAsia="ja-JP"/>
              </w:rPr>
              <w:t>Semantics description</w:t>
            </w:r>
          </w:p>
        </w:tc>
      </w:tr>
      <w:tr>
        <w:trPr/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Times New Roman" w:cs="Arial"/>
                <w:sz w:val="18"/>
                <w:lang w:eastAsia="zh-CN"/>
              </w:rPr>
            </w:pPr>
            <w:r>
              <w:rPr>
                <w:rFonts w:eastAsia="宋体;SimSun" w:cs="Arial" w:ascii="Arial" w:hAnsi="Arial"/>
                <w:sz w:val="18"/>
                <w:lang w:val="en-US" w:eastAsia="zh-CN"/>
              </w:rPr>
              <w:t>CHOICE ECN Marking or Congestion Information Request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zh-CN"/>
              </w:rPr>
            </w:pPr>
            <w:r>
              <w:rPr>
                <w:rFonts w:eastAsia="Malgun Gothic" w:cs="Arial" w:ascii="Arial" w:hAnsi="Arial"/>
                <w:sz w:val="18"/>
                <w:lang w:val="en-US" w:eastAsia="ja-JP"/>
              </w:rPr>
              <w:t>M</w:t>
            </w:r>
          </w:p>
        </w:tc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sz w:val="18"/>
                <w:lang w:eastAsia="ja-JP"/>
              </w:rPr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zh-CN"/>
              </w:rPr>
            </w:pPr>
            <w:r>
              <w:rPr>
                <w:rFonts w:eastAsia="宋体;SimSun" w:cs="Arial" w:ascii="Arial" w:hAnsi="Arial"/>
                <w:sz w:val="18"/>
                <w:lang w:eastAsia="zh-CN"/>
              </w:rPr>
            </w:r>
          </w:p>
        </w:tc>
        <w:tc>
          <w:tcPr>
            <w:tcW w:w="2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sz w:val="18"/>
                <w:lang w:eastAsia="ja-JP"/>
              </w:rPr>
            </w:r>
          </w:p>
        </w:tc>
      </w:tr>
      <w:tr>
        <w:trPr/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ind w:start="100" w:hanging="0"/>
              <w:textAlignment w:val="baseline"/>
              <w:rPr>
                <w:rFonts w:ascii="Arial" w:hAnsi="Arial" w:eastAsia="Times New Roman" w:cs="Arial"/>
                <w:sz w:val="18"/>
                <w:lang w:eastAsia="zh-CN"/>
              </w:rPr>
            </w:pPr>
            <w:r>
              <w:rPr>
                <w:rFonts w:eastAsia="Times New Roman" w:cs="Arial" w:ascii="Arial" w:hAnsi="Arial"/>
                <w:sz w:val="18"/>
                <w:lang w:val="en-US" w:eastAsia="ja-JP"/>
              </w:rPr>
              <w:t>&gt;ECN Marking</w:t>
            </w:r>
            <w:r>
              <w:rPr>
                <w:rFonts w:eastAsia="Batang;바탕" w:cs="Arial" w:ascii="Arial" w:hAnsi="Arial"/>
                <w:i/>
                <w:sz w:val="22"/>
                <w:lang w:val="en-US" w:eastAsia="ja-JP"/>
              </w:rPr>
              <w:t xml:space="preserve"> 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zh-CN"/>
              </w:rPr>
            </w:pPr>
            <w:r>
              <w:rPr>
                <w:rFonts w:eastAsia="宋体;SimSun" w:cs="Arial" w:ascii="Arial" w:hAnsi="Arial"/>
                <w:sz w:val="18"/>
                <w:lang w:eastAsia="zh-CN"/>
              </w:rPr>
            </w:r>
          </w:p>
        </w:tc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sz w:val="18"/>
                <w:lang w:eastAsia="ja-JP"/>
              </w:rPr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zh-CN"/>
              </w:rPr>
            </w:pPr>
            <w:r>
              <w:rPr>
                <w:rFonts w:eastAsia="宋体;SimSun" w:cs="Arial" w:ascii="Arial" w:hAnsi="Arial"/>
                <w:sz w:val="18"/>
                <w:lang w:eastAsia="zh-CN"/>
              </w:rPr>
            </w:r>
          </w:p>
        </w:tc>
        <w:tc>
          <w:tcPr>
            <w:tcW w:w="2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sz w:val="18"/>
                <w:lang w:eastAsia="ja-JP"/>
              </w:rPr>
            </w:r>
          </w:p>
        </w:tc>
      </w:tr>
      <w:tr>
        <w:trPr/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ind w:start="200" w:hanging="0"/>
              <w:textAlignment w:val="baseline"/>
              <w:rPr>
                <w:rFonts w:ascii="Arial" w:hAnsi="Arial" w:eastAsia="Times New Roman" w:cs="Arial"/>
                <w:sz w:val="18"/>
                <w:lang w:eastAsia="zh-CN"/>
              </w:rPr>
            </w:pPr>
            <w:r>
              <w:rPr>
                <w:rFonts w:eastAsia="Times New Roman" w:cs="Arial" w:ascii="Arial" w:hAnsi="Arial"/>
                <w:sz w:val="18"/>
                <w:lang w:val="en-US" w:eastAsia="ja-JP"/>
              </w:rPr>
              <w:t xml:space="preserve">&gt;&gt;ECN </w:t>
            </w:r>
            <w:r>
              <w:rPr>
                <w:rFonts w:eastAsia="Times New Roman" w:cs="Arial" w:ascii="Arial" w:hAnsi="Arial"/>
                <w:sz w:val="18"/>
                <w:szCs w:val="18"/>
                <w:lang w:eastAsia="zh-CN"/>
              </w:rPr>
              <w:t>Marking</w:t>
            </w:r>
            <w:r>
              <w:rPr>
                <w:rFonts w:eastAsia="Times New Roman" w:cs="Arial" w:ascii="Arial" w:hAnsi="Arial"/>
                <w:sz w:val="18"/>
                <w:lang w:val="en-US" w:eastAsia="ja-JP"/>
              </w:rPr>
              <w:t xml:space="preserve"> Request 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zh-CN"/>
              </w:rPr>
            </w:pPr>
            <w:r>
              <w:rPr>
                <w:rFonts w:eastAsia="Malgun Gothic" w:cs="Arial" w:ascii="Arial" w:hAnsi="Arial"/>
                <w:sz w:val="18"/>
                <w:lang w:val="en-US" w:eastAsia="ja-JP"/>
              </w:rPr>
              <w:t>M</w:t>
            </w:r>
          </w:p>
        </w:tc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sz w:val="18"/>
                <w:lang w:eastAsia="ja-JP"/>
              </w:rPr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zh-CN"/>
              </w:rPr>
            </w:pPr>
            <w:r>
              <w:rPr>
                <w:rFonts w:eastAsia="Malgun Gothic" w:cs="Arial" w:ascii="Arial" w:hAnsi="Arial"/>
                <w:sz w:val="18"/>
                <w:lang w:val="en-US" w:eastAsia="ja-JP"/>
              </w:rPr>
              <w:t>ENUMERATED (ul, dl, both, stop, …)</w:t>
            </w:r>
          </w:p>
        </w:tc>
        <w:tc>
          <w:tcPr>
            <w:tcW w:w="2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sz w:val="18"/>
                <w:lang w:eastAsia="ja-JP"/>
              </w:rPr>
            </w:r>
          </w:p>
        </w:tc>
      </w:tr>
      <w:tr>
        <w:trPr/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ind w:start="100" w:hanging="0"/>
              <w:textAlignment w:val="baseline"/>
              <w:rPr>
                <w:rFonts w:ascii="Arial" w:hAnsi="Arial" w:eastAsia="Times New Roman" w:cs="Arial"/>
                <w:sz w:val="18"/>
                <w:lang w:eastAsia="zh-CN"/>
              </w:rPr>
            </w:pPr>
            <w:r>
              <w:rPr>
                <w:rFonts w:eastAsia="Times New Roman" w:cs="Arial" w:ascii="Arial" w:hAnsi="Arial"/>
                <w:sz w:val="18"/>
                <w:lang w:val="en-US" w:eastAsia="ja-JP"/>
              </w:rPr>
              <w:t>&gt;</w:t>
            </w:r>
            <w:r>
              <w:rPr>
                <w:rFonts w:eastAsia="Times New Roman" w:cs="Arial" w:ascii="Arial" w:hAnsi="Arial"/>
                <w:i/>
                <w:iCs/>
                <w:sz w:val="18"/>
                <w:lang w:val="en-US" w:eastAsia="en-US"/>
              </w:rPr>
              <w:t>Congestion</w:t>
            </w:r>
            <w:r>
              <w:rPr>
                <w:rFonts w:eastAsia="Times New Roman" w:cs="Arial" w:ascii="Arial" w:hAnsi="Arial"/>
                <w:sz w:val="18"/>
                <w:lang w:val="en-US" w:eastAsia="ja-JP"/>
              </w:rPr>
              <w:t xml:space="preserve"> Information 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zh-CN"/>
              </w:rPr>
            </w:pPr>
            <w:r>
              <w:rPr>
                <w:rFonts w:eastAsia="宋体;SimSun" w:cs="Arial" w:ascii="Arial" w:hAnsi="Arial"/>
                <w:sz w:val="18"/>
                <w:lang w:eastAsia="zh-CN"/>
              </w:rPr>
            </w:r>
          </w:p>
        </w:tc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sz w:val="18"/>
                <w:lang w:eastAsia="ja-JP"/>
              </w:rPr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zh-CN"/>
              </w:rPr>
            </w:pPr>
            <w:r>
              <w:rPr>
                <w:rFonts w:eastAsia="宋体;SimSun" w:cs="Arial" w:ascii="Arial" w:hAnsi="Arial"/>
                <w:sz w:val="18"/>
                <w:lang w:eastAsia="zh-CN"/>
              </w:rPr>
            </w:r>
          </w:p>
        </w:tc>
        <w:tc>
          <w:tcPr>
            <w:tcW w:w="2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sz w:val="18"/>
                <w:lang w:eastAsia="ja-JP"/>
              </w:rPr>
            </w:r>
          </w:p>
        </w:tc>
      </w:tr>
      <w:tr>
        <w:trPr/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ind w:start="200" w:hanging="0"/>
              <w:textAlignment w:val="baseline"/>
              <w:rPr>
                <w:rFonts w:ascii="Arial" w:hAnsi="Arial" w:eastAsia="Times New Roman" w:cs="Arial"/>
                <w:sz w:val="18"/>
                <w:lang w:eastAsia="zh-CN"/>
              </w:rPr>
            </w:pPr>
            <w:r>
              <w:rPr>
                <w:rFonts w:eastAsia="Times New Roman" w:cs="Arial" w:ascii="Arial" w:hAnsi="Arial"/>
                <w:sz w:val="18"/>
                <w:lang w:val="en-US" w:eastAsia="ja-JP"/>
              </w:rPr>
              <w:t>&gt;&gt;</w:t>
            </w:r>
            <w:r>
              <w:rPr>
                <w:rFonts w:eastAsia="Times New Roman" w:cs="Arial" w:ascii="Arial" w:hAnsi="Arial"/>
                <w:sz w:val="18"/>
                <w:szCs w:val="18"/>
                <w:lang w:eastAsia="zh-CN"/>
              </w:rPr>
              <w:t>Congestion</w:t>
            </w:r>
            <w:r>
              <w:rPr>
                <w:rFonts w:eastAsia="Times New Roman" w:cs="Arial" w:ascii="Arial" w:hAnsi="Arial"/>
                <w:sz w:val="18"/>
                <w:lang w:val="en-US" w:eastAsia="ja-JP"/>
              </w:rPr>
              <w:t xml:space="preserve"> Information Request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zh-CN"/>
              </w:rPr>
            </w:pPr>
            <w:r>
              <w:rPr>
                <w:rFonts w:eastAsia="Malgun Gothic" w:cs="Arial" w:ascii="Arial" w:hAnsi="Arial"/>
                <w:sz w:val="18"/>
                <w:lang w:val="en-US" w:eastAsia="ja-JP"/>
              </w:rPr>
              <w:t>M</w:t>
            </w:r>
          </w:p>
        </w:tc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sz w:val="18"/>
                <w:lang w:eastAsia="ja-JP"/>
              </w:rPr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zh-CN"/>
              </w:rPr>
            </w:pPr>
            <w:r>
              <w:rPr>
                <w:rFonts w:eastAsia="Malgun Gothic" w:cs="Arial" w:ascii="Arial" w:hAnsi="Arial"/>
                <w:sz w:val="18"/>
                <w:lang w:val="en-US" w:eastAsia="ja-JP"/>
              </w:rPr>
              <w:t>ENUMERATED (ul, dl, both, stop, …)</w:t>
            </w:r>
          </w:p>
        </w:tc>
        <w:tc>
          <w:tcPr>
            <w:tcW w:w="2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overflowPunct w:val="false"/>
              <w:autoSpaceDE w:val="false"/>
              <w:snapToGrid w:val="false"/>
              <w:spacing w:before="0" w:after="0"/>
              <w:textAlignment w:val="baseline"/>
              <w:rPr>
                <w:rFonts w:ascii="Arial" w:hAnsi="Arial" w:eastAsia="宋体;SimSun" w:cs="Arial"/>
                <w:sz w:val="18"/>
                <w:lang w:eastAsia="ja-JP"/>
              </w:rPr>
            </w:pPr>
            <w:r>
              <w:rPr>
                <w:rFonts w:eastAsia="宋体;SimSun" w:cs="Arial" w:ascii="Arial" w:hAnsi="Arial"/>
                <w:sz w:val="18"/>
                <w:lang w:eastAsia="ja-JP"/>
              </w:rPr>
            </w:r>
          </w:p>
        </w:tc>
      </w:tr>
    </w:tbl>
    <w:p>
      <w:pPr>
        <w:pStyle w:val="Normal"/>
        <w:overflowPunct w:val="false"/>
        <w:autoSpaceDE w:val="false"/>
        <w:textAlignment w:val="baseline"/>
        <w:rPr>
          <w:rFonts w:eastAsia="Malgun Gothic"/>
          <w:lang w:eastAsia="ko-KR"/>
        </w:rPr>
      </w:pPr>
      <w:r>
        <w:rPr>
          <w:rFonts w:eastAsia="Malgun Gothic"/>
          <w:lang w:eastAsia="ko-KR"/>
        </w:rPr>
      </w:r>
    </w:p>
    <w:p>
      <w:pPr>
        <w:pStyle w:val="Normal"/>
        <w:overflowPunct w:val="false"/>
        <w:autoSpaceDE w:val="false"/>
        <w:textAlignment w:val="baseline"/>
        <w:rPr>
          <w:rFonts w:eastAsia="Malgun Gothic"/>
          <w:lang w:eastAsia="ko-KR"/>
        </w:rPr>
      </w:pPr>
      <w:r>
        <w:rPr>
          <w:rFonts w:eastAsia="Malgun Gothic"/>
          <w:lang w:eastAsia="ko-KR"/>
        </w:rPr>
      </w:r>
    </w:p>
    <w:p>
      <w:pPr>
        <w:pStyle w:val="Normal"/>
        <w:overflowPunct w:val="false"/>
        <w:autoSpaceDE w:val="false"/>
        <w:textAlignment w:val="baseline"/>
        <w:rPr>
          <w:rFonts w:eastAsia="Malgun Gothic"/>
          <w:lang w:eastAsia="ko-KR"/>
        </w:rPr>
      </w:pPr>
      <w:r>
        <w:rPr>
          <w:rFonts w:eastAsia="Malgun Gothic"/>
          <w:highlight w:val="yellow"/>
          <w:lang w:eastAsia="ko-KR"/>
        </w:rPr>
        <w:t>-------------------------------------------------------------- The end of changes ---------------------------------------------------------</w:t>
      </w:r>
    </w:p>
    <w:p>
      <w:pPr>
        <w:pStyle w:val="Normal"/>
        <w:overflowPunct w:val="false"/>
        <w:autoSpaceDE w:val="false"/>
        <w:spacing w:before="0" w:after="180"/>
        <w:textAlignment w:val="baseline"/>
        <w:rPr>
          <w:rFonts w:eastAsia="Malgun Gothic"/>
          <w:lang w:eastAsia="ko-KR"/>
        </w:rPr>
      </w:pPr>
      <w:r>
        <w:rPr>
          <w:rFonts w:eastAsia="Malgun Gothic"/>
          <w:lang w:eastAsia="ko-KR"/>
        </w:rPr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680" w:top="1418" w:footer="567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ZapfDingbats">
    <w:altName w:val="Segoe Print"/>
    <w:charset w:val="02"/>
    <w:family w:val="decorative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S LineDraw">
    <w:charset w:val="02"/>
    <w:family w:val="modern"/>
    <w:pitch w:val="default"/>
  </w:font>
  <w:font w:name="Times">
    <w:altName w:val="Times New Roman"/>
    <w:charset w:val="00" w:characterSet="windows-1252"/>
    <w:family w:val="roman"/>
    <w:pitch w:val="variable"/>
  </w:font>
  <w:font w:name="Monotype Sorts">
    <w:altName w:val="Symbol"/>
    <w:charset w:val="02"/>
    <w:family w:val="auto"/>
    <w:pitch w:val="variable"/>
  </w:font>
  <w:font w:name="宋体">
    <w:altName w:val="SimSun"/>
    <w:charset w:val="86"/>
    <w:family w:val="auto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284"/>
        <w:tab w:val="right" w:pos="9639" w:leader="none"/>
      </w:tabs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840"/>
        </w:tabs>
        <w:ind w:start="1560" w:hanging="720"/>
      </w:pPr>
      <w:rPr>
        <w:rFonts w:ascii="Times New Roman" w:hAnsi="Times New Roman" w:eastAsia="宋体;SimSun" w:cs="Times New Roman"/>
      </w:rPr>
    </w:lvl>
    <w:lvl w:ilvl="1">
      <w:start w:val="1"/>
      <w:numFmt w:val="lowerLetter"/>
      <w:lvlText w:val="%2)"/>
      <w:lvlJc w:val="start"/>
      <w:pPr>
        <w:tabs>
          <w:tab w:val="num" w:pos="84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126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80" w:hanging="420"/>
      </w:pPr>
    </w:lvl>
  </w:abstractNum>
  <w:abstractNum w:abstractNumId="4">
    <w:lvl w:ilvl="0">
      <w:start w:val="1"/>
      <w:numFmt w:val="bullet"/>
      <w:lvlText w:val=""/>
      <w:lvlJc w:val="start"/>
      <w:pPr>
        <w:tabs>
          <w:tab w:val="num" w:pos="851"/>
        </w:tabs>
        <w:ind w:start="851" w:hanging="851"/>
      </w:pPr>
      <w:rPr>
        <w:rFonts w:ascii="ZapfDingbats" w:hAnsi="ZapfDingbats" w:cs="ZapfDingbats" w:hint="default"/>
        <w:sz w:val="20"/>
        <w:i w:val="false"/>
        <w:b/>
        <w:szCs w:val="20"/>
        <w:color w:val="70CEF5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28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180"/>
    </w:pPr>
    <w:rPr>
      <w:rFonts w:ascii="Times New Roman" w:hAnsi="Times New Roman" w:eastAsia="等线;DengXi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next w:val="Normal"/>
    <w:qFormat/>
    <w:pPr>
      <w:keepNext w:val="true"/>
      <w:keepLines/>
      <w:widowControl/>
      <w:numPr>
        <w:ilvl w:val="0"/>
        <w:numId w:val="1"/>
      </w:numPr>
      <w:pBdr>
        <w:top w:val="single" w:sz="12" w:space="3" w:color="000000"/>
      </w:pBdr>
      <w:bidi w:val="0"/>
      <w:spacing w:before="240" w:after="180"/>
      <w:ind w:start="1134" w:hanging="1134"/>
      <w:outlineLvl w:val="0"/>
    </w:pPr>
    <w:rPr>
      <w:rFonts w:ascii="Arial" w:hAnsi="Arial" w:eastAsia="等线;DengXian" w:cs="Arial"/>
      <w:color w:val="auto"/>
      <w:sz w:val="36"/>
      <w:szCs w:val="20"/>
      <w:lang w:val="en-GB" w:bidi="ar-SA" w:eastAsia="zh-CN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pBdr>
        <w:top w:val="nil"/>
      </w:pBdr>
      <w:spacing w:before="180" w:after="180"/>
      <w:outlineLvl w:val="1"/>
    </w:pPr>
    <w:rPr>
      <w:sz w:val="32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spacing w:before="120" w:after="180"/>
      <w:outlineLvl w:val="2"/>
    </w:pPr>
    <w:rPr>
      <w:sz w:val="28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ind w:start="1418" w:hanging="1418"/>
      <w:outlineLvl w:val="3"/>
    </w:pPr>
    <w:rPr>
      <w:sz w:val="24"/>
    </w:rPr>
  </w:style>
  <w:style w:type="paragraph" w:styleId="Heading5">
    <w:name w:val="Heading 5"/>
    <w:basedOn w:val="Heading4"/>
    <w:next w:val="Normal"/>
    <w:qFormat/>
    <w:pPr>
      <w:numPr>
        <w:ilvl w:val="4"/>
        <w:numId w:val="1"/>
      </w:numPr>
      <w:ind w:start="1701" w:hanging="1701"/>
      <w:outlineLvl w:val="4"/>
    </w:pPr>
    <w:rPr>
      <w:sz w:val="22"/>
    </w:rPr>
  </w:style>
  <w:style w:type="paragraph" w:styleId="Heading6">
    <w:name w:val="Heading 6"/>
    <w:basedOn w:val="H6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6"/>
    <w:next w:val="Normal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1"/>
    <w:next w:val="Normal"/>
    <w:qFormat/>
    <w:pPr>
      <w:numPr>
        <w:ilvl w:val="7"/>
        <w:numId w:val="1"/>
      </w:numPr>
      <w:ind w:start="0" w:hanging="0"/>
      <w:outlineLvl w:val="7"/>
    </w:pPr>
    <w:rPr/>
  </w:style>
  <w:style w:type="paragraph" w:styleId="Heading9">
    <w:name w:val="Heading 9"/>
    <w:basedOn w:val="Heading8"/>
    <w:next w:val="Normal"/>
    <w:qFormat/>
    <w:pPr>
      <w:numPr>
        <w:ilvl w:val="8"/>
        <w:numId w:val="1"/>
      </w:numPr>
      <w:outlineLvl w:val="8"/>
    </w:pPr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3z0">
    <w:name w:val="WW8Num13z0"/>
    <w:qFormat/>
    <w:rPr>
      <w:rFonts w:ascii="Times New Roman" w:hAnsi="Times New Roman" w:eastAsia="MS Mincho;ＭＳ 明朝" w:cs="Times New Roman"/>
    </w:rPr>
  </w:style>
  <w:style w:type="character" w:styleId="WW8Num13z1">
    <w:name w:val="WW8Num13z1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eastAsia="宋体;SimSun" w:cs="Times New Roman"/>
    </w:rPr>
  </w:style>
  <w:style w:type="character" w:styleId="WW8Num16z0">
    <w:name w:val="WW8Num16z0"/>
    <w:qFormat/>
    <w:rPr>
      <w:rFonts w:ascii="Arial" w:hAnsi="Arial" w:eastAsia="Times New Roman" w:cs="Aria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Arial" w:hAnsi="Arial" w:eastAsia="Times New Roman" w:cs="Aria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ZapfDingbats;Segoe Print" w:hAnsi="ZapfDingbats;Segoe Print" w:cs="ZapfDingbats;Segoe Print"/>
      <w:b/>
      <w:i w:val="false"/>
      <w:color w:val="70CEF5"/>
      <w:sz w:val="20"/>
      <w:szCs w:val="20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Style5">
    <w:name w:val="默认段落字体"/>
    <w:qFormat/>
    <w:rPr/>
  </w:style>
  <w:style w:type="character" w:styleId="InternetLink">
    <w:name w:val="Hyperlink"/>
    <w:rPr>
      <w:color w:val="0000FF"/>
      <w:u w:val="single"/>
    </w:rPr>
  </w:style>
  <w:style w:type="character" w:styleId="FootnoteCharacters">
    <w:name w:val="Footnote Characters"/>
    <w:qFormat/>
    <w:rPr>
      <w:b/>
      <w:sz w:val="16"/>
      <w:vertAlign w:val="superscript"/>
    </w:rPr>
  </w:style>
  <w:style w:type="character" w:styleId="Emphasis">
    <w:name w:val="Emphasis"/>
    <w:qFormat/>
    <w:rPr>
      <w:i/>
      <w:iCs/>
    </w:rPr>
  </w:style>
  <w:style w:type="character" w:styleId="VisitedInternetLink">
    <w:name w:val="FollowedHyperlink"/>
    <w:rPr>
      <w:color w:val="800080"/>
      <w:u w:val="single"/>
    </w:rPr>
  </w:style>
  <w:style w:type="character" w:styleId="StrongEmphasis">
    <w:name w:val="Strong Emphasis"/>
    <w:qFormat/>
    <w:rPr>
      <w:rFonts w:ascii="Arial" w:hAnsi="Arial" w:eastAsia="宋体;SimSun" w:cs="Arial"/>
      <w:b/>
      <w:bCs/>
      <w:color w:val="0000FF"/>
      <w:kern w:val="2"/>
      <w:lang w:val="en-US" w:eastAsia="zh-CN" w:bidi="ar-SA"/>
    </w:rPr>
  </w:style>
  <w:style w:type="character" w:styleId="Doctext2Char">
    <w:name w:val="Doc-text2 Char"/>
    <w:qFormat/>
    <w:rPr>
      <w:rFonts w:ascii="Arial" w:hAnsi="Arial" w:eastAsia="宋体;SimSun" w:cs="Arial"/>
      <w:color w:val="0000FF"/>
      <w:kern w:val="2"/>
      <w:lang w:eastAsia="zh-CN"/>
    </w:rPr>
  </w:style>
  <w:style w:type="character" w:styleId="Style6">
    <w:name w:val="正文文本 字符"/>
    <w:qFormat/>
    <w:rPr>
      <w:rFonts w:ascii="Times New Roman" w:hAnsi="Times New Roman" w:cs="Times New Roman"/>
    </w:rPr>
  </w:style>
  <w:style w:type="character" w:styleId="TFleftCharChar">
    <w:name w:val="TF;left Char Char"/>
    <w:qFormat/>
    <w:rPr>
      <w:rFonts w:ascii="Arial" w:hAnsi="Arial" w:eastAsia="宋体;SimSun" w:cs="Arial"/>
      <w:b/>
      <w:color w:val="0000FF"/>
      <w:kern w:val="2"/>
      <w:lang w:val="en-GB" w:bidi="ar-SA"/>
    </w:rPr>
  </w:style>
  <w:style w:type="character" w:styleId="Style7">
    <w:name w:val="批注引用"/>
    <w:qFormat/>
    <w:rPr>
      <w:sz w:val="16"/>
    </w:rPr>
  </w:style>
  <w:style w:type="character" w:styleId="Heading3Char">
    <w:name w:val="Heading 3 Char"/>
    <w:qFormat/>
    <w:rPr>
      <w:rFonts w:ascii="Arial" w:hAnsi="Arial" w:eastAsia="宋体;SimSun" w:cs="Arial"/>
      <w:color w:val="0000FF"/>
      <w:kern w:val="2"/>
      <w:sz w:val="28"/>
      <w:lang w:val="en-GB" w:bidi="ar-SA"/>
    </w:rPr>
  </w:style>
  <w:style w:type="character" w:styleId="TAHCar">
    <w:name w:val="TAH Car"/>
    <w:qFormat/>
    <w:rPr>
      <w:rFonts w:ascii="Arial" w:hAnsi="Arial" w:cs="Arial"/>
      <w:b/>
      <w:sz w:val="18"/>
      <w:lang w:val="en-GB"/>
    </w:rPr>
  </w:style>
  <w:style w:type="character" w:styleId="Msoins1">
    <w:name w:val="msoins1"/>
    <w:qFormat/>
    <w:rPr/>
  </w:style>
  <w:style w:type="character" w:styleId="StandardZchn">
    <w:name w:val="Standard Zchn"/>
    <w:qFormat/>
    <w:rPr>
      <w:rFonts w:ascii="Times New Roman" w:hAnsi="Times New Roman" w:cs="Times New Roman"/>
      <w:szCs w:val="22"/>
      <w:lang w:val="en-GB"/>
    </w:rPr>
  </w:style>
  <w:style w:type="character" w:styleId="Msoins">
    <w:name w:val="msoins"/>
    <w:qFormat/>
    <w:rPr/>
  </w:style>
  <w:style w:type="character" w:styleId="EditorsNoteChar">
    <w:name w:val="Editor's Note Char"/>
    <w:qFormat/>
    <w:rPr>
      <w:rFonts w:ascii="Times New Roman" w:hAnsi="Times New Roman" w:cs="Times New Roman"/>
      <w:color w:val="FF0000"/>
      <w:lang w:val="en-GB"/>
    </w:rPr>
  </w:style>
  <w:style w:type="character" w:styleId="3">
    <w:name w:val="标题 3 字符"/>
    <w:qFormat/>
    <w:rPr>
      <w:rFonts w:ascii="Arial" w:hAnsi="Arial" w:cs="Arial"/>
      <w:sz w:val="28"/>
      <w:lang w:val="en-GB"/>
    </w:rPr>
  </w:style>
  <w:style w:type="character" w:styleId="TALLeft100cmCharChar">
    <w:name w:val="TAL + Left:  1;00 cm Char Char"/>
    <w:qFormat/>
    <w:rPr>
      <w:rFonts w:ascii="Arial" w:hAnsi="Arial" w:cs="Arial"/>
      <w:sz w:val="18"/>
      <w:lang w:val="en-GB"/>
    </w:rPr>
  </w:style>
  <w:style w:type="character" w:styleId="Style8">
    <w:name w:val="列表段落 字符"/>
    <w:qFormat/>
    <w:rPr>
      <w:rFonts w:ascii="Times New Roman" w:hAnsi="Times New Roman" w:cs="Times New Roman"/>
      <w:lang w:val="en-GB"/>
    </w:rPr>
  </w:style>
  <w:style w:type="character" w:styleId="B2Car">
    <w:name w:val="B2 Car"/>
    <w:qFormat/>
    <w:rPr>
      <w:rFonts w:ascii="Times New Roman" w:hAnsi="Times New Roman" w:cs="Times New Roman"/>
      <w:lang w:val="en-GB"/>
    </w:rPr>
  </w:style>
  <w:style w:type="character" w:styleId="Style9">
    <w:name w:val="未处理的提及"/>
    <w:qFormat/>
    <w:rPr>
      <w:color w:val="808080"/>
      <w:shd w:fill="E6E6E6" w:val="clear"/>
    </w:rPr>
  </w:style>
  <w:style w:type="character" w:styleId="B3Char">
    <w:name w:val="B3 Char"/>
    <w:qFormat/>
    <w:rPr>
      <w:rFonts w:ascii="Times New Roman" w:hAnsi="Times New Roman" w:cs="Times New Roman"/>
      <w:lang w:val="en-GB"/>
    </w:rPr>
  </w:style>
  <w:style w:type="character" w:styleId="6">
    <w:name w:val="标题 6 字符"/>
    <w:qFormat/>
    <w:rPr>
      <w:rFonts w:ascii="Arial" w:hAnsi="Arial" w:cs="Arial"/>
      <w:lang w:val="en-GB"/>
    </w:rPr>
  </w:style>
  <w:style w:type="character" w:styleId="Msoins0">
    <w:name w:val="msoins0"/>
    <w:qFormat/>
    <w:rPr>
      <w:rFonts w:ascii="Arial" w:hAnsi="Arial" w:eastAsia="宋体;SimSun" w:cs="Arial"/>
      <w:color w:val="0000FF"/>
      <w:kern w:val="2"/>
      <w:lang w:val="en-US" w:eastAsia="zh-CN" w:bidi="ar-SA"/>
    </w:rPr>
  </w:style>
  <w:style w:type="character" w:styleId="EXChar">
    <w:name w:val="EX Char"/>
    <w:qFormat/>
    <w:rPr>
      <w:rFonts w:ascii="Times New Roman" w:hAnsi="Times New Roman" w:cs="Times New Roman"/>
      <w:lang w:val="en-GB"/>
    </w:rPr>
  </w:style>
  <w:style w:type="character" w:styleId="CRCoverPageZchn">
    <w:name w:val="CR Cover Page Zchn"/>
    <w:qFormat/>
    <w:rPr>
      <w:rFonts w:ascii="Arial" w:hAnsi="Arial" w:cs="Arial"/>
      <w:lang w:val="en-GB"/>
    </w:rPr>
  </w:style>
  <w:style w:type="character" w:styleId="H6Char">
    <w:name w:val="H6 Char"/>
    <w:qFormat/>
    <w:rPr>
      <w:rFonts w:ascii="Arial" w:hAnsi="Arial" w:cs="Arial"/>
      <w:lang w:val="en-GB"/>
    </w:rPr>
  </w:style>
  <w:style w:type="character" w:styleId="Style10">
    <w:name w:val="首标题"/>
    <w:qFormat/>
    <w:rPr>
      <w:rFonts w:ascii="Arial" w:hAnsi="Arial" w:eastAsia="宋体;SimSun" w:cs="Arial"/>
      <w:sz w:val="24"/>
      <w:lang w:val="en-US" w:eastAsia="zh-CN" w:bidi="ar-SA"/>
    </w:rPr>
  </w:style>
  <w:style w:type="character" w:styleId="B1Char1">
    <w:name w:val="B1 Char1"/>
    <w:qFormat/>
    <w:rPr>
      <w:rFonts w:ascii="Arial" w:hAnsi="Arial" w:eastAsia="宋体;SimSun" w:cs="Arial"/>
      <w:color w:val="0000FF"/>
      <w:kern w:val="2"/>
      <w:lang w:val="en-GB" w:bidi="ar-SA"/>
    </w:rPr>
  </w:style>
  <w:style w:type="character" w:styleId="8">
    <w:name w:val="标题 8 字符"/>
    <w:qFormat/>
    <w:rPr>
      <w:rFonts w:ascii="Arial" w:hAnsi="Arial" w:cs="Arial"/>
      <w:sz w:val="36"/>
      <w:lang w:val="en-GB"/>
    </w:rPr>
  </w:style>
  <w:style w:type="character" w:styleId="Head2AChar">
    <w:name w:val="Head2A Char"/>
    <w:qFormat/>
    <w:rPr>
      <w:rFonts w:ascii="Arial" w:hAnsi="Arial" w:eastAsia="MS Mincho;ＭＳ 明朝" w:cs="Arial"/>
      <w:color w:val="0000FF"/>
      <w:kern w:val="2"/>
      <w:sz w:val="32"/>
      <w:lang w:val="en-GB" w:bidi="ar-SA"/>
    </w:rPr>
  </w:style>
  <w:style w:type="character" w:styleId="Style11">
    <w:name w:val="页脚 字符"/>
    <w:qFormat/>
    <w:rPr>
      <w:rFonts w:ascii="Arial" w:hAnsi="Arial" w:cs="Arial"/>
      <w:b/>
      <w:i/>
      <w:sz w:val="18"/>
      <w:lang w:val="en-GB" w:eastAsia="ja-JP"/>
    </w:rPr>
  </w:style>
  <w:style w:type="character" w:styleId="Style12">
    <w:name w:val="正文文本缩进 字符"/>
    <w:qFormat/>
    <w:rPr>
      <w:rFonts w:ascii="Times New Roman" w:hAnsi="Times New Roman" w:eastAsia="MS Mincho;ＭＳ 明朝" w:cs="Times New Roman"/>
      <w:lang w:val="en-GB"/>
    </w:rPr>
  </w:style>
  <w:style w:type="character" w:styleId="9">
    <w:name w:val="标题 9 字符"/>
    <w:qFormat/>
    <w:rPr>
      <w:rFonts w:ascii="Arial" w:hAnsi="Arial" w:cs="Arial"/>
      <w:sz w:val="36"/>
      <w:lang w:val="en-GB"/>
    </w:rPr>
  </w:style>
  <w:style w:type="character" w:styleId="EditorsNoteZchn">
    <w:name w:val="Editor's Note Zchn"/>
    <w:qFormat/>
    <w:rPr>
      <w:rFonts w:ascii="Arial" w:hAnsi="Arial" w:eastAsia="宋体;SimSun" w:cs="Arial"/>
      <w:color w:val="FF0000"/>
      <w:kern w:val="2"/>
      <w:lang w:val="en-GB" w:bidi="ar-SA"/>
    </w:rPr>
  </w:style>
  <w:style w:type="character" w:styleId="TFZchn">
    <w:name w:val="TF Zchn"/>
    <w:qFormat/>
    <w:rPr>
      <w:rFonts w:ascii="Arial" w:hAnsi="Arial" w:cs="Arial"/>
      <w:b/>
      <w:lang w:val="en-GB"/>
    </w:rPr>
  </w:style>
  <w:style w:type="character" w:styleId="B1Zchn">
    <w:name w:val="B1 Zchn"/>
    <w:qFormat/>
    <w:rPr>
      <w:lang w:val="en-GB" w:bidi="ar-SA"/>
    </w:rPr>
  </w:style>
  <w:style w:type="character" w:styleId="TAHChar">
    <w:name w:val="TAH Char"/>
    <w:qFormat/>
    <w:rPr>
      <w:rFonts w:ascii="Arial" w:hAnsi="Arial" w:cs="Arial"/>
      <w:b/>
      <w:sz w:val="18"/>
      <w:lang w:val="en-GB"/>
    </w:rPr>
  </w:style>
  <w:style w:type="character" w:styleId="B1Char">
    <w:name w:val="B1 Char"/>
    <w:qFormat/>
    <w:rPr>
      <w:rFonts w:ascii="Times New Roman" w:hAnsi="Times New Roman" w:cs="Times New Roman"/>
      <w:lang w:val="en-GB"/>
    </w:rPr>
  </w:style>
  <w:style w:type="character" w:styleId="NOZchn">
    <w:name w:val="NO Zchn"/>
    <w:qFormat/>
    <w:rPr>
      <w:rFonts w:ascii="Times New Roman" w:hAnsi="Times New Roman" w:cs="Times New Roman"/>
      <w:lang w:val="en-GB"/>
    </w:rPr>
  </w:style>
  <w:style w:type="character" w:styleId="B4Char">
    <w:name w:val="B4 Char"/>
    <w:qFormat/>
    <w:rPr>
      <w:rFonts w:ascii="Times New Roman" w:hAnsi="Times New Roman" w:cs="Times New Roman"/>
      <w:lang w:val="en-GB"/>
    </w:rPr>
  </w:style>
  <w:style w:type="character" w:styleId="Style13">
    <w:name w:val="文档结构图 字符"/>
    <w:qFormat/>
    <w:rPr>
      <w:rFonts w:ascii="Tahoma" w:hAnsi="Tahoma" w:cs="Tahoma"/>
      <w:shd w:fill="000080" w:val="clear"/>
      <w:lang w:val="en-GB"/>
    </w:rPr>
  </w:style>
  <w:style w:type="character" w:styleId="QuotationZchn">
    <w:name w:val="Quotation Zchn"/>
    <w:qFormat/>
    <w:rPr>
      <w:rFonts w:ascii="Arial" w:hAnsi="Arial" w:eastAsia="宋体;SimSun" w:cs="Arial"/>
      <w:color w:val="0000FF"/>
      <w:kern w:val="2"/>
      <w:szCs w:val="22"/>
      <w:lang w:val="en-GB" w:bidi="ar-SA"/>
    </w:rPr>
  </w:style>
  <w:style w:type="character" w:styleId="TFChar">
    <w:name w:val="TF Char"/>
    <w:qFormat/>
    <w:rPr>
      <w:rFonts w:ascii="Arial" w:hAnsi="Arial" w:eastAsia="宋体;SimSun" w:cs="Arial"/>
      <w:b/>
      <w:lang w:val="en-GB" w:bidi="ar-SA"/>
    </w:rPr>
  </w:style>
  <w:style w:type="character" w:styleId="Style14">
    <w:name w:val="批注主题 字符"/>
    <w:qFormat/>
    <w:rPr>
      <w:rFonts w:ascii="Times New Roman" w:hAnsi="Times New Roman" w:cs="Times New Roman"/>
      <w:b/>
      <w:bCs/>
      <w:lang w:val="en-GB"/>
    </w:rPr>
  </w:style>
  <w:style w:type="character" w:styleId="5">
    <w:name w:val="标题 5 字符"/>
    <w:qFormat/>
    <w:rPr>
      <w:rFonts w:ascii="Arial" w:hAnsi="Arial" w:cs="Arial"/>
      <w:sz w:val="22"/>
      <w:lang w:val="en-GB"/>
    </w:rPr>
  </w:style>
  <w:style w:type="character" w:styleId="7">
    <w:name w:val="标题 7 字符"/>
    <w:qFormat/>
    <w:rPr>
      <w:rFonts w:ascii="Arial" w:hAnsi="Arial" w:cs="Arial"/>
      <w:lang w:val="en-GB"/>
    </w:rPr>
  </w:style>
  <w:style w:type="character" w:styleId="Style15">
    <w:name w:val="批注框文本 字符"/>
    <w:qFormat/>
    <w:rPr>
      <w:rFonts w:ascii="Tahoma" w:hAnsi="Tahoma" w:cs="Tahoma"/>
      <w:sz w:val="16"/>
      <w:szCs w:val="16"/>
      <w:lang w:val="en-GB"/>
    </w:rPr>
  </w:style>
  <w:style w:type="character" w:styleId="THChar">
    <w:name w:val="TH Char"/>
    <w:qFormat/>
    <w:rPr>
      <w:rFonts w:ascii="Arial" w:hAnsi="Arial" w:cs="Arial"/>
      <w:b/>
      <w:lang w:val="en-GB"/>
    </w:rPr>
  </w:style>
  <w:style w:type="character" w:styleId="4">
    <w:name w:val="标题 4 字符"/>
    <w:qFormat/>
    <w:rPr>
      <w:rFonts w:ascii="Arial" w:hAnsi="Arial" w:cs="Arial"/>
      <w:sz w:val="24"/>
      <w:lang w:val="en-GB"/>
    </w:rPr>
  </w:style>
  <w:style w:type="character" w:styleId="TALChar">
    <w:name w:val="TAL Char"/>
    <w:qFormat/>
    <w:rPr>
      <w:rFonts w:ascii="Arial" w:hAnsi="Arial" w:cs="Arial"/>
      <w:sz w:val="18"/>
      <w:lang w:val="en-GB"/>
    </w:rPr>
  </w:style>
  <w:style w:type="character" w:styleId="Style16">
    <w:name w:val="纯文本 字符"/>
    <w:qFormat/>
    <w:rPr>
      <w:rFonts w:ascii="Courier New" w:hAnsi="Courier New" w:eastAsia="MS Mincho;ＭＳ 明朝" w:cs="Courier New"/>
      <w:lang w:val="nb-NO"/>
    </w:rPr>
  </w:style>
  <w:style w:type="character" w:styleId="Style17">
    <w:name w:val="脚注文本 字符"/>
    <w:qFormat/>
    <w:rPr>
      <w:rFonts w:ascii="Times New Roman" w:hAnsi="Times New Roman" w:cs="Times New Roman"/>
      <w:sz w:val="16"/>
      <w:lang w:val="en-GB"/>
    </w:rPr>
  </w:style>
  <w:style w:type="character" w:styleId="Style18">
    <w:name w:val="页眉 字符"/>
    <w:qFormat/>
    <w:rPr>
      <w:rFonts w:ascii="Arial" w:hAnsi="Arial" w:cs="Arial"/>
      <w:b/>
      <w:sz w:val="18"/>
      <w:lang w:val="en-GB" w:eastAsia="en-US" w:bidi="ar-SA"/>
    </w:rPr>
  </w:style>
  <w:style w:type="character" w:styleId="1">
    <w:name w:val="标题 1 字符"/>
    <w:qFormat/>
    <w:rPr>
      <w:rFonts w:ascii="Arial" w:hAnsi="Arial" w:cs="Arial"/>
      <w:sz w:val="36"/>
      <w:lang w:val="en-GB"/>
    </w:rPr>
  </w:style>
  <w:style w:type="character" w:styleId="NOChar">
    <w:name w:val="NO Char"/>
    <w:qFormat/>
    <w:rPr>
      <w:rFonts w:ascii="Arial" w:hAnsi="Arial" w:eastAsia="宋体;SimSun" w:cs="Arial"/>
      <w:color w:val="0000FF"/>
      <w:kern w:val="2"/>
      <w:lang w:val="en-GB" w:bidi="ar-SA"/>
    </w:rPr>
  </w:style>
  <w:style w:type="character" w:styleId="UnresolvedMention2">
    <w:name w:val="Unresolved Mention2"/>
    <w:qFormat/>
    <w:rPr>
      <w:color w:val="808080"/>
      <w:shd w:fill="E6E6E6" w:val="clear"/>
    </w:rPr>
  </w:style>
  <w:style w:type="character" w:styleId="ZGSM">
    <w:name w:val="ZGSM"/>
    <w:qFormat/>
    <w:rPr/>
  </w:style>
  <w:style w:type="character" w:styleId="HTML">
    <w:name w:val="HTML 预设格式 字符"/>
    <w:qFormat/>
    <w:rPr>
      <w:rFonts w:ascii="Courier New" w:hAnsi="Courier New" w:eastAsia="Times New Roman" w:cs="Courier New"/>
      <w:lang w:val="en-US"/>
    </w:rPr>
  </w:style>
  <w:style w:type="character" w:styleId="TACChar">
    <w:name w:val="TAC Char"/>
    <w:qFormat/>
    <w:rPr/>
  </w:style>
  <w:style w:type="character" w:styleId="PLChar">
    <w:name w:val="PL Char"/>
    <w:qFormat/>
    <w:rPr>
      <w:rFonts w:ascii="Courier New" w:hAnsi="Courier New" w:cs="Courier New"/>
      <w:sz w:val="16"/>
      <w:lang w:val="en-GB" w:eastAsia="en-US" w:bidi="ar-SA"/>
    </w:rPr>
  </w:style>
  <w:style w:type="character" w:styleId="TALCar">
    <w:name w:val="TAL Car"/>
    <w:qFormat/>
    <w:rPr>
      <w:rFonts w:ascii="Arial" w:hAnsi="Arial" w:cs="Arial"/>
      <w:sz w:val="18"/>
      <w:lang w:val="en-GB" w:bidi="ar-SA"/>
    </w:rPr>
  </w:style>
  <w:style w:type="character" w:styleId="Style19">
    <w:name w:val="批注文字 字符"/>
    <w:qFormat/>
    <w:rPr>
      <w:rFonts w:ascii="Times New Roman" w:hAnsi="Times New Roman" w:cs="Times New Roman"/>
      <w:lang w:val="en-GB"/>
    </w:rPr>
  </w:style>
  <w:style w:type="character" w:styleId="B2Char">
    <w:name w:val="B2 Char"/>
    <w:qFormat/>
    <w:rPr>
      <w:rFonts w:ascii="Arial" w:hAnsi="Arial" w:eastAsia="宋体;SimSun" w:cs="Arial"/>
      <w:color w:val="0000FF"/>
      <w:kern w:val="2"/>
      <w:lang w:val="en-GB" w:bidi="ar-SA"/>
    </w:rPr>
  </w:style>
  <w:style w:type="character" w:styleId="2">
    <w:name w:val="标题 2 字符"/>
    <w:qFormat/>
    <w:rPr>
      <w:rFonts w:ascii="Arial" w:hAnsi="Arial" w:cs="Arial"/>
      <w:sz w:val="32"/>
      <w:lang w:val="en-GB"/>
    </w:rPr>
  </w:style>
  <w:style w:type="character" w:styleId="CharChar">
    <w:name w:val="Char Char"/>
    <w:qFormat/>
    <w:rPr>
      <w:rFonts w:ascii="Arial" w:hAnsi="Arial" w:eastAsia="MS Mincho;ＭＳ 明朝" w:cs="Arial"/>
      <w:color w:val="0000FF"/>
      <w:kern w:val="2"/>
      <w:lang w:val="en-GB" w:bidi="ar-SA"/>
    </w:rPr>
  </w:style>
  <w:style w:type="character" w:styleId="CharChar2">
    <w:name w:val="Char Char2"/>
    <w:qFormat/>
    <w:rPr>
      <w:rFonts w:ascii="Times New Roman" w:hAnsi="Times New Roman" w:eastAsia="MS Mincho;ＭＳ 明朝" w:cs="Times New Roman"/>
      <w:lang w:val="en-GB"/>
    </w:rPr>
  </w:style>
  <w:style w:type="character" w:styleId="UnresolvedMention1">
    <w:name w:val="Unresolved Mention1"/>
    <w:qFormat/>
    <w:rPr>
      <w:color w:val="808080"/>
      <w:shd w:fill="E6E6E6" w:val="clear"/>
    </w:rPr>
  </w:style>
  <w:style w:type="character" w:styleId="Style20">
    <w:name w:val="@他"/>
    <w:qFormat/>
    <w:rPr>
      <w:color w:val="2B579A"/>
      <w:shd w:fill="E6E6E6" w:val="clear"/>
    </w:rPr>
  </w:style>
  <w:style w:type="character" w:styleId="TALNotBoldChar">
    <w:name w:val="TAL + Not Bold Char"/>
    <w:qFormat/>
    <w:rPr>
      <w:rFonts w:ascii="Arial" w:hAnsi="Arial" w:eastAsia="等线;DengXian" w:cs="Arial"/>
      <w:b/>
      <w:lang w:val="en-GB" w:eastAsia="ko-K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overflowPunct w:val="false"/>
      <w:autoSpaceDE w:val="false"/>
      <w:textAlignment w:val="baseline"/>
    </w:pPr>
    <w:rPr/>
  </w:style>
  <w:style w:type="paragraph" w:styleId="List">
    <w:name w:val="List"/>
    <w:basedOn w:val="Normal"/>
    <w:pPr>
      <w:ind w:start="568" w:hanging="284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6">
    <w:name w:val="H6"/>
    <w:basedOn w:val="Heading5"/>
    <w:next w:val="Normal"/>
    <w:qFormat/>
    <w:pPr>
      <w:numPr>
        <w:ilvl w:val="0"/>
        <w:numId w:val="0"/>
      </w:numPr>
      <w:ind w:start="1985" w:hanging="1985"/>
      <w:outlineLvl w:val="9"/>
    </w:pPr>
    <w:rPr>
      <w:sz w:val="20"/>
    </w:rPr>
  </w:style>
  <w:style w:type="paragraph" w:styleId="Contents1">
    <w:name w:val="TOC 1"/>
    <w:pPr>
      <w:keepNext w:val="true"/>
      <w:keepLines/>
      <w:widowControl w:val="false"/>
      <w:tabs>
        <w:tab w:val="clear" w:pos="284"/>
        <w:tab w:val="right" w:pos="9639" w:leader="dot"/>
      </w:tabs>
      <w:bidi w:val="0"/>
      <w:spacing w:before="120" w:after="0"/>
      <w:ind w:start="567" w:end="425" w:hanging="567"/>
    </w:pPr>
    <w:rPr>
      <w:rFonts w:ascii="Times New Roman" w:hAnsi="Times New Roman" w:eastAsia="等线;DengXian" w:cs="Times New Roman"/>
      <w:color w:val="auto"/>
      <w:sz w:val="22"/>
      <w:szCs w:val="20"/>
      <w:lang w:val="en-GB" w:bidi="ar-SA" w:eastAsia="zh-CN"/>
    </w:rPr>
  </w:style>
  <w:style w:type="paragraph" w:styleId="Contents8">
    <w:name w:val="TOC 8"/>
    <w:basedOn w:val="Contents1"/>
    <w:pPr>
      <w:spacing w:before="180" w:after="0"/>
      <w:ind w:start="2693" w:end="425" w:hanging="2693"/>
    </w:pPr>
    <w:rPr>
      <w:b/>
    </w:rPr>
  </w:style>
  <w:style w:type="paragraph" w:styleId="Contents9">
    <w:name w:val="TOC 9"/>
    <w:basedOn w:val="Contents8"/>
    <w:pPr>
      <w:ind w:start="1418" w:end="425" w:hanging="1418"/>
    </w:pPr>
    <w:rPr/>
  </w:style>
  <w:style w:type="paragraph" w:styleId="Contents2">
    <w:name w:val="TOC 2"/>
    <w:basedOn w:val="Contents1"/>
    <w:pPr>
      <w:keepNext w:val="false"/>
      <w:spacing w:before="0" w:after="0"/>
      <w:ind w:start="851" w:end="425" w:hanging="851"/>
    </w:pPr>
    <w:rPr>
      <w:sz w:val="20"/>
    </w:rPr>
  </w:style>
  <w:style w:type="paragraph" w:styleId="Contents3">
    <w:name w:val="TOC 3"/>
    <w:basedOn w:val="Contents2"/>
    <w:pPr>
      <w:ind w:start="1134" w:end="425" w:hanging="1134"/>
    </w:pPr>
    <w:rPr/>
  </w:style>
  <w:style w:type="paragraph" w:styleId="Contents4">
    <w:name w:val="TOC 4"/>
    <w:basedOn w:val="Contents3"/>
    <w:pPr>
      <w:ind w:start="1418" w:end="425" w:hanging="1418"/>
    </w:pPr>
    <w:rPr/>
  </w:style>
  <w:style w:type="paragraph" w:styleId="Contents5">
    <w:name w:val="TOC 5"/>
    <w:basedOn w:val="Contents4"/>
    <w:pPr>
      <w:ind w:start="1701" w:end="425" w:hanging="1701"/>
    </w:pPr>
    <w:rPr/>
  </w:style>
  <w:style w:type="paragraph" w:styleId="Contents6">
    <w:name w:val="TOC 6"/>
    <w:basedOn w:val="Contents5"/>
    <w:next w:val="Normal"/>
    <w:pPr>
      <w:ind w:start="1985" w:end="425" w:hanging="1985"/>
    </w:pPr>
    <w:rPr/>
  </w:style>
  <w:style w:type="paragraph" w:styleId="Contents7">
    <w:name w:val="TOC 7"/>
    <w:basedOn w:val="Contents6"/>
    <w:next w:val="Normal"/>
    <w:pPr>
      <w:ind w:start="2268" w:end="425" w:hanging="2268"/>
    </w:pPr>
    <w:rPr/>
  </w:style>
  <w:style w:type="paragraph" w:styleId="IndexHeading">
    <w:name w:val="Index Heading"/>
    <w:basedOn w:val="Normal"/>
    <w:next w:val="Normal"/>
    <w:pPr>
      <w:pBdr>
        <w:top w:val="single" w:sz="12" w:space="0" w:color="000000"/>
      </w:pBdr>
      <w:spacing w:before="360" w:after="240"/>
    </w:pPr>
    <w:rPr>
      <w:rFonts w:eastAsia="MS Mincho;ＭＳ 明朝"/>
      <w:b/>
      <w:i/>
      <w:sz w:val="26"/>
    </w:rPr>
  </w:style>
  <w:style w:type="paragraph" w:styleId="TextBodyIndent">
    <w:name w:val="Body Text Indent"/>
    <w:basedOn w:val="Normal"/>
    <w:pPr>
      <w:spacing w:before="0" w:after="120"/>
      <w:ind w:start="283" w:hanging="0"/>
    </w:pPr>
    <w:rPr>
      <w:rFonts w:eastAsia="MS Mincho;ＭＳ 明朝"/>
    </w:rPr>
  </w:style>
  <w:style w:type="paragraph" w:styleId="Style21">
    <w:name w:val="列表项目符号"/>
    <w:basedOn w:val="List"/>
    <w:qFormat/>
    <w:pPr/>
    <w:rPr/>
  </w:style>
  <w:style w:type="paragraph" w:styleId="Style22">
    <w:name w:val="列表编号"/>
    <w:basedOn w:val="List"/>
    <w:qFormat/>
    <w:pPr/>
    <w:rPr/>
  </w:style>
  <w:style w:type="paragraph" w:styleId="21">
    <w:name w:val="列表编号 2"/>
    <w:basedOn w:val="Style22"/>
    <w:qFormat/>
    <w:pPr>
      <w:ind w:start="851" w:hanging="284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284"/>
        <w:tab w:val="center" w:pos="4819" w:leader="none"/>
        <w:tab w:val="right" w:pos="9638" w:leader="none"/>
      </w:tabs>
    </w:pPr>
    <w:rPr/>
  </w:style>
  <w:style w:type="paragraph" w:styleId="Header">
    <w:name w:val="Header"/>
    <w:pPr>
      <w:widowControl w:val="false"/>
      <w:bidi w:val="0"/>
    </w:pPr>
    <w:rPr>
      <w:rFonts w:ascii="Arial" w:hAnsi="Arial" w:eastAsia="等线;DengXian" w:cs="Arial"/>
      <w:b/>
      <w:color w:val="auto"/>
      <w:sz w:val="18"/>
      <w:szCs w:val="20"/>
      <w:lang w:val="en-GB" w:eastAsia="ja-JP" w:bidi="ar-SA"/>
    </w:rPr>
  </w:style>
  <w:style w:type="paragraph" w:styleId="22">
    <w:name w:val="列表项目符号 2"/>
    <w:basedOn w:val="Style21"/>
    <w:qFormat/>
    <w:pPr>
      <w:ind w:start="851" w:hanging="284"/>
    </w:pPr>
    <w:rPr/>
  </w:style>
  <w:style w:type="paragraph" w:styleId="31">
    <w:name w:val="列表项目符号 3"/>
    <w:basedOn w:val="22"/>
    <w:qFormat/>
    <w:pPr>
      <w:ind w:start="1135" w:hanging="284"/>
    </w:pPr>
    <w:rPr/>
  </w:style>
  <w:style w:type="paragraph" w:styleId="41">
    <w:name w:val="列表项目符号 4"/>
    <w:basedOn w:val="31"/>
    <w:qFormat/>
    <w:pPr>
      <w:ind w:start="1418" w:hanging="284"/>
    </w:pPr>
    <w:rPr/>
  </w:style>
  <w:style w:type="paragraph" w:styleId="51">
    <w:name w:val="列表项目符号 5"/>
    <w:basedOn w:val="41"/>
    <w:qFormat/>
    <w:pPr>
      <w:ind w:start="1702" w:hanging="284"/>
    </w:pPr>
    <w:rPr/>
  </w:style>
  <w:style w:type="paragraph" w:styleId="Style23">
    <w:name w:val="批注文字"/>
    <w:basedOn w:val="Normal"/>
    <w:qFormat/>
    <w:pPr/>
    <w:rPr/>
  </w:style>
  <w:style w:type="paragraph" w:styleId="Style24">
    <w:name w:val="题注"/>
    <w:basedOn w:val="Normal"/>
    <w:next w:val="Normal"/>
    <w:qFormat/>
    <w:pPr>
      <w:spacing w:before="120" w:after="120"/>
    </w:pPr>
    <w:rPr>
      <w:rFonts w:eastAsia="MS Mincho;ＭＳ 明朝"/>
      <w:b/>
    </w:rPr>
  </w:style>
  <w:style w:type="paragraph" w:styleId="23">
    <w:name w:val="列表 2"/>
    <w:basedOn w:val="List"/>
    <w:qFormat/>
    <w:pPr>
      <w:ind w:start="851" w:hanging="284"/>
    </w:pPr>
    <w:rPr/>
  </w:style>
  <w:style w:type="paragraph" w:styleId="32">
    <w:name w:val="列表 3"/>
    <w:basedOn w:val="23"/>
    <w:qFormat/>
    <w:pPr>
      <w:ind w:start="1135" w:hanging="284"/>
    </w:pPr>
    <w:rPr/>
  </w:style>
  <w:style w:type="paragraph" w:styleId="42">
    <w:name w:val="列表 4"/>
    <w:basedOn w:val="32"/>
    <w:qFormat/>
    <w:pPr>
      <w:ind w:start="1418" w:hanging="284"/>
    </w:pPr>
    <w:rPr/>
  </w:style>
  <w:style w:type="paragraph" w:styleId="Style25">
    <w:name w:val="文档结构图"/>
    <w:basedOn w:val="Normal"/>
    <w:qFormat/>
    <w:pPr>
      <w:shd w:fill="000080" w:val="clear"/>
    </w:pPr>
    <w:rPr>
      <w:rFonts w:ascii="Tahoma" w:hAnsi="Tahoma" w:cs="Tahoma"/>
    </w:rPr>
  </w:style>
  <w:style w:type="paragraph" w:styleId="Style26">
    <w:name w:val="批注主题"/>
    <w:basedOn w:val="Style23"/>
    <w:next w:val="Style23"/>
    <w:qFormat/>
    <w:pPr/>
    <w:rPr>
      <w:b/>
      <w:bCs/>
    </w:rPr>
  </w:style>
  <w:style w:type="paragraph" w:styleId="LD">
    <w:name w:val="LD"/>
    <w:qFormat/>
    <w:pPr>
      <w:keepNext w:val="true"/>
      <w:keepLines/>
      <w:widowControl/>
      <w:bidi w:val="0"/>
      <w:spacing w:lineRule="exact" w:line="180"/>
    </w:pPr>
    <w:rPr>
      <w:rFonts w:ascii="MS LineDraw" w:hAnsi="MS LineDraw" w:eastAsia="等线;DengXian" w:cs="MS LineDraw"/>
      <w:color w:val="auto"/>
      <w:sz w:val="20"/>
      <w:szCs w:val="20"/>
      <w:lang w:val="en-GB" w:bidi="ar-SA" w:eastAsia="zh-CN"/>
    </w:rPr>
  </w:style>
  <w:style w:type="paragraph" w:styleId="Tf">
    <w:name w:val="tf"/>
    <w:basedOn w:val="Normal"/>
    <w:qFormat/>
    <w:pPr>
      <w:spacing w:before="280" w:after="280"/>
    </w:pPr>
    <w:rPr>
      <w:rFonts w:eastAsia="MS Mincho;ＭＳ 明朝"/>
      <w:sz w:val="24"/>
      <w:szCs w:val="24"/>
      <w:lang w:val="en-US" w:eastAsia="ja-JP"/>
    </w:rPr>
  </w:style>
  <w:style w:type="paragraph" w:styleId="CharChar1CharChar">
    <w:name w:val="Char Char1 Char Char"/>
    <w:basedOn w:val="Normal"/>
    <w:qFormat/>
    <w:pPr>
      <w:widowControl w:val="false"/>
      <w:spacing w:before="0" w:after="0"/>
      <w:jc w:val="both"/>
    </w:pPr>
    <w:rPr>
      <w:rFonts w:eastAsia="宋体;SimSun"/>
      <w:kern w:val="2"/>
      <w:sz w:val="21"/>
      <w:szCs w:val="24"/>
      <w:lang w:val="en-US" w:eastAsia="zh-CN"/>
    </w:rPr>
  </w:style>
  <w:style w:type="paragraph" w:styleId="TAL">
    <w:name w:val="TAL"/>
    <w:basedOn w:val="Normal"/>
    <w:qFormat/>
    <w:pPr>
      <w:keepNext w:val="true"/>
      <w:keepLines/>
      <w:spacing w:before="0" w:after="0"/>
    </w:pPr>
    <w:rPr>
      <w:rFonts w:ascii="Arial" w:hAnsi="Arial" w:cs="Arial"/>
      <w:sz w:val="18"/>
    </w:rPr>
  </w:style>
  <w:style w:type="paragraph" w:styleId="FigureTitle">
    <w:name w:val="Figure_Title"/>
    <w:basedOn w:val="Normal"/>
    <w:next w:val="Normal"/>
    <w:qFormat/>
    <w:pPr>
      <w:keepLines/>
      <w:tabs>
        <w:tab w:val="clear" w:pos="284"/>
        <w:tab w:val="left" w:pos="794" w:leader="none"/>
        <w:tab w:val="left" w:pos="1191" w:leader="none"/>
        <w:tab w:val="left" w:pos="1588" w:leader="none"/>
        <w:tab w:val="left" w:pos="1985" w:leader="none"/>
      </w:tabs>
      <w:spacing w:before="120" w:after="480"/>
      <w:jc w:val="center"/>
    </w:pPr>
    <w:rPr>
      <w:rFonts w:eastAsia="MS Mincho;ＭＳ 明朝"/>
      <w:b/>
      <w:sz w:val="24"/>
    </w:rPr>
  </w:style>
  <w:style w:type="paragraph" w:styleId="HTML1">
    <w:name w:val="HTML 预设格式"/>
    <w:basedOn w:val="Normal"/>
    <w:qFormat/>
    <w:pPr>
      <w:tabs>
        <w:tab w:val="clear" w:pos="284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overflowPunct w:val="false"/>
      <w:autoSpaceDE w:val="false"/>
      <w:spacing w:before="0" w:after="0"/>
      <w:textAlignment w:val="baseline"/>
    </w:pPr>
    <w:rPr>
      <w:rFonts w:ascii="Courier New" w:hAnsi="Courier New" w:eastAsia="Times New Roman" w:cs="Courier New"/>
      <w:lang w:val="en-US"/>
    </w:rPr>
  </w:style>
  <w:style w:type="paragraph" w:styleId="Style27">
    <w:name w:val="批注框文本"/>
    <w:basedOn w:val="Normal"/>
    <w:qFormat/>
    <w:pPr/>
    <w:rPr>
      <w:rFonts w:ascii="Tahoma" w:hAnsi="Tahoma" w:cs="Tahoma"/>
      <w:sz w:val="16"/>
      <w:szCs w:val="16"/>
    </w:rPr>
  </w:style>
  <w:style w:type="paragraph" w:styleId="Index1">
    <w:name w:val="Index 1"/>
    <w:basedOn w:val="Normal"/>
    <w:pPr>
      <w:keepLines/>
      <w:spacing w:before="0" w:after="0"/>
    </w:pPr>
    <w:rPr/>
  </w:style>
  <w:style w:type="paragraph" w:styleId="Index2">
    <w:name w:val="Index 2"/>
    <w:basedOn w:val="Index1"/>
    <w:pPr>
      <w:ind w:start="284" w:hanging="0"/>
    </w:pPr>
    <w:rPr/>
  </w:style>
  <w:style w:type="paragraph" w:styleId="Footer">
    <w:name w:val="Footer"/>
    <w:basedOn w:val="Header"/>
    <w:pPr>
      <w:jc w:val="center"/>
    </w:pPr>
    <w:rPr>
      <w:i/>
    </w:rPr>
  </w:style>
  <w:style w:type="paragraph" w:styleId="52">
    <w:name w:val="列表 5"/>
    <w:basedOn w:val="42"/>
    <w:qFormat/>
    <w:pPr>
      <w:ind w:start="1702" w:hanging="284"/>
    </w:pPr>
    <w:rPr/>
  </w:style>
  <w:style w:type="paragraph" w:styleId="Footnote">
    <w:name w:val="Footnote Text"/>
    <w:basedOn w:val="Normal"/>
    <w:pPr>
      <w:keepLines/>
      <w:spacing w:before="0" w:after="0"/>
      <w:ind w:start="454" w:hanging="454"/>
    </w:pPr>
    <w:rPr>
      <w:sz w:val="16"/>
    </w:rPr>
  </w:style>
  <w:style w:type="paragraph" w:styleId="Style28">
    <w:name w:val="纯文本"/>
    <w:basedOn w:val="Normal"/>
    <w:qFormat/>
    <w:pPr/>
    <w:rPr>
      <w:rFonts w:ascii="Courier New" w:hAnsi="Courier New" w:eastAsia="MS Mincho;ＭＳ 明朝" w:cs="Courier New"/>
      <w:lang w:val="nb-NO"/>
    </w:rPr>
  </w:style>
  <w:style w:type="paragraph" w:styleId="TALLeft1">
    <w:name w:val="TAL + Left:  1"/>
    <w:basedOn w:val="TAL"/>
    <w:qFormat/>
    <w:pPr>
      <w:overflowPunct w:val="false"/>
      <w:autoSpaceDE w:val="false"/>
      <w:ind w:start="567" w:hanging="0"/>
      <w:textAlignment w:val="baseline"/>
    </w:pPr>
    <w:rPr/>
  </w:style>
  <w:style w:type="paragraph" w:styleId="TH">
    <w:name w:val="TH"/>
    <w:basedOn w:val="Normal"/>
    <w:qFormat/>
    <w:pPr>
      <w:keepNext w:val="true"/>
      <w:keepLines/>
      <w:spacing w:before="60" w:after="180"/>
      <w:jc w:val="center"/>
    </w:pPr>
    <w:rPr>
      <w:rFonts w:ascii="Arial" w:hAnsi="Arial" w:cs="Arial"/>
      <w:b/>
    </w:rPr>
  </w:style>
  <w:style w:type="paragraph" w:styleId="TF1">
    <w:name w:val="TF"/>
    <w:basedOn w:val="TH"/>
    <w:qFormat/>
    <w:pPr>
      <w:keepNext w:val="false"/>
      <w:spacing w:before="0" w:after="240"/>
    </w:pPr>
    <w:rPr/>
  </w:style>
  <w:style w:type="paragraph" w:styleId="BalloonText1">
    <w:name w:val="Balloon Text1"/>
    <w:basedOn w:val="Normal"/>
    <w:qFormat/>
    <w:pPr/>
    <w:rPr>
      <w:rFonts w:ascii="Tahoma" w:hAnsi="Tahoma" w:eastAsia="MS Mincho;ＭＳ 明朝" w:cs="Tahoma"/>
      <w:sz w:val="16"/>
      <w:szCs w:val="16"/>
    </w:rPr>
  </w:style>
  <w:style w:type="paragraph" w:styleId="CharCharCharCharCarCarCharCarCarCharCharCarCarCharCarCarCharCarCar">
    <w:name w:val="Char Char Char Char Car Car Char Car Car Char Char Car Car Char Car Car Char Car C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ZT">
    <w:name w:val="ZT"/>
    <w:qFormat/>
    <w:pPr>
      <w:widowControl w:val="false"/>
      <w:bidi w:val="0"/>
      <w:spacing w:lineRule="atLeast" w:line="240"/>
      <w:jc w:val="end"/>
    </w:pPr>
    <w:rPr>
      <w:rFonts w:ascii="Arial" w:hAnsi="Arial" w:eastAsia="等线;DengXian" w:cs="Arial"/>
      <w:b/>
      <w:color w:val="auto"/>
      <w:sz w:val="34"/>
      <w:szCs w:val="20"/>
      <w:lang w:val="en-GB" w:bidi="ar-SA" w:eastAsia="zh-CN"/>
    </w:rPr>
  </w:style>
  <w:style w:type="paragraph" w:styleId="NO">
    <w:name w:val="NO"/>
    <w:basedOn w:val="Normal"/>
    <w:qFormat/>
    <w:pPr>
      <w:keepLines/>
      <w:ind w:start="1135" w:hanging="851"/>
    </w:pPr>
    <w:rPr/>
  </w:style>
  <w:style w:type="paragraph" w:styleId="NF">
    <w:name w:val="NF"/>
    <w:basedOn w:val="NO"/>
    <w:qFormat/>
    <w:pPr>
      <w:keepNext w:val="true"/>
      <w:spacing w:before="0" w:after="0"/>
    </w:pPr>
    <w:rPr>
      <w:rFonts w:ascii="Arial" w:hAnsi="Arial" w:cs="Arial"/>
      <w:sz w:val="18"/>
    </w:rPr>
  </w:style>
  <w:style w:type="paragraph" w:styleId="TALLeft0">
    <w:name w:val="TAL + Left:  0"/>
    <w:basedOn w:val="TAL"/>
    <w:qFormat/>
    <w:pPr>
      <w:overflowPunct w:val="false"/>
      <w:autoSpaceDE w:val="false"/>
      <w:spacing w:lineRule="atLeast" w:line="0"/>
      <w:ind w:start="142" w:hanging="0"/>
      <w:textAlignment w:val="baseline"/>
    </w:pPr>
    <w:rPr>
      <w:rFonts w:eastAsia="宋体;SimSun"/>
    </w:rPr>
  </w:style>
  <w:style w:type="paragraph" w:styleId="INDENT1">
    <w:name w:val="INDENT1"/>
    <w:basedOn w:val="Normal"/>
    <w:qFormat/>
    <w:pPr>
      <w:ind w:start="851" w:hanging="0"/>
    </w:pPr>
    <w:rPr>
      <w:rFonts w:eastAsia="MS Mincho;ＭＳ 明朝"/>
    </w:rPr>
  </w:style>
  <w:style w:type="paragraph" w:styleId="PL">
    <w:name w:val="PL"/>
    <w:qFormat/>
    <w:pPr>
      <w:widowControl/>
      <w:tabs>
        <w:tab w:val="clear" w:pos="284"/>
        <w:tab w:val="left" w:pos="384" w:leader="none"/>
        <w:tab w:val="left" w:pos="768" w:leader="none"/>
        <w:tab w:val="left" w:pos="1152" w:leader="none"/>
        <w:tab w:val="left" w:pos="1536" w:leader="none"/>
        <w:tab w:val="left" w:pos="1920" w:leader="none"/>
        <w:tab w:val="left" w:pos="2304" w:leader="none"/>
        <w:tab w:val="left" w:pos="2688" w:leader="none"/>
        <w:tab w:val="left" w:pos="3072" w:leader="none"/>
        <w:tab w:val="left" w:pos="3456" w:leader="none"/>
        <w:tab w:val="left" w:pos="3840" w:leader="none"/>
        <w:tab w:val="left" w:pos="4224" w:leader="none"/>
        <w:tab w:val="left" w:pos="4608" w:leader="none"/>
        <w:tab w:val="left" w:pos="4992" w:leader="none"/>
        <w:tab w:val="left" w:pos="5376" w:leader="none"/>
        <w:tab w:val="left" w:pos="5760" w:leader="none"/>
        <w:tab w:val="left" w:pos="6144" w:leader="none"/>
        <w:tab w:val="left" w:pos="6528" w:leader="none"/>
        <w:tab w:val="left" w:pos="6912" w:leader="none"/>
        <w:tab w:val="left" w:pos="7296" w:leader="none"/>
        <w:tab w:val="left" w:pos="7680" w:leader="none"/>
        <w:tab w:val="left" w:pos="8064" w:leader="none"/>
        <w:tab w:val="left" w:pos="8448" w:leader="none"/>
        <w:tab w:val="left" w:pos="8832" w:leader="none"/>
        <w:tab w:val="left" w:pos="9216" w:leader="none"/>
      </w:tabs>
      <w:bidi w:val="0"/>
    </w:pPr>
    <w:rPr>
      <w:rFonts w:ascii="Courier New" w:hAnsi="Courier New" w:eastAsia="等线;DengXian" w:cs="Courier New"/>
      <w:color w:val="auto"/>
      <w:sz w:val="16"/>
      <w:szCs w:val="20"/>
      <w:lang w:val="en-GB" w:eastAsia="ja-JP" w:bidi="ar-SA"/>
    </w:rPr>
  </w:style>
  <w:style w:type="paragraph" w:styleId="FirstChange">
    <w:name w:val="First Change"/>
    <w:basedOn w:val="Normal"/>
    <w:qFormat/>
    <w:pPr>
      <w:jc w:val="center"/>
    </w:pPr>
    <w:rPr>
      <w:rFonts w:eastAsia="宋体;SimSun"/>
      <w:color w:val="FF0000"/>
    </w:rPr>
  </w:style>
  <w:style w:type="paragraph" w:styleId="SectionXX">
    <w:name w:val="Section X.X"/>
    <w:basedOn w:val="Normal"/>
    <w:next w:val="Normal"/>
    <w:qFormat/>
    <w:pPr>
      <w:widowControl w:val="false"/>
      <w:jc w:val="both"/>
      <w:outlineLvl w:val="1"/>
    </w:pPr>
    <w:rPr>
      <w:rFonts w:ascii="Arial" w:hAnsi="Arial" w:eastAsia="Arial" w:cs="Arial"/>
      <w:kern w:val="2"/>
      <w:sz w:val="24"/>
      <w:szCs w:val="24"/>
      <w:lang w:eastAsia="ja-JP"/>
    </w:rPr>
  </w:style>
  <w:style w:type="paragraph" w:styleId="B5">
    <w:name w:val="B5"/>
    <w:basedOn w:val="52"/>
    <w:qFormat/>
    <w:pPr/>
    <w:rPr/>
  </w:style>
  <w:style w:type="paragraph" w:styleId="Char3CharCharCharCharChar">
    <w:name w:val="Char3 Char Char Char (文字) (文字) Char 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Guidance">
    <w:name w:val="Guidance"/>
    <w:basedOn w:val="Normal"/>
    <w:qFormat/>
    <w:pPr>
      <w:overflowPunct w:val="false"/>
      <w:autoSpaceDE w:val="false"/>
      <w:textAlignment w:val="baseline"/>
    </w:pPr>
    <w:rPr>
      <w:i/>
      <w:color w:val="0000FF"/>
    </w:rPr>
  </w:style>
  <w:style w:type="paragraph" w:styleId="ListBullet6">
    <w:name w:val="List Bullet 6"/>
    <w:basedOn w:val="51"/>
    <w:qFormat/>
    <w:pPr>
      <w:tabs>
        <w:tab w:val="clear" w:pos="284"/>
        <w:tab w:val="left" w:pos="1440" w:leader="hyphen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</w:tabs>
      <w:overflowPunct w:val="false"/>
      <w:autoSpaceDE w:val="false"/>
      <w:spacing w:before="0" w:after="0"/>
      <w:ind w:start="1985" w:hanging="284"/>
      <w:jc w:val="both"/>
      <w:textAlignment w:val="baseline"/>
    </w:pPr>
    <w:rPr>
      <w:rFonts w:ascii="Times" w:hAnsi="Times" w:cs="Times"/>
      <w:sz w:val="24"/>
      <w:lang w:val="en-US"/>
    </w:rPr>
  </w:style>
  <w:style w:type="paragraph" w:styleId="EQ">
    <w:name w:val="EQ"/>
    <w:basedOn w:val="Normal"/>
    <w:next w:val="Normal"/>
    <w:qFormat/>
    <w:pPr>
      <w:keepLines/>
      <w:tabs>
        <w:tab w:val="clear" w:pos="284"/>
        <w:tab w:val="center" w:pos="4536" w:leader="none"/>
        <w:tab w:val="right" w:pos="9072" w:leader="none"/>
      </w:tabs>
    </w:pPr>
    <w:rPr>
      <w:lang w:val="en-US" w:eastAsia="en-US"/>
    </w:rPr>
  </w:style>
  <w:style w:type="paragraph" w:styleId="TT">
    <w:name w:val="TT"/>
    <w:basedOn w:val="Heading1"/>
    <w:next w:val="Normal"/>
    <w:qFormat/>
    <w:pPr>
      <w:numPr>
        <w:ilvl w:val="0"/>
        <w:numId w:val="0"/>
      </w:numPr>
      <w:ind w:start="1134" w:hanging="1134"/>
      <w:outlineLvl w:val="9"/>
    </w:pPr>
    <w:rPr/>
  </w:style>
  <w:style w:type="paragraph" w:styleId="NoteBoxed">
    <w:name w:val="Note - Boxed"/>
    <w:basedOn w:val="Normal"/>
    <w:next w:val="Normal"/>
    <w:qFormat/>
    <w:pPr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Bdr>
      <w:shd w:fill="FFFF99" w:val="clear"/>
      <w:tabs>
        <w:tab w:val="clear" w:pos="284"/>
        <w:tab w:val="left" w:pos="1080" w:leader="none"/>
      </w:tabs>
      <w:spacing w:before="100" w:after="100"/>
      <w:ind w:start="720" w:hanging="720"/>
    </w:pPr>
    <w:rPr>
      <w:rFonts w:ascii="Monotype Sorts;Symbol" w:hAnsi="Monotype Sorts;Symbol" w:eastAsia="Monotype Sorts;Symbol" w:cs="Monotype Sorts;Symbol"/>
      <w:bCs/>
      <w:i/>
      <w:sz w:val="22"/>
      <w:lang w:eastAsia="ko-KR"/>
    </w:rPr>
  </w:style>
  <w:style w:type="paragraph" w:styleId="Enumlev2">
    <w:name w:val="enumlev2"/>
    <w:basedOn w:val="Normal"/>
    <w:qFormat/>
    <w:pPr>
      <w:tabs>
        <w:tab w:val="clear" w:pos="284"/>
        <w:tab w:val="left" w:pos="794" w:leader="none"/>
        <w:tab w:val="left" w:pos="1191" w:leader="none"/>
        <w:tab w:val="left" w:pos="1588" w:leader="none"/>
        <w:tab w:val="left" w:pos="1985" w:leader="none"/>
      </w:tabs>
      <w:spacing w:before="86" w:after="180"/>
      <w:ind w:start="1588" w:hanging="397"/>
      <w:jc w:val="both"/>
    </w:pPr>
    <w:rPr>
      <w:rFonts w:eastAsia="MS Mincho;ＭＳ 明朝"/>
      <w:lang w:val="en-US"/>
    </w:rPr>
  </w:style>
  <w:style w:type="paragraph" w:styleId="Doctext2">
    <w:name w:val="Doc-text2"/>
    <w:basedOn w:val="Normal"/>
    <w:qFormat/>
    <w:pPr>
      <w:spacing w:before="0" w:after="0"/>
      <w:ind w:start="1622" w:hanging="363"/>
    </w:pPr>
    <w:rPr>
      <w:rFonts w:ascii="Arial" w:hAnsi="Arial" w:eastAsia="宋体;SimSun" w:cs="Arial"/>
      <w:color w:val="0000FF"/>
      <w:kern w:val="2"/>
      <w:lang w:eastAsia="zh-CN"/>
    </w:rPr>
  </w:style>
  <w:style w:type="paragraph" w:styleId="Pl1">
    <w:name w:val="pl"/>
    <w:basedOn w:val="Normal"/>
    <w:qFormat/>
    <w:pPr>
      <w:overflowPunct w:val="false"/>
      <w:autoSpaceDE w:val="false"/>
      <w:spacing w:before="0" w:after="0"/>
      <w:textAlignment w:val="baseline"/>
    </w:pPr>
    <w:rPr>
      <w:rFonts w:ascii="Courier New" w:hAnsi="Courier New" w:eastAsia="Batang;바탕" w:cs="Courier New"/>
      <w:sz w:val="16"/>
      <w:szCs w:val="16"/>
      <w:lang w:val="en-US" w:eastAsia="ko-KR"/>
    </w:rPr>
  </w:style>
  <w:style w:type="paragraph" w:styleId="FP">
    <w:name w:val="FP"/>
    <w:basedOn w:val="Normal"/>
    <w:qFormat/>
    <w:pPr>
      <w:spacing w:before="0" w:after="0"/>
    </w:pPr>
    <w:rPr/>
  </w:style>
  <w:style w:type="paragraph" w:styleId="CharChar1CharCharCharCharCharCharCharCharCharCharCharCharCharChar">
    <w:name w:val="Char Char1 Char Char Char Char Char Char Char Char Char Char Char Char Char Char"/>
    <w:basedOn w:val="Normal"/>
    <w:qFormat/>
    <w:pPr>
      <w:widowControl w:val="false"/>
      <w:spacing w:before="0" w:after="0"/>
      <w:jc w:val="both"/>
    </w:pPr>
    <w:rPr>
      <w:rFonts w:eastAsia="宋体;SimSun"/>
      <w:kern w:val="2"/>
      <w:sz w:val="21"/>
      <w:szCs w:val="24"/>
      <w:lang w:val="en-US" w:eastAsia="zh-CN"/>
    </w:rPr>
  </w:style>
  <w:style w:type="paragraph" w:styleId="00BodyText">
    <w:name w:val="00 BodyText"/>
    <w:basedOn w:val="Normal"/>
    <w:qFormat/>
    <w:pPr>
      <w:spacing w:before="0" w:after="220"/>
    </w:pPr>
    <w:rPr>
      <w:rFonts w:ascii="Arial" w:hAnsi="Arial" w:eastAsia="MS Mincho;ＭＳ 明朝" w:cs="Arial"/>
      <w:sz w:val="22"/>
      <w:lang w:val="en-US"/>
    </w:rPr>
  </w:style>
  <w:style w:type="paragraph" w:styleId="ZB">
    <w:name w:val="ZB"/>
    <w:qFormat/>
    <w:pPr>
      <w:widowControl w:val="false"/>
      <w:bidi w:val="0"/>
      <w:ind w:end="28" w:hanging="0"/>
      <w:jc w:val="end"/>
    </w:pPr>
    <w:rPr>
      <w:rFonts w:ascii="Arial" w:hAnsi="Arial" w:eastAsia="等线;DengXian" w:cs="Arial"/>
      <w:i/>
      <w:color w:val="auto"/>
      <w:sz w:val="20"/>
      <w:szCs w:val="20"/>
      <w:lang w:val="en-GB" w:bidi="ar-SA" w:eastAsia="zh-CN"/>
    </w:rPr>
  </w:style>
  <w:style w:type="paragraph" w:styleId="ZTD">
    <w:name w:val="ZTD"/>
    <w:basedOn w:val="ZB"/>
    <w:qFormat/>
    <w:pPr/>
    <w:rPr>
      <w:i w:val="false"/>
      <w:sz w:val="40"/>
    </w:rPr>
  </w:style>
  <w:style w:type="paragraph" w:styleId="TALLeft1cm">
    <w:name w:val="TAL + Left:  1 cm"/>
    <w:basedOn w:val="TAL"/>
    <w:qFormat/>
    <w:pPr>
      <w:overflowPunct w:val="false"/>
      <w:autoSpaceDE w:val="false"/>
      <w:ind w:start="567" w:hanging="0"/>
      <w:textAlignment w:val="baseline"/>
    </w:pPr>
    <w:rPr/>
  </w:style>
  <w:style w:type="paragraph" w:styleId="StyleTALLeft075cm">
    <w:name w:val="Style TAL + Left:  075 cm"/>
    <w:basedOn w:val="TAL"/>
    <w:qFormat/>
    <w:pPr>
      <w:overflowPunct w:val="false"/>
      <w:autoSpaceDE w:val="false"/>
      <w:ind w:start="425" w:hanging="0"/>
      <w:textAlignment w:val="baseline"/>
    </w:pPr>
    <w:rPr/>
  </w:style>
  <w:style w:type="paragraph" w:styleId="TALLeft125cm">
    <w:name w:val="TAL + Left: 125 cm"/>
    <w:basedOn w:val="StyleTALLeft075cm"/>
    <w:qFormat/>
    <w:pPr>
      <w:kinsoku w:val="false"/>
      <w:overflowPunct w:val="true"/>
      <w:autoSpaceDE w:val="true"/>
      <w:ind w:start="709" w:hanging="0"/>
      <w:textAlignment w:val="auto"/>
    </w:pPr>
    <w:rPr>
      <w:rFonts w:cs="Arial"/>
      <w:bCs/>
      <w:szCs w:val="18"/>
      <w:lang w:eastAsia="zh-CN"/>
    </w:rPr>
  </w:style>
  <w:style w:type="paragraph" w:styleId="Car1">
    <w:name w:val="Car1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3GPPHeader">
    <w:name w:val="3GPP_Header"/>
    <w:basedOn w:val="Normal"/>
    <w:qFormat/>
    <w:pPr>
      <w:tabs>
        <w:tab w:val="clear" w:pos="284"/>
        <w:tab w:val="left" w:pos="1701" w:leader="none"/>
        <w:tab w:val="right" w:pos="9639" w:leader="none"/>
      </w:tabs>
      <w:overflowPunct w:val="false"/>
      <w:autoSpaceDE w:val="false"/>
      <w:spacing w:before="0" w:after="240"/>
      <w:jc w:val="both"/>
      <w:textAlignment w:val="baseline"/>
    </w:pPr>
    <w:rPr>
      <w:rFonts w:ascii="Arial" w:hAnsi="Arial" w:cs="Arial"/>
      <w:b/>
      <w:sz w:val="24"/>
      <w:lang w:eastAsia="zh-CN"/>
    </w:rPr>
  </w:style>
  <w:style w:type="paragraph" w:styleId="B4">
    <w:name w:val="B4"/>
    <w:basedOn w:val="42"/>
    <w:qFormat/>
    <w:pPr/>
    <w:rPr/>
  </w:style>
  <w:style w:type="paragraph" w:styleId="Style29">
    <w:name w:val="列表段落"/>
    <w:basedOn w:val="Normal"/>
    <w:qFormat/>
    <w:pPr>
      <w:spacing w:before="0" w:after="180"/>
      <w:ind w:start="720" w:hanging="0"/>
      <w:contextualSpacing/>
    </w:pPr>
    <w:rPr/>
  </w:style>
  <w:style w:type="paragraph" w:styleId="11BodyText">
    <w:name w:val="11 BodyText"/>
    <w:basedOn w:val="Normal"/>
    <w:qFormat/>
    <w:pPr>
      <w:spacing w:before="0" w:after="220"/>
      <w:ind w:start="1298" w:hanging="0"/>
    </w:pPr>
    <w:rPr>
      <w:rFonts w:ascii="Arial" w:hAnsi="Arial" w:eastAsia="MS Mincho;ＭＳ 明朝" w:cs="Arial"/>
      <w:sz w:val="22"/>
      <w:lang w:val="en-US"/>
    </w:rPr>
  </w:style>
  <w:style w:type="paragraph" w:styleId="ZU">
    <w:name w:val="ZU"/>
    <w:qFormat/>
    <w:pPr>
      <w:widowControl w:val="false"/>
      <w:pBdr>
        <w:top w:val="single" w:sz="12" w:space="1" w:color="000000"/>
      </w:pBdr>
      <w:bidi w:val="0"/>
      <w:jc w:val="end"/>
    </w:pPr>
    <w:rPr>
      <w:rFonts w:ascii="Arial" w:hAnsi="Arial" w:eastAsia="等线;DengXian" w:cs="Arial"/>
      <w:color w:val="auto"/>
      <w:sz w:val="20"/>
      <w:szCs w:val="20"/>
      <w:lang w:val="en-GB" w:bidi="ar-SA" w:eastAsia="zh-CN"/>
    </w:rPr>
  </w:style>
  <w:style w:type="paragraph" w:styleId="B2">
    <w:name w:val="B2"/>
    <w:basedOn w:val="23"/>
    <w:qFormat/>
    <w:pPr/>
    <w:rPr/>
  </w:style>
  <w:style w:type="paragraph" w:styleId="CommentSubject1">
    <w:name w:val="Comment Subject1"/>
    <w:basedOn w:val="Style23"/>
    <w:next w:val="Style23"/>
    <w:qFormat/>
    <w:pPr/>
    <w:rPr>
      <w:rFonts w:eastAsia="MS Mincho;ＭＳ 明朝"/>
      <w:b/>
      <w:bCs/>
    </w:rPr>
  </w:style>
  <w:style w:type="paragraph" w:styleId="ZH">
    <w:name w:val="ZH"/>
    <w:qFormat/>
    <w:pPr>
      <w:widowControl w:val="false"/>
      <w:bidi w:val="0"/>
    </w:pPr>
    <w:rPr>
      <w:rFonts w:ascii="Arial" w:hAnsi="Arial" w:eastAsia="等线;DengXian" w:cs="Arial"/>
      <w:color w:val="auto"/>
      <w:sz w:val="20"/>
      <w:szCs w:val="20"/>
      <w:lang w:val="en-GB" w:bidi="ar-SA" w:eastAsia="zh-CN"/>
    </w:rPr>
  </w:style>
  <w:style w:type="paragraph" w:styleId="Tal1">
    <w:name w:val="tal"/>
    <w:basedOn w:val="Normal"/>
    <w:qFormat/>
    <w:pPr>
      <w:overflowPunct w:val="false"/>
      <w:autoSpaceDE w:val="false"/>
      <w:spacing w:before="280" w:after="280"/>
      <w:textAlignment w:val="baseline"/>
    </w:pPr>
    <w:rPr>
      <w:rFonts w:ascii="宋体;SimSun" w:hAnsi="宋体;SimSun" w:eastAsia="宋体;SimSun" w:cs="宋体;SimSun"/>
      <w:sz w:val="24"/>
      <w:szCs w:val="24"/>
      <w:lang w:val="en-US" w:eastAsia="zh-CN"/>
    </w:rPr>
  </w:style>
  <w:style w:type="paragraph" w:styleId="CouvRecTitle">
    <w:name w:val="Couv Rec Title"/>
    <w:basedOn w:val="Normal"/>
    <w:qFormat/>
    <w:pPr>
      <w:keepNext w:val="true"/>
      <w:keepLines/>
      <w:spacing w:before="240" w:after="180"/>
      <w:ind w:start="1418" w:hanging="0"/>
    </w:pPr>
    <w:rPr>
      <w:rFonts w:ascii="Arial" w:hAnsi="Arial" w:eastAsia="MS Mincho;ＭＳ 明朝" w:cs="Arial"/>
      <w:b/>
      <w:sz w:val="36"/>
      <w:lang w:val="en-US"/>
    </w:rPr>
  </w:style>
  <w:style w:type="paragraph" w:styleId="ZG">
    <w:name w:val="ZG"/>
    <w:qFormat/>
    <w:pPr>
      <w:widowControl w:val="false"/>
      <w:bidi w:val="0"/>
      <w:jc w:val="end"/>
    </w:pPr>
    <w:rPr>
      <w:rFonts w:ascii="Arial" w:hAnsi="Arial" w:eastAsia="等线;DengXian" w:cs="Arial"/>
      <w:color w:val="auto"/>
      <w:sz w:val="20"/>
      <w:szCs w:val="20"/>
      <w:lang w:val="en-GB" w:bidi="ar-SA" w:eastAsia="zh-CN"/>
    </w:rPr>
  </w:style>
  <w:style w:type="paragraph" w:styleId="RecCCITT">
    <w:name w:val="Rec_CCITT_#"/>
    <w:basedOn w:val="Normal"/>
    <w:qFormat/>
    <w:pPr>
      <w:keepNext w:val="true"/>
      <w:keepLines/>
    </w:pPr>
    <w:rPr>
      <w:rFonts w:eastAsia="MS Mincho;ＭＳ 明朝"/>
      <w:b/>
    </w:rPr>
  </w:style>
  <w:style w:type="paragraph" w:styleId="CarCar">
    <w:name w:val="Car Car"/>
    <w:qFormat/>
    <w:pPr>
      <w:keepNext w:val="true"/>
      <w:widowControl/>
      <w:tabs>
        <w:tab w:val="clear" w:pos="284"/>
        <w:tab w:val="left" w:pos="720" w:leader="none"/>
      </w:tabs>
      <w:autoSpaceDE w:val="false"/>
      <w:bidi w:val="0"/>
      <w:spacing w:before="60" w:after="60"/>
      <w:ind w:start="720" w:hanging="360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EX">
    <w:name w:val="EX"/>
    <w:basedOn w:val="Normal"/>
    <w:qFormat/>
    <w:pPr>
      <w:keepLines/>
      <w:ind w:start="1702" w:hanging="1418"/>
    </w:pPr>
    <w:rPr/>
  </w:style>
  <w:style w:type="paragraph" w:styleId="B1">
    <w:name w:val="B1"/>
    <w:basedOn w:val="List"/>
    <w:qFormat/>
    <w:pPr/>
    <w:rPr/>
  </w:style>
  <w:style w:type="paragraph" w:styleId="TAC">
    <w:name w:val="TAC"/>
    <w:basedOn w:val="TAL"/>
    <w:qFormat/>
    <w:pPr>
      <w:jc w:val="center"/>
    </w:pPr>
    <w:rPr/>
  </w:style>
  <w:style w:type="paragraph" w:styleId="TAH">
    <w:name w:val="TAH"/>
    <w:basedOn w:val="TAC"/>
    <w:qFormat/>
    <w:pPr/>
    <w:rPr>
      <w:b/>
    </w:rPr>
  </w:style>
  <w:style w:type="paragraph" w:styleId="ZD">
    <w:name w:val="ZD"/>
    <w:qFormat/>
    <w:pPr>
      <w:widowControl w:val="false"/>
      <w:bidi w:val="0"/>
    </w:pPr>
    <w:rPr>
      <w:rFonts w:ascii="Arial" w:hAnsi="Arial" w:eastAsia="等线;DengXian" w:cs="Arial"/>
      <w:color w:val="auto"/>
      <w:sz w:val="32"/>
      <w:szCs w:val="20"/>
      <w:lang w:val="en-GB" w:bidi="ar-SA" w:eastAsia="zh-CN"/>
    </w:rPr>
  </w:style>
  <w:style w:type="paragraph" w:styleId="ZchnZchn1">
    <w:name w:val="Zchn Zchn1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Note">
    <w:name w:val="Note"/>
    <w:basedOn w:val="Normal"/>
    <w:qFormat/>
    <w:pPr>
      <w:spacing w:before="0" w:after="120"/>
      <w:ind w:start="1134" w:hanging="567"/>
    </w:pPr>
    <w:rPr>
      <w:rFonts w:eastAsia="MS Mincho;ＭＳ 明朝"/>
      <w:szCs w:val="22"/>
    </w:rPr>
  </w:style>
  <w:style w:type="paragraph" w:styleId="INDENT2">
    <w:name w:val="INDENT2"/>
    <w:basedOn w:val="Normal"/>
    <w:qFormat/>
    <w:pPr>
      <w:overflowPunct w:val="false"/>
      <w:autoSpaceDE w:val="false"/>
      <w:ind w:start="1135" w:hanging="284"/>
      <w:textAlignment w:val="baseline"/>
    </w:pPr>
    <w:rPr/>
  </w:style>
  <w:style w:type="paragraph" w:styleId="Char">
    <w:name w:val="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NW">
    <w:name w:val="NW"/>
    <w:basedOn w:val="NO"/>
    <w:qFormat/>
    <w:pPr>
      <w:spacing w:before="0" w:after="0"/>
    </w:pPr>
    <w:rPr/>
  </w:style>
  <w:style w:type="paragraph" w:styleId="CharCharCharCharChar">
    <w:name w:val="Char Char (文字) (文字) Char (文字) (文字) Char Char (文字) (文字)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TALLeft11">
    <w:name w:val="TAL + Left: 1"/>
    <w:basedOn w:val="TALLeft125cm"/>
    <w:qFormat/>
    <w:pPr>
      <w:ind w:start="851" w:hanging="0"/>
    </w:pPr>
    <w:rPr>
      <w:rFonts w:eastAsia="Batang;바탕"/>
    </w:rPr>
  </w:style>
  <w:style w:type="paragraph" w:styleId="EW">
    <w:name w:val="EW"/>
    <w:basedOn w:val="EX"/>
    <w:qFormat/>
    <w:pPr>
      <w:spacing w:before="0" w:after="0"/>
    </w:pPr>
    <w:rPr/>
  </w:style>
  <w:style w:type="paragraph" w:styleId="List0">
    <w:name w:val="List 0"/>
    <w:basedOn w:val="Normal"/>
    <w:qFormat/>
    <w:pPr>
      <w:spacing w:before="0" w:after="120"/>
      <w:ind w:start="284" w:hanging="284"/>
    </w:pPr>
    <w:rPr>
      <w:rFonts w:ascii="Arial" w:hAnsi="Arial" w:eastAsia="MS Mincho;ＭＳ 明朝" w:cs="Arial"/>
      <w:szCs w:val="22"/>
    </w:rPr>
  </w:style>
  <w:style w:type="paragraph" w:styleId="Style30">
    <w:name w:val="修订"/>
    <w:qFormat/>
    <w:pPr>
      <w:widowControl/>
      <w:bidi w:val="0"/>
    </w:pPr>
    <w:rPr>
      <w:rFonts w:ascii="Times New Roman" w:hAnsi="Times New Roman" w:eastAsia="等线;DengXian" w:cs="Times New Roman"/>
      <w:color w:val="auto"/>
      <w:sz w:val="20"/>
      <w:szCs w:val="20"/>
      <w:lang w:val="en-GB" w:bidi="ar-SA" w:eastAsia="zh-CN"/>
    </w:rPr>
  </w:style>
  <w:style w:type="paragraph" w:styleId="Standard1">
    <w:name w:val="Standard1"/>
    <w:basedOn w:val="Normal"/>
    <w:qFormat/>
    <w:pPr>
      <w:overflowPunct w:val="false"/>
      <w:autoSpaceDE w:val="false"/>
      <w:spacing w:before="0" w:after="120"/>
      <w:textAlignment w:val="baseline"/>
    </w:pPr>
    <w:rPr>
      <w:szCs w:val="22"/>
    </w:rPr>
  </w:style>
  <w:style w:type="paragraph" w:styleId="TAR">
    <w:name w:val="TAR"/>
    <w:basedOn w:val="TAL"/>
    <w:qFormat/>
    <w:pPr>
      <w:jc w:val="end"/>
    </w:pPr>
    <w:rPr/>
  </w:style>
  <w:style w:type="paragraph" w:styleId="BalloonText2">
    <w:name w:val="Balloon Text2"/>
    <w:basedOn w:val="Normal"/>
    <w:qFormat/>
    <w:pPr/>
    <w:rPr>
      <w:rFonts w:ascii="Arial" w:hAnsi="Arial" w:eastAsia="MS Gothic;ＭＳ ゴシック" w:cs="Arial"/>
      <w:sz w:val="18"/>
      <w:szCs w:val="18"/>
    </w:rPr>
  </w:style>
  <w:style w:type="paragraph" w:styleId="INDENT3">
    <w:name w:val="INDENT3"/>
    <w:basedOn w:val="Normal"/>
    <w:qFormat/>
    <w:pPr>
      <w:ind w:start="1701" w:hanging="567"/>
    </w:pPr>
    <w:rPr>
      <w:rFonts w:eastAsia="MS Mincho;ＭＳ 明朝"/>
    </w:rPr>
  </w:style>
  <w:style w:type="paragraph" w:styleId="TAN">
    <w:name w:val="TAN"/>
    <w:basedOn w:val="TAL"/>
    <w:qFormat/>
    <w:pPr>
      <w:ind w:start="851" w:hanging="851"/>
    </w:pPr>
    <w:rPr/>
  </w:style>
  <w:style w:type="paragraph" w:styleId="ZA">
    <w:name w:val="ZA"/>
    <w:qFormat/>
    <w:pPr>
      <w:widowControl w:val="false"/>
      <w:pBdr>
        <w:bottom w:val="single" w:sz="12" w:space="1" w:color="000000"/>
      </w:pBdr>
      <w:bidi w:val="0"/>
      <w:jc w:val="end"/>
    </w:pPr>
    <w:rPr>
      <w:rFonts w:ascii="Arial" w:hAnsi="Arial" w:eastAsia="等线;DengXian" w:cs="Arial"/>
      <w:color w:val="auto"/>
      <w:sz w:val="40"/>
      <w:szCs w:val="20"/>
      <w:lang w:val="en-GB" w:bidi="ar-SA" w:eastAsia="zh-CN"/>
    </w:rPr>
  </w:style>
  <w:style w:type="paragraph" w:styleId="P1">
    <w:name w:val="p1"/>
    <w:basedOn w:val="Normal"/>
    <w:qFormat/>
    <w:pPr>
      <w:spacing w:before="0" w:after="0"/>
    </w:pPr>
    <w:rPr>
      <w:rFonts w:eastAsia="Calibri"/>
      <w:sz w:val="24"/>
      <w:szCs w:val="24"/>
      <w:lang w:val="en-US"/>
    </w:rPr>
  </w:style>
  <w:style w:type="paragraph" w:styleId="ZV">
    <w:name w:val="ZV"/>
    <w:basedOn w:val="ZU"/>
    <w:qFormat/>
    <w:pPr/>
    <w:rPr/>
  </w:style>
  <w:style w:type="paragraph" w:styleId="EditorsNote">
    <w:name w:val="Editor's Note"/>
    <w:basedOn w:val="NO"/>
    <w:qFormat/>
    <w:pPr/>
    <w:rPr>
      <w:color w:val="FF0000"/>
    </w:rPr>
  </w:style>
  <w:style w:type="paragraph" w:styleId="24">
    <w:name w:val="编号2"/>
    <w:basedOn w:val="Normal"/>
    <w:qFormat/>
    <w:pPr>
      <w:numPr>
        <w:ilvl w:val="0"/>
        <w:numId w:val="3"/>
      </w:numPr>
      <w:tabs>
        <w:tab w:val="clear" w:pos="284"/>
        <w:tab w:val="left" w:pos="704" w:leader="none"/>
      </w:tabs>
      <w:ind w:start="704" w:hanging="420"/>
    </w:pPr>
    <w:rPr>
      <w:rFonts w:eastAsia="宋体;SimSun"/>
      <w:lang w:eastAsia="zh-CN"/>
    </w:rPr>
  </w:style>
  <w:style w:type="paragraph" w:styleId="TAJ">
    <w:name w:val="TAJ"/>
    <w:basedOn w:val="TH"/>
    <w:qFormat/>
    <w:pPr/>
    <w:rPr>
      <w:rFonts w:eastAsia="MS Mincho;ＭＳ 明朝"/>
    </w:rPr>
  </w:style>
  <w:style w:type="paragraph" w:styleId="B3">
    <w:name w:val="B3"/>
    <w:basedOn w:val="32"/>
    <w:qFormat/>
    <w:pPr/>
    <w:rPr/>
  </w:style>
  <w:style w:type="paragraph" w:styleId="CRCoverPage">
    <w:name w:val="CR Cover Page"/>
    <w:qFormat/>
    <w:pPr>
      <w:widowControl/>
      <w:bidi w:val="0"/>
      <w:spacing w:before="0" w:after="120"/>
    </w:pPr>
    <w:rPr>
      <w:rFonts w:ascii="Arial" w:hAnsi="Arial" w:eastAsia="等线;DengXian" w:cs="Arial"/>
      <w:color w:val="auto"/>
      <w:sz w:val="20"/>
      <w:szCs w:val="20"/>
      <w:lang w:val="en-GB" w:bidi="ar-SA" w:eastAsia="zh-CN"/>
    </w:rPr>
  </w:style>
  <w:style w:type="paragraph" w:styleId="Tdocheader">
    <w:name w:val="tdoc-header"/>
    <w:qFormat/>
    <w:pPr>
      <w:widowControl/>
      <w:bidi w:val="0"/>
    </w:pPr>
    <w:rPr>
      <w:rFonts w:ascii="Arial" w:hAnsi="Arial" w:eastAsia="等线;DengXian" w:cs="Arial"/>
      <w:color w:val="auto"/>
      <w:sz w:val="24"/>
      <w:szCs w:val="20"/>
      <w:lang w:val="en-GB" w:bidi="ar-SA" w:eastAsia="zh-CN"/>
    </w:rPr>
  </w:style>
  <w:style w:type="paragraph" w:styleId="ZchnZchn">
    <w:name w:val="Zchn Zchn"/>
    <w:qFormat/>
    <w:pPr>
      <w:keepNext w:val="true"/>
      <w:widowControl/>
      <w:numPr>
        <w:ilvl w:val="0"/>
        <w:numId w:val="4"/>
      </w:numPr>
      <w:tabs>
        <w:tab w:val="clear" w:pos="284"/>
        <w:tab w:val="left" w:pos="851" w:leader="none"/>
      </w:tabs>
      <w:autoSpaceDE w:val="false"/>
      <w:bidi w:val="0"/>
      <w:spacing w:before="60" w:after="60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SpecText">
    <w:name w:val="SpecText"/>
    <w:basedOn w:val="Normal"/>
    <w:qFormat/>
    <w:pPr>
      <w:overflowPunct w:val="false"/>
      <w:autoSpaceDE w:val="false"/>
      <w:textAlignment w:val="baseline"/>
    </w:pPr>
    <w:rPr>
      <w:rFonts w:eastAsia="Batang;바탕"/>
    </w:rPr>
  </w:style>
  <w:style w:type="paragraph" w:styleId="Char3CharCharCharCharCharCharCharCharCharCharChar">
    <w:name w:val="Char3 Char Char Char (文字) (文字) Char Char Char Char Char Char Char (文字) (文字) 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宋体;SimSun" w:cs="Arial"/>
      <w:color w:val="0000FF"/>
      <w:kern w:val="2"/>
      <w:sz w:val="20"/>
      <w:szCs w:val="20"/>
      <w:lang w:val="en-US" w:eastAsia="zh-CN" w:bidi="ar-SA"/>
    </w:rPr>
  </w:style>
  <w:style w:type="paragraph" w:styleId="BodyC">
    <w:name w:val="Body C"/>
    <w:qFormat/>
    <w:pPr>
      <w:widowControl/>
      <w:bidi w:val="0"/>
    </w:pPr>
    <w:rPr>
      <w:rFonts w:ascii="Times New Roman" w:hAnsi="Times New Roman" w:eastAsia="Arial Unicode MS;Malgun Gothic Semilight" w:cs="Arial Unicode MS;Malgun Gothic Semilight"/>
      <w:color w:val="000000"/>
      <w:sz w:val="24"/>
      <w:szCs w:val="24"/>
      <w:lang w:val="en-US" w:bidi="ar-SA" w:eastAsia="zh-CN"/>
    </w:rPr>
  </w:style>
  <w:style w:type="paragraph" w:styleId="TALNotBold">
    <w:name w:val="TAL + Not Bold"/>
    <w:basedOn w:val="TH"/>
    <w:qFormat/>
    <w:pPr>
      <w:keepNext w:val="false"/>
      <w:overflowPunct w:val="false"/>
      <w:autoSpaceDE w:val="false"/>
      <w:spacing w:before="0" w:after="240"/>
      <w:textAlignment w:val="baseline"/>
    </w:pPr>
    <w:rPr>
      <w:rFonts w:eastAsia="等线;DengXian"/>
      <w:lang w:eastAsia="ko-K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3gpp.org/Change-Requests" TargetMode="External"/><Relationship Id="rId3" Type="http://schemas.openxmlformats.org/officeDocument/2006/relationships/hyperlink" Target="http://www.3gpp.org/ftp/Specs/html-info/21900.htm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wmf"/><Relationship Id="rId7" Type="http://schemas.openxmlformats.org/officeDocument/2006/relationships/image" Target="media/image2.wmf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421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2023-04-06T16:07:00Z</dcterms:created>
  <dc:creator>Michael Sanders, John M Meredith</dc:creator>
  <dc:description/>
  <cp:keywords/>
  <dc:language>en-US</dc:language>
  <cp:lastModifiedBy>CMCC</cp:lastModifiedBy>
  <dcterms:modified xsi:type="dcterms:W3CDTF">2024-02-19T22:43:00Z</dcterms:modified>
  <cp:revision>74</cp:revision>
  <dc:subject/>
  <dc:title>3GPP Change Request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2052-11.8.2.9022</vt:lpwstr>
  </property>
  <property fmtid="{D5CDD505-2E9C-101B-9397-08002B2CF9AE}" pid="4" name="_2015_ms_pID_725343">
    <vt:lpwstr>(3)28GDL1LL0fL3XGhzTfaiRXMNiRQj/z9zFEMev3isvuqnEcu8pGj7ip+4e8byuIbKp3KgW1w9
LlEf5K4qhAze8doXFgqC8BMwyDKjKqNaWpMNF/tihlUjldYj1g/VRrH8nn70jN244Kfb0Bgm
w7vlA3cSt38oVx5eXK08sxKLT7+jq54KTT2lupREfqu7VDnWgFgr+wBs1yHzHcd7yuNHrpXo
hy2IA9n3On0nLr1Rpr</vt:lpwstr>
  </property>
  <property fmtid="{D5CDD505-2E9C-101B-9397-08002B2CF9AE}" pid="5" name="_2015_ms_pID_7253431">
    <vt:lpwstr>KG26kHsrax4K5L8nit4nkGkAa5nTqo0fQ+GTRREJQBV7rxz7p8BF1D
eXvOD/gHqb8L5HnlfyEZV9Oc+ANfXHygPLLr7mnhrsj6b1IgRvuUFR4/6955mjW23GB77An7
uwujpooyT01vNHxXPz6ZWN03JYqgUdSm65LO61QdKiX9jkFhk3pcCddTVwToI3wRck7L+EKp
D1OD/vKKpu5LjPDBxyxjZRPb7Pse6PizxZMq</vt:lpwstr>
  </property>
  <property fmtid="{D5CDD505-2E9C-101B-9397-08002B2CF9AE}" pid="6" name="_2015_ms_pID_7253432">
    <vt:lpwstr>XQ==</vt:lpwstr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_readonly">
    <vt:lpwstr/>
  </property>
  <property fmtid="{D5CDD505-2E9C-101B-9397-08002B2CF9AE}" pid="10" name="sflag">
    <vt:lpwstr>1680764375</vt:lpwstr>
  </property>
</Properties>
</file>