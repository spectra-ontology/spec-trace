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284"/>
          <w:tab w:val="right" w:pos="9639" w:leader="none"/>
        </w:tabs>
        <w:spacing w:before="0" w:after="0"/>
        <w:rPr>
          <w:rFonts w:ascii="Arial" w:hAnsi="Arial" w:eastAsia="Times New Roman" w:cs="Arial"/>
          <w:b/>
          <w:b/>
          <w:i/>
          <w:i/>
          <w:sz w:val="28"/>
          <w:lang w:val="en-US" w:eastAsia="en-US"/>
        </w:rPr>
      </w:pPr>
      <w:r>
        <w:rPr>
          <w:rFonts w:eastAsia="Times New Roman" w:cs="Arial" w:ascii="Arial" w:hAnsi="Arial"/>
          <w:b/>
          <w:sz w:val="24"/>
          <w:lang w:val="en-US" w:eastAsia="en-US"/>
        </w:rPr>
        <w:t>3GPP TSG-RAN WG3 Meeting #123</w:t>
      </w:r>
      <w:r>
        <w:rPr>
          <w:rFonts w:eastAsia="Times New Roman" w:cs="Arial" w:ascii="Arial" w:hAnsi="Arial"/>
          <w:b/>
          <w:i/>
          <w:sz w:val="28"/>
          <w:lang w:val="en-US" w:eastAsia="en-US"/>
        </w:rPr>
        <w:tab/>
      </w:r>
      <w:r>
        <w:rPr>
          <w:rFonts w:eastAsia="Times New Roman" w:cs="Arial" w:ascii="Arial" w:hAnsi="Arial"/>
          <w:b/>
          <w:iCs/>
          <w:sz w:val="28"/>
          <w:lang w:val="en-US" w:eastAsia="en-US"/>
        </w:rPr>
        <w:t>R3-241207</w:t>
      </w:r>
    </w:p>
    <w:p>
      <w:pPr>
        <w:pStyle w:val="Normal"/>
        <w:spacing w:before="0" w:after="120"/>
        <w:rPr>
          <w:rFonts w:ascii="Arial" w:hAnsi="Arial" w:eastAsia="Times New Roman" w:cs="Arial"/>
          <w:b/>
          <w:b/>
          <w:sz w:val="24"/>
          <w:lang w:val="en-US" w:eastAsia="en-US"/>
        </w:rPr>
      </w:pPr>
      <w:bookmarkStart w:id="0" w:name="_Hlk57190503"/>
      <w:r>
        <w:rPr>
          <w:rFonts w:eastAsia="Times New Roman" w:cs="Arial" w:ascii="Arial" w:hAnsi="Arial"/>
          <w:b/>
          <w:sz w:val="24"/>
          <w:lang w:val="en-US" w:eastAsia="en-US"/>
        </w:rPr>
        <w:t>Athens, Greece, 26</w:t>
      </w:r>
      <w:r>
        <w:rPr>
          <w:rFonts w:eastAsia="Times New Roman" w:cs="Arial" w:ascii="Arial" w:hAnsi="Arial"/>
          <w:b/>
          <w:sz w:val="24"/>
          <w:vertAlign w:val="superscript"/>
          <w:lang w:val="en-US" w:eastAsia="en-US"/>
        </w:rPr>
        <w:t>th</w:t>
      </w:r>
      <w:r>
        <w:rPr>
          <w:rFonts w:eastAsia="Times New Roman" w:cs="Arial" w:ascii="Arial" w:hAnsi="Arial"/>
          <w:b/>
          <w:sz w:val="24"/>
          <w:lang w:val="en-US" w:eastAsia="en-US"/>
        </w:rPr>
        <w:t xml:space="preserve"> February – 01</w:t>
      </w:r>
      <w:r>
        <w:rPr>
          <w:rFonts w:eastAsia="Times New Roman" w:cs="Arial" w:ascii="Arial" w:hAnsi="Arial"/>
          <w:b/>
          <w:sz w:val="24"/>
          <w:vertAlign w:val="superscript"/>
          <w:lang w:val="en-US" w:eastAsia="en-US"/>
        </w:rPr>
        <w:t>st</w:t>
      </w:r>
      <w:r>
        <w:rPr>
          <w:rFonts w:eastAsia="Times New Roman" w:cs="Arial" w:ascii="Arial" w:hAnsi="Arial"/>
          <w:b/>
          <w:sz w:val="24"/>
          <w:lang w:val="en-US" w:eastAsia="en-US"/>
        </w:rPr>
        <w:t xml:space="preserve"> March 2024</w:t>
      </w:r>
      <w:bookmarkEnd w:id="0"/>
    </w:p>
    <w:tbl>
      <w:tblPr>
        <w:tblW w:w="9641" w:type="dxa"/>
        <w:jc w:val="start"/>
        <w:tblInd w:w="-5" w:type="dxa"/>
        <w:tblLayout w:type="fixed"/>
        <w:tblCellMar>
          <w:top w:w="0" w:type="dxa"/>
          <w:start w:w="42" w:type="dxa"/>
          <w:bottom w:w="0" w:type="dxa"/>
          <w:end w:w="42" w:type="dxa"/>
        </w:tblCellMar>
      </w:tblPr>
      <w:tblGrid>
        <w:gridCol w:w="142"/>
        <w:gridCol w:w="1559"/>
        <w:gridCol w:w="709"/>
        <w:gridCol w:w="1276"/>
        <w:gridCol w:w="709"/>
        <w:gridCol w:w="992"/>
        <w:gridCol w:w="2410"/>
        <w:gridCol w:w="1701"/>
        <w:gridCol w:w="143"/>
      </w:tblGrid>
      <w:tr>
        <w:trPr/>
        <w:tc>
          <w:tcPr>
            <w:tcW w:w="9641" w:type="dxa"/>
            <w:gridSpan w:val="9"/>
            <w:tcBorders>
              <w:top w:val="single" w:sz="4" w:space="0" w:color="000000"/>
              <w:start w:val="single" w:sz="4" w:space="0" w:color="000000"/>
              <w:end w:val="single" w:sz="4" w:space="0" w:color="000000"/>
            </w:tcBorders>
          </w:tcPr>
          <w:p>
            <w:pPr>
              <w:pStyle w:val="Normal"/>
              <w:spacing w:before="0" w:after="0"/>
              <w:jc w:val="end"/>
              <w:rPr>
                <w:rFonts w:ascii="Arial" w:hAnsi="Arial" w:eastAsia="Times New Roman" w:cs="Arial"/>
                <w:i/>
                <w:i/>
                <w:lang w:val="en-US" w:eastAsia="en-US"/>
              </w:rPr>
            </w:pPr>
            <w:r>
              <w:rPr>
                <w:rFonts w:eastAsia="Times New Roman" w:cs="Arial" w:ascii="Arial" w:hAnsi="Arial"/>
                <w:i/>
                <w:sz w:val="14"/>
                <w:lang w:val="en-US" w:eastAsia="en-US"/>
              </w:rPr>
              <w:t>CR-Form-v12.2</w:t>
            </w:r>
          </w:p>
        </w:tc>
      </w:tr>
      <w:tr>
        <w:trPr/>
        <w:tc>
          <w:tcPr>
            <w:tcW w:w="9641" w:type="dxa"/>
            <w:gridSpan w:val="9"/>
            <w:tcBorders>
              <w:start w:val="single" w:sz="4" w:space="0" w:color="000000"/>
              <w:end w:val="single" w:sz="4" w:space="0" w:color="000000"/>
            </w:tcBorders>
          </w:tcPr>
          <w:p>
            <w:pPr>
              <w:pStyle w:val="Normal"/>
              <w:spacing w:before="0" w:after="0"/>
              <w:jc w:val="center"/>
              <w:rPr>
                <w:rFonts w:ascii="Arial" w:hAnsi="Arial" w:eastAsia="Times New Roman" w:cs="Arial"/>
                <w:lang w:val="en-US" w:eastAsia="en-US"/>
              </w:rPr>
            </w:pPr>
            <w:r>
              <w:rPr>
                <w:rFonts w:eastAsia="Times New Roman" w:cs="Arial" w:ascii="Arial" w:hAnsi="Arial"/>
                <w:b/>
                <w:sz w:val="32"/>
                <w:lang w:val="en-US" w:eastAsia="en-US"/>
              </w:rPr>
              <w:t>CHANGE REQUEST</w:t>
            </w:r>
          </w:p>
        </w:tc>
      </w:tr>
      <w:tr>
        <w:trPr/>
        <w:tc>
          <w:tcPr>
            <w:tcW w:w="9641" w:type="dxa"/>
            <w:gridSpan w:val="9"/>
            <w:tcBorders>
              <w:start w:val="single" w:sz="4" w:space="0" w:color="000000"/>
              <w:end w:val="single" w:sz="4" w:space="0" w:color="000000"/>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r>
      <w:tr>
        <w:trPr/>
        <w:tc>
          <w:tcPr>
            <w:tcW w:w="142" w:type="dxa"/>
            <w:tcBorders>
              <w:start w:val="single" w:sz="4" w:space="0" w:color="000000"/>
            </w:tcBorders>
          </w:tcPr>
          <w:p>
            <w:pPr>
              <w:pStyle w:val="Normal"/>
              <w:snapToGrid w:val="false"/>
              <w:spacing w:before="0" w:after="0"/>
              <w:jc w:val="end"/>
              <w:rPr>
                <w:rFonts w:ascii="Arial" w:hAnsi="Arial" w:eastAsia="Times New Roman" w:cs="Arial"/>
                <w:sz w:val="8"/>
                <w:szCs w:val="8"/>
                <w:lang w:val="en-US" w:eastAsia="en-US"/>
              </w:rPr>
            </w:pPr>
            <w:r>
              <w:rPr>
                <w:rFonts w:eastAsia="Times New Roman" w:cs="Arial" w:ascii="Arial" w:hAnsi="Arial"/>
                <w:sz w:val="8"/>
                <w:szCs w:val="8"/>
                <w:lang w:val="en-US" w:eastAsia="en-US"/>
              </w:rPr>
            </w:r>
          </w:p>
        </w:tc>
        <w:tc>
          <w:tcPr>
            <w:tcW w:w="1559" w:type="dxa"/>
            <w:tcBorders/>
            <w:shd w:fill="FFFFB2" w:val="clear"/>
          </w:tcPr>
          <w:p>
            <w:pPr>
              <w:pStyle w:val="Normal"/>
              <w:spacing w:before="0" w:after="0"/>
              <w:jc w:val="end"/>
              <w:rPr>
                <w:rFonts w:ascii="Arial" w:hAnsi="Arial" w:eastAsia="Times New Roman" w:cs="Arial"/>
                <w:b/>
                <w:b/>
                <w:sz w:val="28"/>
                <w:lang w:val="en-US" w:eastAsia="en-US"/>
              </w:rPr>
            </w:pPr>
            <w:r>
              <w:rPr>
                <w:rFonts w:eastAsia="Times New Roman" w:cs="Arial" w:ascii="Arial" w:hAnsi="Arial"/>
              </w:rPr>
              <w:fldChar w:fldCharType="begin"/>
            </w:r>
            <w:r>
              <w:rPr>
                <w:rFonts w:eastAsia="Times New Roman" w:cs="Arial" w:ascii="Arial" w:hAnsi="Arial"/>
              </w:rPr>
              <w:instrText xml:space="preserve"> DOCPROPERTY "Spec#"</w:instrText>
            </w:r>
            <w:r>
              <w:rPr>
                <w:rFonts w:eastAsia="Times New Roman" w:cs="Arial" w:ascii="Arial" w:hAnsi="Arial"/>
              </w:rPr>
              <w:fldChar w:fldCharType="separate"/>
            </w:r>
            <w:r>
              <w:rPr>
                <w:rFonts w:eastAsia="Times New Roman" w:cs="Arial" w:ascii="Arial" w:hAnsi="Arial"/>
              </w:rPr>
              <w:t>38.415</w:t>
            </w:r>
            <w:r>
              <w:rPr>
                <w:rFonts w:eastAsia="Times New Roman" w:cs="Arial" w:ascii="Arial" w:hAnsi="Arial"/>
              </w:rPr>
              <w:fldChar w:fldCharType="end"/>
            </w:r>
          </w:p>
        </w:tc>
        <w:tc>
          <w:tcPr>
            <w:tcW w:w="709" w:type="dxa"/>
            <w:tcBorders/>
          </w:tcPr>
          <w:p>
            <w:pPr>
              <w:pStyle w:val="Normal"/>
              <w:spacing w:before="0" w:after="0"/>
              <w:jc w:val="center"/>
              <w:rPr>
                <w:rFonts w:ascii="Arial" w:hAnsi="Arial" w:eastAsia="Times New Roman" w:cs="Arial"/>
                <w:lang w:val="en-US" w:eastAsia="en-US"/>
              </w:rPr>
            </w:pPr>
            <w:r>
              <w:rPr>
                <w:rFonts w:eastAsia="Times New Roman" w:cs="Arial" w:ascii="Arial" w:hAnsi="Arial"/>
                <w:b/>
                <w:sz w:val="28"/>
                <w:lang w:val="en-US" w:eastAsia="en-US"/>
              </w:rPr>
              <w:t>CR</w:t>
            </w:r>
          </w:p>
        </w:tc>
        <w:tc>
          <w:tcPr>
            <w:tcW w:w="1276" w:type="dxa"/>
            <w:tcBorders/>
            <w:shd w:fill="FFFFB2" w:val="clear"/>
          </w:tcPr>
          <w:p>
            <w:pPr>
              <w:pStyle w:val="Normal"/>
              <w:spacing w:before="0" w:after="0"/>
              <w:rPr>
                <w:rFonts w:ascii="Arial" w:hAnsi="Arial" w:eastAsia="Times New Roman" w:cs="Arial"/>
                <w:lang w:val="en-US" w:eastAsia="en-US"/>
              </w:rPr>
            </w:pPr>
            <w:r>
              <w:rPr>
                <w:rFonts w:eastAsia="Times New Roman" w:cs="Arial" w:ascii="Arial" w:hAnsi="Arial"/>
              </w:rPr>
              <w:fldChar w:fldCharType="begin"/>
            </w:r>
            <w:r>
              <w:rPr>
                <w:rFonts w:eastAsia="Times New Roman" w:cs="Arial" w:ascii="Arial" w:hAnsi="Arial"/>
              </w:rPr>
              <w:instrText xml:space="preserve"> DOCPROPERTY "Cr#"</w:instrText>
            </w:r>
            <w:r>
              <w:rPr>
                <w:rFonts w:eastAsia="Times New Roman" w:cs="Arial" w:ascii="Arial" w:hAnsi="Arial"/>
              </w:rPr>
              <w:fldChar w:fldCharType="separate"/>
            </w:r>
            <w:r>
              <w:rPr>
                <w:rFonts w:eastAsia="Times New Roman" w:cs="Arial" w:ascii="Arial" w:hAnsi="Arial"/>
              </w:rPr>
              <w:t>0039</w:t>
            </w:r>
            <w:r>
              <w:rPr>
                <w:rFonts w:eastAsia="Times New Roman" w:cs="Arial" w:ascii="Arial" w:hAnsi="Arial"/>
              </w:rPr>
              <w:fldChar w:fldCharType="end"/>
            </w:r>
          </w:p>
        </w:tc>
        <w:tc>
          <w:tcPr>
            <w:tcW w:w="709" w:type="dxa"/>
            <w:tcBorders/>
          </w:tcPr>
          <w:p>
            <w:pPr>
              <w:pStyle w:val="Normal"/>
              <w:tabs>
                <w:tab w:val="clear" w:pos="284"/>
                <w:tab w:val="right" w:pos="625" w:leader="none"/>
              </w:tabs>
              <w:spacing w:before="0" w:after="0"/>
              <w:jc w:val="center"/>
              <w:rPr>
                <w:rFonts w:ascii="Arial" w:hAnsi="Arial" w:eastAsia="Times New Roman" w:cs="Arial"/>
                <w:lang w:val="en-US" w:eastAsia="en-US"/>
              </w:rPr>
            </w:pPr>
            <w:r>
              <w:rPr>
                <w:rFonts w:eastAsia="Times New Roman" w:cs="Arial" w:ascii="Arial" w:hAnsi="Arial"/>
                <w:b/>
                <w:bCs/>
                <w:sz w:val="28"/>
                <w:lang w:val="en-US" w:eastAsia="en-US"/>
              </w:rPr>
              <w:t>rev</w:t>
            </w:r>
          </w:p>
        </w:tc>
        <w:tc>
          <w:tcPr>
            <w:tcW w:w="992" w:type="dxa"/>
            <w:tcBorders/>
            <w:shd w:fill="FFFFB2" w:val="clear"/>
          </w:tcPr>
          <w:p>
            <w:pPr>
              <w:pStyle w:val="Normal"/>
              <w:spacing w:before="0" w:after="0"/>
              <w:jc w:val="center"/>
              <w:rPr>
                <w:rFonts w:ascii="Arial" w:hAnsi="Arial" w:eastAsia="Times New Roman" w:cs="Arial"/>
                <w:b/>
                <w:b/>
                <w:sz w:val="28"/>
                <w:szCs w:val="28"/>
                <w:lang w:val="en-US" w:eastAsia="en-US"/>
              </w:rPr>
            </w:pPr>
            <w:r>
              <w:rPr>
                <w:rFonts w:eastAsia="Times New Roman" w:cs="Arial" w:ascii="Arial" w:hAnsi="Arial"/>
                <w:b/>
                <w:sz w:val="28"/>
                <w:szCs w:val="28"/>
                <w:lang w:val="en-US" w:eastAsia="en-US"/>
              </w:rPr>
              <w:t>2</w:t>
            </w:r>
          </w:p>
        </w:tc>
        <w:tc>
          <w:tcPr>
            <w:tcW w:w="2410" w:type="dxa"/>
            <w:tcBorders/>
          </w:tcPr>
          <w:p>
            <w:pPr>
              <w:pStyle w:val="Normal"/>
              <w:tabs>
                <w:tab w:val="clear" w:pos="284"/>
                <w:tab w:val="right" w:pos="1825" w:leader="none"/>
              </w:tabs>
              <w:spacing w:before="0" w:after="0"/>
              <w:jc w:val="center"/>
              <w:rPr>
                <w:rFonts w:ascii="Arial" w:hAnsi="Arial" w:eastAsia="Times New Roman" w:cs="Arial"/>
                <w:lang w:val="en-US" w:eastAsia="en-US"/>
              </w:rPr>
            </w:pPr>
            <w:r>
              <w:rPr>
                <w:rFonts w:eastAsia="Times New Roman" w:cs="Arial" w:ascii="Arial" w:hAnsi="Arial"/>
                <w:b/>
                <w:sz w:val="28"/>
                <w:szCs w:val="28"/>
                <w:lang w:val="en-US" w:eastAsia="en-US"/>
              </w:rPr>
              <w:t>Current version:</w:t>
            </w:r>
          </w:p>
        </w:tc>
        <w:tc>
          <w:tcPr>
            <w:tcW w:w="1701" w:type="dxa"/>
            <w:tcBorders/>
            <w:shd w:fill="FFFFB2" w:val="clear"/>
          </w:tcPr>
          <w:p>
            <w:pPr>
              <w:pStyle w:val="Normal"/>
              <w:spacing w:before="0" w:after="0"/>
              <w:jc w:val="center"/>
              <w:rPr>
                <w:rFonts w:ascii="Arial" w:hAnsi="Arial" w:eastAsia="Times New Roman" w:cs="Arial"/>
                <w:sz w:val="28"/>
                <w:lang w:val="en-US" w:eastAsia="en-US"/>
              </w:rPr>
            </w:pPr>
            <w:r>
              <w:rPr>
                <w:rFonts w:eastAsia="Times New Roman" w:cs="Arial" w:ascii="Arial" w:hAnsi="Arial"/>
              </w:rPr>
              <w:fldChar w:fldCharType="begin"/>
            </w:r>
            <w:r>
              <w:rPr>
                <w:rFonts w:eastAsia="Times New Roman" w:cs="Arial" w:ascii="Arial" w:hAnsi="Arial"/>
              </w:rPr>
              <w:instrText xml:space="preserve"> DOCPROPERTY "Revision"</w:instrText>
            </w:r>
            <w:r>
              <w:rPr>
                <w:rFonts w:eastAsia="Times New Roman" w:cs="Arial" w:ascii="Arial" w:hAnsi="Arial"/>
              </w:rPr>
              <w:fldChar w:fldCharType="separate"/>
            </w:r>
            <w:r>
              <w:rPr>
                <w:rFonts w:eastAsia="Times New Roman" w:cs="Arial" w:ascii="Arial" w:hAnsi="Arial"/>
              </w:rPr>
              <w:t>18.0.0</w:t>
            </w:r>
            <w:r>
              <w:rPr>
                <w:rFonts w:eastAsia="Times New Roman" w:cs="Arial" w:ascii="Arial" w:hAnsi="Arial"/>
              </w:rPr>
              <w:fldChar w:fldCharType="end"/>
            </w:r>
          </w:p>
        </w:tc>
        <w:tc>
          <w:tcPr>
            <w:tcW w:w="143" w:type="dxa"/>
            <w:tcBorders>
              <w:end w:val="single" w:sz="4" w:space="0" w:color="000000"/>
            </w:tcBorders>
          </w:tcPr>
          <w:p>
            <w:pPr>
              <w:pStyle w:val="Normal"/>
              <w:snapToGrid w:val="false"/>
              <w:spacing w:before="0" w:after="0"/>
              <w:rPr>
                <w:rFonts w:ascii="Arial" w:hAnsi="Arial" w:eastAsia="Times New Roman" w:cs="Arial"/>
                <w:sz w:val="28"/>
                <w:lang w:val="en-US" w:eastAsia="en-US"/>
              </w:rPr>
            </w:pPr>
            <w:r>
              <w:rPr>
                <w:rFonts w:eastAsia="Times New Roman" w:cs="Arial" w:ascii="Arial" w:hAnsi="Arial"/>
                <w:sz w:val="28"/>
                <w:lang w:val="en-US" w:eastAsia="en-US"/>
              </w:rPr>
            </w:r>
          </w:p>
        </w:tc>
      </w:tr>
      <w:tr>
        <w:trPr/>
        <w:tc>
          <w:tcPr>
            <w:tcW w:w="9641" w:type="dxa"/>
            <w:gridSpan w:val="9"/>
            <w:tcBorders>
              <w:start w:val="single" w:sz="4" w:space="0" w:color="000000"/>
              <w:end w:val="single" w:sz="4" w:space="0" w:color="000000"/>
            </w:tcBorders>
          </w:tcPr>
          <w:p>
            <w:pPr>
              <w:pStyle w:val="Normal"/>
              <w:snapToGrid w:val="false"/>
              <w:spacing w:before="0" w:after="0"/>
              <w:rPr>
                <w:rFonts w:ascii="Arial" w:hAnsi="Arial" w:eastAsia="Times New Roman" w:cs="Arial"/>
                <w:lang w:val="en-US" w:eastAsia="en-US"/>
              </w:rPr>
            </w:pPr>
            <w:r>
              <w:rPr>
                <w:rFonts w:eastAsia="Times New Roman" w:cs="Arial" w:ascii="Arial" w:hAnsi="Arial"/>
                <w:lang w:val="en-US" w:eastAsia="en-US"/>
              </w:rPr>
            </w:r>
          </w:p>
        </w:tc>
      </w:tr>
      <w:tr>
        <w:trPr/>
        <w:tc>
          <w:tcPr>
            <w:tcW w:w="9641" w:type="dxa"/>
            <w:gridSpan w:val="9"/>
            <w:tcBorders>
              <w:top w:val="single" w:sz="4" w:space="0" w:color="000000"/>
            </w:tcBorders>
          </w:tcPr>
          <w:p>
            <w:pPr>
              <w:pStyle w:val="Normal"/>
              <w:spacing w:before="0" w:after="0"/>
              <w:jc w:val="center"/>
              <w:rPr>
                <w:rFonts w:ascii="Arial" w:hAnsi="Arial" w:eastAsia="Times New Roman" w:cs="Arial"/>
                <w:i/>
                <w:i/>
                <w:lang w:val="en-US" w:eastAsia="en-US"/>
              </w:rPr>
            </w:pPr>
            <w:r>
              <w:rPr>
                <w:rFonts w:eastAsia="Times New Roman" w:cs="Arial" w:ascii="Arial" w:hAnsi="Arial"/>
                <w:i/>
                <w:lang w:val="en-US" w:eastAsia="en-US"/>
              </w:rPr>
              <w:t xml:space="preserve">For </w:t>
            </w:r>
            <w:r>
              <w:fldChar w:fldCharType="begin"/>
            </w:r>
            <w:r>
              <w:rPr>
                <w:rStyle w:val="InternetLink"/>
                <w:i/>
                <w:u w:val="single"/>
                <w:b/>
                <w:rFonts w:eastAsia="Times New Roman" w:cs="Arial" w:ascii="Arial" w:hAnsi="Arial"/>
                <w:color w:val="FF0000"/>
                <w:lang w:val="en-US" w:eastAsia="en-US"/>
              </w:rPr>
              <w:instrText xml:space="preserve"> HYPERLINK "http://www.3gpp.org/3G_Specs/CRs.htm" \l "_blank"</w:instrText>
            </w:r>
            <w:r>
              <w:rPr>
                <w:rStyle w:val="InternetLink"/>
                <w:i/>
                <w:u w:val="single"/>
                <w:b/>
                <w:rFonts w:eastAsia="Times New Roman" w:cs="Arial" w:ascii="Arial" w:hAnsi="Arial"/>
                <w:color w:val="FF0000"/>
                <w:lang w:val="en-US" w:eastAsia="en-US"/>
              </w:rPr>
              <w:fldChar w:fldCharType="separate"/>
            </w:r>
            <w:r>
              <w:rPr>
                <w:rStyle w:val="InternetLink"/>
                <w:rFonts w:eastAsia="Times New Roman" w:cs="Arial" w:ascii="Arial" w:hAnsi="Arial"/>
                <w:b/>
                <w:i/>
                <w:color w:val="FF0000"/>
                <w:u w:val="single"/>
                <w:lang w:val="en-US" w:eastAsia="en-US"/>
              </w:rPr>
              <w:t>HELP</w:t>
            </w:r>
            <w:r>
              <w:rPr>
                <w:rStyle w:val="InternetLink"/>
                <w:i/>
                <w:u w:val="single"/>
                <w:b/>
                <w:rFonts w:eastAsia="Times New Roman" w:cs="Arial" w:ascii="Arial" w:hAnsi="Arial"/>
                <w:color w:val="FF0000"/>
                <w:lang w:val="en-US" w:eastAsia="en-US"/>
              </w:rPr>
              <w:fldChar w:fldCharType="end"/>
            </w:r>
            <w:r>
              <w:rPr>
                <w:rFonts w:eastAsia="Times New Roman" w:cs="Arial" w:ascii="Arial" w:hAnsi="Arial"/>
                <w:b/>
                <w:i/>
                <w:color w:val="FF0000"/>
                <w:lang w:val="en-US" w:eastAsia="en-US"/>
              </w:rPr>
              <w:t xml:space="preserve"> </w:t>
            </w:r>
            <w:r>
              <w:rPr>
                <w:rFonts w:eastAsia="Times New Roman" w:cs="Arial" w:ascii="Arial" w:hAnsi="Arial"/>
                <w:i/>
                <w:lang w:val="en-US" w:eastAsia="en-US"/>
              </w:rPr>
              <w:t xml:space="preserve">on using this form: comprehensive instructions can be found at </w:t>
              <w:br/>
            </w:r>
            <w:hyperlink r:id="rId2">
              <w:r>
                <w:rPr>
                  <w:rStyle w:val="InternetLink"/>
                  <w:rFonts w:eastAsia="Times New Roman" w:cs="Arial" w:ascii="Arial" w:hAnsi="Arial"/>
                  <w:i/>
                  <w:color w:val="0000FF"/>
                  <w:u w:val="single"/>
                  <w:lang w:val="en-US" w:eastAsia="en-US"/>
                </w:rPr>
                <w:t>http://www.3gpp.org/Change-Requests</w:t>
              </w:r>
            </w:hyperlink>
            <w:r>
              <w:rPr>
                <w:rFonts w:eastAsia="Times New Roman" w:cs="Arial" w:ascii="Arial" w:hAnsi="Arial"/>
                <w:i/>
                <w:lang w:val="en-US" w:eastAsia="en-US"/>
              </w:rPr>
              <w:t>.</w:t>
            </w:r>
          </w:p>
        </w:tc>
      </w:tr>
      <w:tr>
        <w:trPr/>
        <w:tc>
          <w:tcPr>
            <w:tcW w:w="9641" w:type="dxa"/>
            <w:gridSpan w:val="9"/>
            <w:tcBorders/>
          </w:tcPr>
          <w:p>
            <w:pPr>
              <w:pStyle w:val="Normal"/>
              <w:snapToGrid w:val="false"/>
              <w:spacing w:before="0" w:after="0"/>
              <w:rPr>
                <w:rFonts w:ascii="Arial" w:hAnsi="Arial" w:eastAsia="Times New Roman" w:cs="Arial"/>
                <w:i/>
                <w:i/>
                <w:sz w:val="8"/>
                <w:szCs w:val="8"/>
                <w:lang w:val="en-US" w:eastAsia="en-US"/>
              </w:rPr>
            </w:pPr>
            <w:r>
              <w:rPr>
                <w:rFonts w:eastAsia="Times New Roman" w:cs="Arial" w:ascii="Arial" w:hAnsi="Arial"/>
                <w:i/>
                <w:sz w:val="8"/>
                <w:szCs w:val="8"/>
                <w:lang w:val="en-US" w:eastAsia="en-US"/>
              </w:rPr>
            </w:r>
          </w:p>
        </w:tc>
      </w:tr>
    </w:tbl>
    <w:p>
      <w:pPr>
        <w:pStyle w:val="Normal"/>
        <w:rPr>
          <w:rFonts w:eastAsia="Times New Roman"/>
          <w:sz w:val="8"/>
          <w:szCs w:val="8"/>
        </w:rPr>
      </w:pPr>
      <w:r>
        <w:rPr>
          <w:rFonts w:eastAsia="Times New Roman"/>
          <w:sz w:val="8"/>
          <w:szCs w:val="8"/>
        </w:rPr>
      </w:r>
    </w:p>
    <w:tbl>
      <w:tblPr>
        <w:tblW w:w="9639" w:type="dxa"/>
        <w:jc w:val="start"/>
        <w:tblInd w:w="0" w:type="dxa"/>
        <w:tblLayout w:type="fixed"/>
        <w:tblCellMar>
          <w:top w:w="0" w:type="dxa"/>
          <w:start w:w="42" w:type="dxa"/>
          <w:bottom w:w="0" w:type="dxa"/>
          <w:end w:w="42" w:type="dxa"/>
        </w:tblCellMar>
      </w:tblPr>
      <w:tblGrid>
        <w:gridCol w:w="2835"/>
        <w:gridCol w:w="1418"/>
        <w:gridCol w:w="283"/>
        <w:gridCol w:w="709"/>
        <w:gridCol w:w="284"/>
        <w:gridCol w:w="2126"/>
        <w:gridCol w:w="283"/>
        <w:gridCol w:w="1418"/>
        <w:gridCol w:w="283"/>
      </w:tblGrid>
      <w:tr>
        <w:trPr/>
        <w:tc>
          <w:tcPr>
            <w:tcW w:w="2835" w:type="dxa"/>
            <w:tcBorders/>
          </w:tcPr>
          <w:p>
            <w:pPr>
              <w:pStyle w:val="Normal"/>
              <w:tabs>
                <w:tab w:val="clear" w:pos="284"/>
                <w:tab w:val="right" w:pos="2751"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Proposed change affects:</w:t>
            </w:r>
          </w:p>
        </w:tc>
        <w:tc>
          <w:tcPr>
            <w:tcW w:w="1418" w:type="dxa"/>
            <w:tcBorders/>
          </w:tcPr>
          <w:p>
            <w:pPr>
              <w:pStyle w:val="Normal"/>
              <w:spacing w:before="0" w:after="0"/>
              <w:jc w:val="end"/>
              <w:rPr>
                <w:rFonts w:ascii="Arial" w:hAnsi="Arial" w:eastAsia="Times New Roman" w:cs="Arial"/>
                <w:lang w:val="en-US" w:eastAsia="en-US"/>
              </w:rPr>
            </w:pPr>
            <w:r>
              <w:rPr>
                <w:rFonts w:eastAsia="Times New Roman" w:cs="Arial" w:ascii="Arial" w:hAnsi="Arial"/>
                <w:lang w:val="en-US" w:eastAsia="en-US"/>
              </w:rPr>
              <w:t>UICC apps</w:t>
            </w:r>
          </w:p>
        </w:tc>
        <w:tc>
          <w:tcPr>
            <w:tcW w:w="283" w:type="dxa"/>
            <w:tcBorders>
              <w:top w:val="single" w:sz="6" w:space="0" w:color="000000"/>
              <w:start w:val="single" w:sz="6" w:space="0" w:color="000000"/>
              <w:bottom w:val="single" w:sz="6" w:space="0" w:color="000000"/>
              <w:end w:val="single" w:sz="6" w:space="0" w:color="000000"/>
            </w:tcBorders>
            <w:shd w:fill="FFFFBF" w:val="clear"/>
          </w:tcPr>
          <w:p>
            <w:pPr>
              <w:pStyle w:val="Normal"/>
              <w:snapToGrid w:val="false"/>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r>
          </w:p>
        </w:tc>
        <w:tc>
          <w:tcPr>
            <w:tcW w:w="709" w:type="dxa"/>
            <w:tcBorders>
              <w:start w:val="single" w:sz="4" w:space="0" w:color="000000"/>
            </w:tcBorders>
          </w:tcPr>
          <w:p>
            <w:pPr>
              <w:pStyle w:val="Normal"/>
              <w:spacing w:before="0" w:after="0"/>
              <w:jc w:val="end"/>
              <w:rPr>
                <w:rFonts w:ascii="Arial" w:hAnsi="Arial" w:eastAsia="Times New Roman" w:cs="Arial"/>
                <w:u w:val="single"/>
                <w:lang w:val="en-US" w:eastAsia="en-US"/>
              </w:rPr>
            </w:pPr>
            <w:r>
              <w:rPr>
                <w:rFonts w:eastAsia="Times New Roman" w:cs="Arial" w:ascii="Arial" w:hAnsi="Arial"/>
                <w:lang w:val="en-US" w:eastAsia="en-US"/>
              </w:rPr>
              <w:t>ME</w:t>
            </w:r>
          </w:p>
        </w:tc>
        <w:tc>
          <w:tcPr>
            <w:tcW w:w="284" w:type="dxa"/>
            <w:tcBorders>
              <w:top w:val="single" w:sz="6" w:space="0" w:color="000000"/>
              <w:start w:val="single" w:sz="6" w:space="0" w:color="000000"/>
              <w:bottom w:val="single" w:sz="6" w:space="0" w:color="000000"/>
              <w:end w:val="single" w:sz="6" w:space="0" w:color="000000"/>
            </w:tcBorders>
            <w:shd w:fill="FFFFBF" w:val="clear"/>
          </w:tcPr>
          <w:p>
            <w:pPr>
              <w:pStyle w:val="Normal"/>
              <w:snapToGrid w:val="false"/>
              <w:spacing w:before="0" w:after="0"/>
              <w:jc w:val="center"/>
              <w:rPr>
                <w:rFonts w:ascii="Arial" w:hAnsi="Arial" w:eastAsia="Times New Roman" w:cs="Arial"/>
                <w:b/>
                <w:b/>
                <w:caps/>
                <w:u w:val="single"/>
                <w:lang w:val="en-US" w:eastAsia="en-US"/>
              </w:rPr>
            </w:pPr>
            <w:r>
              <w:rPr>
                <w:rFonts w:eastAsia="Times New Roman" w:cs="Arial" w:ascii="Arial" w:hAnsi="Arial"/>
                <w:b/>
                <w:caps/>
                <w:u w:val="single"/>
                <w:lang w:val="en-US" w:eastAsia="en-US"/>
              </w:rPr>
            </w:r>
          </w:p>
        </w:tc>
        <w:tc>
          <w:tcPr>
            <w:tcW w:w="2126" w:type="dxa"/>
            <w:tcBorders/>
          </w:tcPr>
          <w:p>
            <w:pPr>
              <w:pStyle w:val="Normal"/>
              <w:spacing w:before="0" w:after="0"/>
              <w:jc w:val="end"/>
              <w:rPr>
                <w:rFonts w:ascii="Arial" w:hAnsi="Arial" w:eastAsia="Times New Roman" w:cs="Arial"/>
                <w:u w:val="single"/>
                <w:lang w:val="en-US" w:eastAsia="en-US"/>
              </w:rPr>
            </w:pPr>
            <w:r>
              <w:rPr>
                <w:rFonts w:eastAsia="Times New Roman" w:cs="Arial" w:ascii="Arial" w:hAnsi="Arial"/>
                <w:lang w:val="en-US" w:eastAsia="en-US"/>
              </w:rPr>
              <w:t>Radio Access Network</w:t>
            </w:r>
          </w:p>
        </w:tc>
        <w:tc>
          <w:tcPr>
            <w:tcW w:w="283" w:type="dxa"/>
            <w:tcBorders>
              <w:top w:val="single" w:sz="4" w:space="0" w:color="000000"/>
              <w:start w:val="single" w:sz="4" w:space="0" w:color="000000"/>
              <w:bottom w:val="single" w:sz="4" w:space="0" w:color="000000"/>
              <w:end w:val="single" w:sz="4" w:space="0" w:color="000000"/>
            </w:tcBorders>
            <w:shd w:fill="FFFFBF"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1418" w:type="dxa"/>
            <w:tcBorders/>
          </w:tcPr>
          <w:p>
            <w:pPr>
              <w:pStyle w:val="Normal"/>
              <w:spacing w:before="0" w:after="0"/>
              <w:jc w:val="end"/>
              <w:rPr>
                <w:rFonts w:ascii="Arial" w:hAnsi="Arial" w:eastAsia="Times New Roman" w:cs="Arial"/>
                <w:lang w:val="en-US" w:eastAsia="en-US"/>
              </w:rPr>
            </w:pPr>
            <w:r>
              <w:rPr>
                <w:rFonts w:eastAsia="Times New Roman" w:cs="Arial" w:ascii="Arial" w:hAnsi="Arial"/>
                <w:lang w:val="en-US" w:eastAsia="en-US"/>
              </w:rPr>
              <w:t>Core Network</w:t>
            </w:r>
          </w:p>
        </w:tc>
        <w:tc>
          <w:tcPr>
            <w:tcW w:w="283" w:type="dxa"/>
            <w:tcBorders>
              <w:top w:val="single" w:sz="6" w:space="0" w:color="000000"/>
              <w:start w:val="single" w:sz="6" w:space="0" w:color="000000"/>
              <w:bottom w:val="single" w:sz="6" w:space="0" w:color="000000"/>
              <w:end w:val="single" w:sz="6" w:space="0" w:color="000000"/>
            </w:tcBorders>
            <w:shd w:fill="FFFFBF" w:val="clear"/>
          </w:tcPr>
          <w:p>
            <w:pPr>
              <w:pStyle w:val="Normal"/>
              <w:spacing w:before="0" w:after="0"/>
              <w:jc w:val="center"/>
              <w:rPr>
                <w:rFonts w:ascii="Arial" w:hAnsi="Arial" w:eastAsia="Times New Roman" w:cs="Arial"/>
                <w:b/>
                <w:b/>
                <w:bCs/>
                <w:caps/>
                <w:lang w:val="en-US" w:eastAsia="en-US"/>
              </w:rPr>
            </w:pPr>
            <w:r>
              <w:rPr>
                <w:rFonts w:eastAsia="Times New Roman" w:cs="Arial" w:ascii="Arial" w:hAnsi="Arial"/>
                <w:b/>
                <w:bCs/>
                <w:caps/>
                <w:lang w:val="en-US" w:eastAsia="en-US"/>
              </w:rPr>
              <w:t>X</w:t>
            </w:r>
          </w:p>
        </w:tc>
      </w:tr>
    </w:tbl>
    <w:p>
      <w:pPr>
        <w:pStyle w:val="Normal"/>
        <w:rPr>
          <w:rFonts w:eastAsia="Times New Roman"/>
          <w:sz w:val="8"/>
          <w:szCs w:val="8"/>
        </w:rPr>
      </w:pPr>
      <w:r>
        <w:rPr>
          <w:rFonts w:eastAsia="Times New Roman"/>
          <w:sz w:val="8"/>
          <w:szCs w:val="8"/>
        </w:rPr>
      </w:r>
    </w:p>
    <w:tbl>
      <w:tblPr>
        <w:tblW w:w="9640" w:type="dxa"/>
        <w:jc w:val="start"/>
        <w:tblInd w:w="0" w:type="dxa"/>
        <w:tblLayout w:type="fixed"/>
        <w:tblCellMar>
          <w:top w:w="0" w:type="dxa"/>
          <w:start w:w="42" w:type="dxa"/>
          <w:bottom w:w="0" w:type="dxa"/>
          <w:end w:w="42" w:type="dxa"/>
        </w:tblCellMar>
      </w:tblPr>
      <w:tblGrid>
        <w:gridCol w:w="1843"/>
        <w:gridCol w:w="851"/>
        <w:gridCol w:w="284"/>
        <w:gridCol w:w="284"/>
        <w:gridCol w:w="567"/>
        <w:gridCol w:w="1700"/>
        <w:gridCol w:w="567"/>
        <w:gridCol w:w="143"/>
        <w:gridCol w:w="281"/>
        <w:gridCol w:w="993"/>
        <w:gridCol w:w="2127"/>
      </w:tblGrid>
      <w:tr>
        <w:trPr/>
        <w:tc>
          <w:tcPr>
            <w:tcW w:w="9640" w:type="dxa"/>
            <w:gridSpan w:val="11"/>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r>
      <w:tr>
        <w:trPr/>
        <w:tc>
          <w:tcPr>
            <w:tcW w:w="1843" w:type="dxa"/>
            <w:tcBorders>
              <w:top w:val="single" w:sz="4" w:space="0" w:color="000000"/>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Title:</w:t>
              <w:tab/>
            </w:r>
          </w:p>
        </w:tc>
        <w:tc>
          <w:tcPr>
            <w:tcW w:w="7797" w:type="dxa"/>
            <w:gridSpan w:val="10"/>
            <w:tcBorders>
              <w:top w:val="single" w:sz="4" w:space="0" w:color="000000"/>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MS Mincho;ＭＳ 明朝" w:cs="Arial" w:ascii="Arial" w:hAnsi="Arial"/>
                <w:color w:val="000000"/>
                <w:lang w:eastAsia="ja-JP"/>
              </w:rPr>
              <w:t>Correction of TS 38.415</w:t>
            </w:r>
          </w:p>
        </w:tc>
      </w:tr>
      <w:tr>
        <w:trPr/>
        <w:tc>
          <w:tcPr>
            <w:tcW w:w="1843" w:type="dxa"/>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797" w:type="dxa"/>
            <w:gridSpan w:val="10"/>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Source to WG:</w:t>
            </w:r>
          </w:p>
        </w:tc>
        <w:tc>
          <w:tcPr>
            <w:tcW w:w="7797" w:type="dxa"/>
            <w:gridSpan w:val="10"/>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t>Nokia, Nokia Shanghai Bell</w:t>
            </w:r>
          </w:p>
        </w:tc>
      </w:tr>
      <w:tr>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Source to TSG:</w:t>
            </w:r>
          </w:p>
        </w:tc>
        <w:tc>
          <w:tcPr>
            <w:tcW w:w="7797" w:type="dxa"/>
            <w:gridSpan w:val="10"/>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fldChar w:fldCharType="begin"/>
            </w:r>
            <w:r>
              <w:rPr>
                <w:rFonts w:eastAsia="Times New Roman" w:cs="Arial" w:ascii="Arial" w:hAnsi="Arial"/>
              </w:rPr>
              <w:instrText xml:space="preserve"> DOCPROPERTY "SourceIfTsg"</w:instrText>
            </w:r>
            <w:r>
              <w:rPr>
                <w:rFonts w:eastAsia="Times New Roman" w:cs="Arial" w:ascii="Arial" w:hAnsi="Arial"/>
              </w:rPr>
              <w:fldChar w:fldCharType="separate"/>
            </w:r>
            <w:r>
              <w:rPr>
                <w:rFonts w:eastAsia="Times New Roman" w:cs="Arial" w:ascii="Arial" w:hAnsi="Arial"/>
              </w:rPr>
              <w:t>R3</w:t>
            </w:r>
            <w:r>
              <w:rPr>
                <w:rFonts w:eastAsia="Times New Roman" w:cs="Arial" w:ascii="Arial" w:hAnsi="Arial"/>
              </w:rPr>
              <w:fldChar w:fldCharType="end"/>
            </w:r>
          </w:p>
        </w:tc>
      </w:tr>
      <w:tr>
        <w:trPr/>
        <w:tc>
          <w:tcPr>
            <w:tcW w:w="1843" w:type="dxa"/>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797" w:type="dxa"/>
            <w:gridSpan w:val="10"/>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Work item code:</w:t>
            </w:r>
          </w:p>
        </w:tc>
        <w:tc>
          <w:tcPr>
            <w:tcW w:w="3686" w:type="dxa"/>
            <w:gridSpan w:val="5"/>
            <w:tcBorders/>
            <w:shd w:fill="FFFFB2" w:val="clear"/>
          </w:tcPr>
          <w:p>
            <w:pPr>
              <w:pStyle w:val="Normal"/>
              <w:spacing w:before="0" w:after="0"/>
              <w:ind w:start="100" w:hanging="0"/>
              <w:rPr>
                <w:rFonts w:ascii="Arial" w:hAnsi="Arial" w:eastAsia="Times New Roman" w:cs="Arial"/>
                <w:lang w:val="en-US" w:eastAsia="en-US"/>
              </w:rPr>
            </w:pPr>
            <w:r>
              <w:rPr>
                <w:rFonts w:eastAsia="MS Mincho;ＭＳ 明朝" w:cs="Arial" w:ascii="Arial" w:hAnsi="Arial"/>
                <w:color w:val="000000"/>
                <w:lang w:eastAsia="ja-JP"/>
              </w:rPr>
              <w:t>TEI18</w:t>
            </w:r>
          </w:p>
        </w:tc>
        <w:tc>
          <w:tcPr>
            <w:tcW w:w="567" w:type="dxa"/>
            <w:tcBorders/>
          </w:tcPr>
          <w:p>
            <w:pPr>
              <w:pStyle w:val="Normal"/>
              <w:snapToGrid w:val="false"/>
              <w:spacing w:before="0" w:after="0"/>
              <w:ind w:end="100" w:hanging="0"/>
              <w:rPr>
                <w:rFonts w:ascii="Arial" w:hAnsi="Arial" w:eastAsia="Times New Roman" w:cs="Arial"/>
                <w:lang w:val="en-US" w:eastAsia="en-US"/>
              </w:rPr>
            </w:pPr>
            <w:r>
              <w:rPr>
                <w:rFonts w:eastAsia="Times New Roman" w:cs="Arial" w:ascii="Arial" w:hAnsi="Arial"/>
                <w:lang w:val="en-US" w:eastAsia="en-US"/>
              </w:rPr>
            </w:r>
          </w:p>
        </w:tc>
        <w:tc>
          <w:tcPr>
            <w:tcW w:w="1417" w:type="dxa"/>
            <w:gridSpan w:val="3"/>
            <w:tcBorders/>
          </w:tcPr>
          <w:p>
            <w:pPr>
              <w:pStyle w:val="Normal"/>
              <w:spacing w:before="0" w:after="0"/>
              <w:jc w:val="end"/>
              <w:rPr>
                <w:rFonts w:ascii="Arial" w:hAnsi="Arial" w:eastAsia="Times New Roman" w:cs="Arial"/>
                <w:lang w:val="en-US" w:eastAsia="en-US"/>
              </w:rPr>
            </w:pPr>
            <w:r>
              <w:rPr>
                <w:rFonts w:eastAsia="Times New Roman" w:cs="Arial" w:ascii="Arial" w:hAnsi="Arial"/>
                <w:b/>
                <w:i/>
                <w:lang w:val="en-US" w:eastAsia="en-US"/>
              </w:rPr>
              <w:t>Date:</w:t>
            </w:r>
          </w:p>
        </w:tc>
        <w:tc>
          <w:tcPr>
            <w:tcW w:w="2127" w:type="dxa"/>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t>2024-02-26</w:t>
            </w:r>
          </w:p>
        </w:tc>
      </w:tr>
      <w:tr>
        <w:trPr/>
        <w:tc>
          <w:tcPr>
            <w:tcW w:w="1843" w:type="dxa"/>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1986" w:type="dxa"/>
            <w:gridSpan w:val="4"/>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2267" w:type="dxa"/>
            <w:gridSpan w:val="2"/>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c>
          <w:tcPr>
            <w:tcW w:w="1417" w:type="dxa"/>
            <w:gridSpan w:val="3"/>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c>
          <w:tcPr>
            <w:tcW w:w="2127" w:type="dxa"/>
            <w:tcBorders>
              <w:end w:val="single" w:sz="4" w:space="0" w:color="000000"/>
            </w:tcBorders>
          </w:tcPr>
          <w:p>
            <w:pPr>
              <w:pStyle w:val="Normal"/>
              <w:snapToGrid w:val="false"/>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tc>
      </w:tr>
      <w:tr>
        <w:trPr>
          <w:cantSplit w:val="true"/>
        </w:trPr>
        <w:tc>
          <w:tcPr>
            <w:tcW w:w="1843" w:type="dxa"/>
            <w:tcBorders>
              <w:start w:val="single" w:sz="4" w:space="0" w:color="000000"/>
            </w:tcBorders>
          </w:tcPr>
          <w:p>
            <w:pPr>
              <w:pStyle w:val="Normal"/>
              <w:tabs>
                <w:tab w:val="clear" w:pos="284"/>
                <w:tab w:val="right" w:pos="1759"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Category:</w:t>
            </w:r>
          </w:p>
        </w:tc>
        <w:tc>
          <w:tcPr>
            <w:tcW w:w="851" w:type="dxa"/>
            <w:tcBorders/>
            <w:shd w:fill="FFFFB2" w:val="clear"/>
          </w:tcPr>
          <w:p>
            <w:pPr>
              <w:pStyle w:val="Normal"/>
              <w:spacing w:before="0" w:after="0"/>
              <w:ind w:start="100" w:end="-609" w:hanging="0"/>
              <w:rPr>
                <w:rFonts w:ascii="Arial" w:hAnsi="Arial" w:eastAsia="Times New Roman" w:cs="Arial"/>
                <w:bCs/>
                <w:lang w:val="en-US" w:eastAsia="en-US"/>
              </w:rPr>
            </w:pPr>
            <w:r>
              <w:rPr>
                <w:rFonts w:eastAsia="Times New Roman" w:cs="Arial" w:ascii="Arial" w:hAnsi="Arial"/>
                <w:bCs/>
                <w:lang w:val="en-US" w:eastAsia="en-US"/>
              </w:rPr>
              <w:t>D</w:t>
            </w:r>
          </w:p>
        </w:tc>
        <w:tc>
          <w:tcPr>
            <w:tcW w:w="3402" w:type="dxa"/>
            <w:gridSpan w:val="5"/>
            <w:tcBorders/>
          </w:tcPr>
          <w:p>
            <w:pPr>
              <w:pStyle w:val="Normal"/>
              <w:snapToGrid w:val="false"/>
              <w:spacing w:before="0" w:after="0"/>
              <w:rPr>
                <w:rFonts w:ascii="Arial" w:hAnsi="Arial" w:eastAsia="Times New Roman" w:cs="Arial"/>
                <w:bCs/>
                <w:lang w:val="en-US" w:eastAsia="en-US"/>
              </w:rPr>
            </w:pPr>
            <w:r>
              <w:rPr>
                <w:rFonts w:eastAsia="Times New Roman" w:cs="Arial" w:ascii="Arial" w:hAnsi="Arial"/>
                <w:bCs/>
                <w:lang w:val="en-US" w:eastAsia="en-US"/>
              </w:rPr>
            </w:r>
          </w:p>
        </w:tc>
        <w:tc>
          <w:tcPr>
            <w:tcW w:w="1417" w:type="dxa"/>
            <w:gridSpan w:val="3"/>
            <w:tcBorders/>
          </w:tcPr>
          <w:p>
            <w:pPr>
              <w:pStyle w:val="Normal"/>
              <w:spacing w:before="0" w:after="0"/>
              <w:jc w:val="end"/>
              <w:rPr>
                <w:rFonts w:ascii="Arial" w:hAnsi="Arial" w:eastAsia="Times New Roman" w:cs="Arial"/>
                <w:b/>
                <w:b/>
                <w:i/>
                <w:i/>
                <w:lang w:val="en-US" w:eastAsia="en-US"/>
              </w:rPr>
            </w:pPr>
            <w:r>
              <w:rPr>
                <w:rFonts w:eastAsia="Times New Roman" w:cs="Arial" w:ascii="Arial" w:hAnsi="Arial"/>
                <w:b/>
                <w:i/>
                <w:lang w:val="en-US" w:eastAsia="en-US"/>
              </w:rPr>
              <w:t>Release:</w:t>
            </w:r>
          </w:p>
        </w:tc>
        <w:tc>
          <w:tcPr>
            <w:tcW w:w="2127" w:type="dxa"/>
            <w:tcBorders>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rPr>
              <w:fldChar w:fldCharType="begin"/>
            </w:r>
            <w:r>
              <w:rPr>
                <w:rFonts w:eastAsia="Times New Roman" w:cs="Arial" w:ascii="Arial" w:hAnsi="Arial"/>
              </w:rPr>
              <w:instrText xml:space="preserve"> DOCPROPERTY "Release"</w:instrText>
            </w:r>
            <w:r>
              <w:rPr>
                <w:rFonts w:eastAsia="Times New Roman" w:cs="Arial" w:ascii="Arial" w:hAnsi="Arial"/>
              </w:rPr>
              <w:fldChar w:fldCharType="separate"/>
            </w:r>
            <w:r>
              <w:rPr>
                <w:rFonts w:eastAsia="Times New Roman" w:cs="Arial" w:ascii="Arial" w:hAnsi="Arial"/>
              </w:rPr>
              <w:t>Rel-18</w:t>
            </w:r>
            <w:r>
              <w:rPr>
                <w:rFonts w:eastAsia="Times New Roman" w:cs="Arial" w:ascii="Arial" w:hAnsi="Arial"/>
              </w:rPr>
              <w:fldChar w:fldCharType="end"/>
            </w:r>
          </w:p>
        </w:tc>
      </w:tr>
      <w:tr>
        <w:trPr/>
        <w:tc>
          <w:tcPr>
            <w:tcW w:w="1843" w:type="dxa"/>
            <w:tcBorders>
              <w:start w:val="single" w:sz="4" w:space="0" w:color="000000"/>
              <w:bottom w:val="single" w:sz="4" w:space="0" w:color="000000"/>
            </w:tcBorders>
          </w:tcPr>
          <w:p>
            <w:pPr>
              <w:pStyle w:val="Normal"/>
              <w:snapToGrid w:val="false"/>
              <w:spacing w:before="0" w:after="0"/>
              <w:rPr>
                <w:rFonts w:ascii="Arial" w:hAnsi="Arial" w:eastAsia="Times New Roman" w:cs="Arial"/>
                <w:b/>
                <w:b/>
                <w:i/>
                <w:i/>
                <w:lang w:val="en-US" w:eastAsia="en-US"/>
              </w:rPr>
            </w:pPr>
            <w:r>
              <w:rPr>
                <w:rFonts w:eastAsia="Times New Roman" w:cs="Arial" w:ascii="Arial" w:hAnsi="Arial"/>
                <w:b/>
                <w:i/>
                <w:lang w:val="en-US" w:eastAsia="en-US"/>
              </w:rPr>
            </w:r>
          </w:p>
        </w:tc>
        <w:tc>
          <w:tcPr>
            <w:tcW w:w="4677" w:type="dxa"/>
            <w:gridSpan w:val="8"/>
            <w:tcBorders>
              <w:bottom w:val="single" w:sz="4" w:space="0" w:color="000000"/>
            </w:tcBorders>
          </w:tcPr>
          <w:p>
            <w:pPr>
              <w:pStyle w:val="Normal"/>
              <w:spacing w:before="0" w:after="0"/>
              <w:ind w:start="383" w:hanging="383"/>
              <w:rPr>
                <w:rFonts w:ascii="Arial" w:hAnsi="Arial" w:eastAsia="Times New Roman" w:cs="Arial"/>
                <w:i/>
                <w:i/>
                <w:sz w:val="18"/>
                <w:lang w:val="en-US" w:eastAsia="en-US"/>
              </w:rPr>
            </w:pPr>
            <w:r>
              <w:rPr>
                <w:rFonts w:eastAsia="Times New Roman" w:cs="Arial" w:ascii="Arial" w:hAnsi="Arial"/>
                <w:i/>
                <w:sz w:val="18"/>
                <w:lang w:val="en-US" w:eastAsia="en-US"/>
              </w:rPr>
              <w:t xml:space="preserve">Use </w:t>
            </w:r>
            <w:r>
              <w:rPr>
                <w:rFonts w:eastAsia="Times New Roman" w:cs="Arial" w:ascii="Arial" w:hAnsi="Arial"/>
                <w:i/>
                <w:sz w:val="18"/>
                <w:u w:val="single"/>
                <w:lang w:val="en-US" w:eastAsia="en-US"/>
              </w:rPr>
              <w:t>one</w:t>
            </w:r>
            <w:r>
              <w:rPr>
                <w:rFonts w:eastAsia="Times New Roman" w:cs="Arial" w:ascii="Arial" w:hAnsi="Arial"/>
                <w:i/>
                <w:sz w:val="18"/>
                <w:lang w:val="en-US" w:eastAsia="en-US"/>
              </w:rPr>
              <w:t xml:space="preserve"> of the following categories:</w:t>
            </w:r>
            <w:r>
              <w:rPr>
                <w:rFonts w:eastAsia="Times New Roman" w:cs="Arial" w:ascii="Arial" w:hAnsi="Arial"/>
                <w:b/>
                <w:i/>
                <w:sz w:val="18"/>
                <w:lang w:val="en-US" w:eastAsia="en-US"/>
              </w:rPr>
              <w:br/>
              <w:t>F</w:t>
            </w:r>
            <w:r>
              <w:rPr>
                <w:rFonts w:eastAsia="Times New Roman" w:cs="Arial" w:ascii="Arial" w:hAnsi="Arial"/>
                <w:i/>
                <w:sz w:val="18"/>
                <w:lang w:val="en-US" w:eastAsia="en-US"/>
              </w:rPr>
              <w:t xml:space="preserve">  (correction)</w:t>
              <w:br/>
            </w:r>
            <w:r>
              <w:rPr>
                <w:rFonts w:eastAsia="Times New Roman" w:cs="Arial" w:ascii="Arial" w:hAnsi="Arial"/>
                <w:b/>
                <w:i/>
                <w:sz w:val="18"/>
                <w:lang w:val="en-US" w:eastAsia="en-US"/>
              </w:rPr>
              <w:t>A</w:t>
            </w:r>
            <w:r>
              <w:rPr>
                <w:rFonts w:eastAsia="Times New Roman" w:cs="Arial" w:ascii="Arial" w:hAnsi="Arial"/>
                <w:i/>
                <w:sz w:val="18"/>
                <w:lang w:val="en-US" w:eastAsia="en-US"/>
              </w:rPr>
              <w:t xml:space="preserve">  (mirror corresponding to a change in an earlier </w:t>
              <w:tab/>
              <w:tab/>
              <w:tab/>
              <w:tab/>
              <w:tab/>
              <w:tab/>
              <w:tab/>
              <w:tab/>
              <w:tab/>
              <w:tab/>
              <w:tab/>
              <w:tab/>
              <w:tab/>
              <w:t>release)</w:t>
              <w:br/>
            </w:r>
            <w:r>
              <w:rPr>
                <w:rFonts w:eastAsia="Times New Roman" w:cs="Arial" w:ascii="Arial" w:hAnsi="Arial"/>
                <w:b/>
                <w:i/>
                <w:sz w:val="18"/>
                <w:lang w:val="en-US" w:eastAsia="en-US"/>
              </w:rPr>
              <w:t>B</w:t>
            </w:r>
            <w:r>
              <w:rPr>
                <w:rFonts w:eastAsia="Times New Roman" w:cs="Arial" w:ascii="Arial" w:hAnsi="Arial"/>
                <w:i/>
                <w:sz w:val="18"/>
                <w:lang w:val="en-US" w:eastAsia="en-US"/>
              </w:rPr>
              <w:t xml:space="preserve">  (addition of feature), </w:t>
              <w:br/>
            </w:r>
            <w:r>
              <w:rPr>
                <w:rFonts w:eastAsia="Times New Roman" w:cs="Arial" w:ascii="Arial" w:hAnsi="Arial"/>
                <w:b/>
                <w:i/>
                <w:sz w:val="18"/>
                <w:lang w:val="en-US" w:eastAsia="en-US"/>
              </w:rPr>
              <w:t>C</w:t>
            </w:r>
            <w:r>
              <w:rPr>
                <w:rFonts w:eastAsia="Times New Roman" w:cs="Arial" w:ascii="Arial" w:hAnsi="Arial"/>
                <w:i/>
                <w:sz w:val="18"/>
                <w:lang w:val="en-US" w:eastAsia="en-US"/>
              </w:rPr>
              <w:t xml:space="preserve">  (functional modification of feature)</w:t>
              <w:br/>
            </w:r>
            <w:r>
              <w:rPr>
                <w:rFonts w:eastAsia="Times New Roman" w:cs="Arial" w:ascii="Arial" w:hAnsi="Arial"/>
                <w:b/>
                <w:i/>
                <w:sz w:val="18"/>
                <w:lang w:val="en-US" w:eastAsia="en-US"/>
              </w:rPr>
              <w:t>D</w:t>
            </w:r>
            <w:r>
              <w:rPr>
                <w:rFonts w:eastAsia="Times New Roman" w:cs="Arial" w:ascii="Arial" w:hAnsi="Arial"/>
                <w:i/>
                <w:sz w:val="18"/>
                <w:lang w:val="en-US" w:eastAsia="en-US"/>
              </w:rPr>
              <w:t xml:space="preserve">  (editorial modification)</w:t>
              <w:br/>
            </w:r>
            <w:r>
              <w:rPr>
                <w:rFonts w:eastAsia="Times New Roman" w:cs="Arial" w:ascii="Arial" w:hAnsi="Arial"/>
                <w:b/>
                <w:bCs/>
                <w:i/>
                <w:sz w:val="18"/>
                <w:lang w:val="en-US" w:eastAsia="en-US"/>
              </w:rPr>
              <w:t>S</w:t>
            </w:r>
            <w:r>
              <w:rPr>
                <w:rFonts w:eastAsia="Times New Roman" w:cs="Arial" w:ascii="Arial" w:hAnsi="Arial"/>
                <w:i/>
                <w:sz w:val="18"/>
                <w:lang w:val="en-US" w:eastAsia="en-US"/>
              </w:rPr>
              <w:t xml:space="preserve">  (adding to the sourcing companies’ CR statistics)</w:t>
            </w:r>
          </w:p>
          <w:p>
            <w:pPr>
              <w:pStyle w:val="Normal"/>
              <w:spacing w:before="0" w:after="120"/>
              <w:rPr>
                <w:rFonts w:ascii="Arial" w:hAnsi="Arial" w:eastAsia="Times New Roman" w:cs="Arial"/>
                <w:lang w:val="en-US" w:eastAsia="en-US"/>
              </w:rPr>
            </w:pPr>
            <w:r>
              <w:rPr>
                <w:rFonts w:eastAsia="Times New Roman" w:cs="Arial" w:ascii="Arial" w:hAnsi="Arial"/>
                <w:sz w:val="18"/>
                <w:lang w:val="en-US" w:eastAsia="en-US"/>
              </w:rPr>
              <w:t>Detailed explanations of the above categories can</w:t>
              <w:br/>
              <w:t xml:space="preserve">be found in 3GPP </w:t>
            </w:r>
            <w:hyperlink r:id="rId3">
              <w:r>
                <w:rPr>
                  <w:rStyle w:val="InternetLink"/>
                  <w:rFonts w:eastAsia="Times New Roman" w:cs="Arial" w:ascii="Arial" w:hAnsi="Arial"/>
                  <w:color w:val="0000FF"/>
                  <w:sz w:val="18"/>
                  <w:u w:val="single"/>
                  <w:lang w:val="en-US" w:eastAsia="en-US"/>
                </w:rPr>
                <w:t>TR 21.900</w:t>
              </w:r>
            </w:hyperlink>
            <w:r>
              <w:rPr>
                <w:rFonts w:eastAsia="Times New Roman" w:cs="Arial" w:ascii="Arial" w:hAnsi="Arial"/>
                <w:sz w:val="18"/>
                <w:lang w:val="en-US" w:eastAsia="en-US"/>
              </w:rPr>
              <w:t>.</w:t>
            </w:r>
          </w:p>
        </w:tc>
        <w:tc>
          <w:tcPr>
            <w:tcW w:w="3120" w:type="dxa"/>
            <w:gridSpan w:val="2"/>
            <w:tcBorders>
              <w:bottom w:val="single" w:sz="4" w:space="0" w:color="000000"/>
              <w:end w:val="single" w:sz="4" w:space="0" w:color="000000"/>
            </w:tcBorders>
          </w:tcPr>
          <w:p>
            <w:pPr>
              <w:pStyle w:val="Normal"/>
              <w:tabs>
                <w:tab w:val="clear" w:pos="284"/>
                <w:tab w:val="left" w:pos="950" w:leader="none"/>
              </w:tabs>
              <w:spacing w:before="0" w:after="0"/>
              <w:ind w:start="241" w:hanging="241"/>
              <w:rPr>
                <w:rFonts w:ascii="Arial" w:hAnsi="Arial" w:eastAsia="Times New Roman" w:cs="Arial"/>
                <w:i/>
                <w:i/>
                <w:sz w:val="18"/>
                <w:lang w:val="en-US" w:eastAsia="en-US"/>
              </w:rPr>
            </w:pPr>
            <w:r>
              <w:rPr>
                <w:rFonts w:eastAsia="Times New Roman" w:cs="Arial" w:ascii="Arial" w:hAnsi="Arial"/>
                <w:i/>
                <w:sz w:val="18"/>
                <w:lang w:val="en-US" w:eastAsia="en-US"/>
              </w:rPr>
              <w:t xml:space="preserve">Use </w:t>
            </w:r>
            <w:r>
              <w:rPr>
                <w:rFonts w:eastAsia="Times New Roman" w:cs="Arial" w:ascii="Arial" w:hAnsi="Arial"/>
                <w:i/>
                <w:sz w:val="18"/>
                <w:u w:val="single"/>
                <w:lang w:val="en-US" w:eastAsia="en-US"/>
              </w:rPr>
              <w:t>one</w:t>
            </w:r>
            <w:r>
              <w:rPr>
                <w:rFonts w:eastAsia="Times New Roman" w:cs="Arial" w:ascii="Arial" w:hAnsi="Arial"/>
                <w:i/>
                <w:sz w:val="18"/>
                <w:lang w:val="en-US" w:eastAsia="en-US"/>
              </w:rPr>
              <w:t xml:space="preserve"> of the following releases:</w:t>
              <w:br/>
              <w:t>Rel-8</w:t>
              <w:tab/>
              <w:t>(Release 8)</w:t>
              <w:br/>
              <w:t>Rel-9</w:t>
              <w:tab/>
              <w:t>(Release 9)</w:t>
              <w:br/>
              <w:t>Rel-10</w:t>
              <w:tab/>
              <w:t>(Release 10)</w:t>
              <w:br/>
              <w:t>Rel-11</w:t>
              <w:tab/>
              <w:t>(Release 11)</w:t>
              <w:br/>
              <w:t>…</w:t>
              <w:br/>
              <w:t>Rel-16</w:t>
              <w:tab/>
              <w:t>(Release 16)</w:t>
              <w:br/>
              <w:t>Rel-17</w:t>
              <w:tab/>
              <w:t>(Release 17)</w:t>
              <w:br/>
              <w:t>Rel-18</w:t>
              <w:tab/>
              <w:t>(Release 18)</w:t>
              <w:br/>
              <w:t>Rel-19</w:t>
              <w:tab/>
              <w:t>(Release 19)</w:t>
            </w:r>
          </w:p>
        </w:tc>
      </w:tr>
      <w:tr>
        <w:trPr/>
        <w:tc>
          <w:tcPr>
            <w:tcW w:w="1843" w:type="dxa"/>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7797" w:type="dxa"/>
            <w:gridSpan w:val="1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top w:val="single" w:sz="4" w:space="0" w:color="000000"/>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Reason for change:</w:t>
            </w:r>
          </w:p>
        </w:tc>
        <w:tc>
          <w:tcPr>
            <w:tcW w:w="6946" w:type="dxa"/>
            <w:gridSpan w:val="9"/>
            <w:tcBorders>
              <w:top w:val="single" w:sz="4" w:space="0" w:color="000000"/>
              <w:end w:val="single" w:sz="4" w:space="0" w:color="000000"/>
            </w:tcBorders>
            <w:shd w:fill="FFFFB2" w:val="clear"/>
          </w:tcPr>
          <w:p>
            <w:pPr>
              <w:pStyle w:val="Normal"/>
              <w:tabs>
                <w:tab w:val="clear" w:pos="284"/>
                <w:tab w:val="left" w:pos="384" w:leader="none"/>
              </w:tabs>
              <w:spacing w:before="20" w:after="80"/>
              <w:rPr>
                <w:rFonts w:ascii="Arial" w:hAnsi="Arial" w:eastAsia="SimSun;宋体" w:cs="Arial"/>
                <w:lang w:eastAsia="zh-CN"/>
              </w:rPr>
            </w:pPr>
            <w:r>
              <w:rPr>
                <w:rFonts w:eastAsia="SimSun;宋体" w:cs="Arial" w:ascii="Arial" w:hAnsi="Arial"/>
                <w:lang w:eastAsia="zh-CN"/>
              </w:rPr>
              <w:t>Some abbreviations are not defined.</w:t>
            </w:r>
          </w:p>
          <w:p>
            <w:pPr>
              <w:pStyle w:val="Normal"/>
              <w:tabs>
                <w:tab w:val="clear" w:pos="284"/>
                <w:tab w:val="left" w:pos="384" w:leader="none"/>
              </w:tabs>
              <w:spacing w:before="20" w:after="80"/>
              <w:rPr>
                <w:rFonts w:ascii="Arial" w:hAnsi="Arial" w:eastAsia="SimSun;宋体" w:cs="Arial"/>
                <w:lang w:eastAsia="zh-CN"/>
              </w:rPr>
            </w:pPr>
            <w:r>
              <w:rPr>
                <w:rFonts w:eastAsia="SimSun;宋体" w:cs="Arial" w:ascii="Arial" w:hAnsi="Arial"/>
                <w:lang w:eastAsia="zh-CN"/>
              </w:rPr>
              <w:t xml:space="preserve">Some definitions are missing. </w:t>
            </w:r>
          </w:p>
          <w:p>
            <w:pPr>
              <w:pStyle w:val="Normal"/>
              <w:tabs>
                <w:tab w:val="clear" w:pos="284"/>
                <w:tab w:val="left" w:pos="384" w:leader="none"/>
              </w:tabs>
              <w:spacing w:before="20" w:after="80"/>
              <w:rPr>
                <w:rFonts w:ascii="Arial" w:hAnsi="Arial" w:eastAsia="Times New Roman" w:cs="Arial"/>
                <w:lang w:val="en-US" w:eastAsia="en-US"/>
              </w:rPr>
            </w:pPr>
            <w:r>
              <w:rPr>
                <w:rFonts w:eastAsia="SimSun;宋体" w:cs="Arial" w:ascii="Arial" w:hAnsi="Arial"/>
                <w:lang w:eastAsia="zh-CN"/>
              </w:rPr>
              <w:t>Some editorials to be corrected.</w:t>
            </w:r>
          </w:p>
        </w:tc>
      </w:tr>
      <w:tr>
        <w:trPr/>
        <w:tc>
          <w:tcPr>
            <w:tcW w:w="2694" w:type="dxa"/>
            <w:gridSpan w:val="2"/>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Summary of change:</w:t>
            </w:r>
          </w:p>
        </w:tc>
        <w:tc>
          <w:tcPr>
            <w:tcW w:w="6946" w:type="dxa"/>
            <w:gridSpan w:val="9"/>
            <w:tcBorders>
              <w:end w:val="single" w:sz="4" w:space="0" w:color="000000"/>
            </w:tcBorders>
            <w:shd w:fill="FFFFB2" w:val="clear"/>
          </w:tcPr>
          <w:p>
            <w:pPr>
              <w:pStyle w:val="Normal"/>
              <w:tabs>
                <w:tab w:val="clear" w:pos="284"/>
                <w:tab w:val="left" w:pos="384" w:leader="none"/>
              </w:tabs>
              <w:spacing w:before="20" w:after="80"/>
              <w:rPr>
                <w:rFonts w:ascii="Arial" w:hAnsi="Arial" w:eastAsia="SimSun;宋体" w:cs="Arial"/>
                <w:lang w:eastAsia="zh-CN"/>
              </w:rPr>
            </w:pPr>
            <w:r>
              <w:rPr>
                <w:rFonts w:eastAsia="SimSun;宋体" w:cs="Arial" w:ascii="Arial" w:hAnsi="Arial"/>
                <w:lang w:eastAsia="zh-CN"/>
              </w:rPr>
              <w:t>Some abbreviations are defined.</w:t>
            </w:r>
          </w:p>
          <w:p>
            <w:pPr>
              <w:pStyle w:val="Normal"/>
              <w:tabs>
                <w:tab w:val="clear" w:pos="284"/>
                <w:tab w:val="left" w:pos="384" w:leader="none"/>
              </w:tabs>
              <w:spacing w:before="20" w:after="80"/>
              <w:rPr>
                <w:rFonts w:ascii="Arial" w:hAnsi="Arial" w:eastAsia="SimSun;宋体" w:cs="Arial"/>
                <w:lang w:eastAsia="zh-CN"/>
              </w:rPr>
            </w:pPr>
            <w:r>
              <w:rPr>
                <w:rFonts w:eastAsia="SimSun;宋体" w:cs="Arial" w:ascii="Arial" w:hAnsi="Arial"/>
                <w:lang w:eastAsia="zh-CN"/>
              </w:rPr>
              <w:t>Some definitions are added.</w:t>
            </w:r>
          </w:p>
          <w:p>
            <w:pPr>
              <w:pStyle w:val="Normal"/>
              <w:spacing w:before="0" w:after="0"/>
              <w:rPr>
                <w:rFonts w:ascii="Arial" w:hAnsi="Arial" w:eastAsia="Times New Roman" w:cs="Arial"/>
                <w:lang w:val="en-US" w:eastAsia="en-US"/>
              </w:rPr>
            </w:pPr>
            <w:r>
              <w:rPr>
                <w:rFonts w:eastAsia="SimSun;宋体" w:cs="Arial" w:ascii="Arial" w:hAnsi="Arial"/>
                <w:lang w:eastAsia="zh-CN"/>
              </w:rPr>
              <w:t>Some editorials are corrected.</w:t>
            </w:r>
          </w:p>
          <w:p>
            <w:pPr>
              <w:pStyle w:val="Normal"/>
              <w:spacing w:before="0" w:after="0"/>
              <w:rPr>
                <w:rFonts w:ascii="Arial" w:hAnsi="Arial" w:eastAsia="Times New Roman" w:cs="Arial"/>
                <w:lang w:val="en-US" w:eastAsia="en-US"/>
              </w:rPr>
            </w:pPr>
            <w:r>
              <w:rPr>
                <w:rFonts w:eastAsia="Times New Roman" w:cs="Arial" w:ascii="Arial" w:hAnsi="Arial"/>
                <w:lang w:val="en-US" w:eastAsia="en-US"/>
              </w:rPr>
            </w:r>
          </w:p>
          <w:p>
            <w:pPr>
              <w:pStyle w:val="Normal"/>
              <w:spacing w:before="0" w:after="0"/>
              <w:rPr>
                <w:rFonts w:ascii="Arial" w:hAnsi="Arial" w:eastAsia="SimSun;宋体" w:cs="Arial"/>
                <w:u w:val="single"/>
                <w:lang w:eastAsia="zh-CN"/>
              </w:rPr>
            </w:pPr>
            <w:r>
              <w:rPr>
                <w:rFonts w:eastAsia="SimSun;宋体" w:cs="Arial" w:ascii="Arial" w:hAnsi="Arial"/>
                <w:u w:val="single"/>
                <w:lang w:eastAsia="zh-CN"/>
              </w:rPr>
              <w:t>Impact assessment towards the previous version of the specification (same release):</w:t>
            </w:r>
          </w:p>
          <w:p>
            <w:pPr>
              <w:pStyle w:val="Normal"/>
              <w:spacing w:before="0" w:after="0"/>
              <w:rPr>
                <w:rFonts w:ascii="Arial" w:hAnsi="Arial" w:eastAsia="SimSun;宋体" w:cs="Arial"/>
                <w:lang w:eastAsia="zh-CN"/>
              </w:rPr>
            </w:pPr>
            <w:r>
              <w:rPr>
                <w:rFonts w:eastAsia="SimSun;宋体" w:cs="Arial" w:ascii="Arial" w:hAnsi="Arial"/>
                <w:lang w:eastAsia="zh-CN"/>
              </w:rPr>
              <w:t>This CR has an isolated impact towards the previous version of the specification (same release).</w:t>
            </w:r>
          </w:p>
          <w:p>
            <w:pPr>
              <w:pStyle w:val="Normal"/>
              <w:spacing w:before="0" w:after="0"/>
              <w:rPr>
                <w:rFonts w:ascii="Arial" w:hAnsi="Arial" w:eastAsia="SimSun;宋体" w:cs="Arial"/>
                <w:lang w:val="en-US" w:eastAsia="en-US"/>
              </w:rPr>
            </w:pPr>
            <w:r>
              <w:rPr>
                <w:rFonts w:eastAsia="SimSun;宋体" w:cs="Arial" w:ascii="Arial" w:hAnsi="Arial"/>
                <w:lang w:eastAsia="zh-CN"/>
              </w:rPr>
              <w:t>This CR only has no functional impact</w:t>
            </w:r>
            <w:r>
              <w:rPr>
                <w:rFonts w:eastAsia="SimSun;宋体" w:cs="Arial" w:ascii="Arial" w:hAnsi="Arial"/>
                <w:lang w:val="en-US" w:eastAsia="en-US"/>
              </w:rPr>
              <w:t>.</w:t>
            </w:r>
          </w:p>
          <w:p>
            <w:pPr>
              <w:pStyle w:val="Normal"/>
              <w:spacing w:before="0" w:after="0"/>
              <w:rPr>
                <w:rFonts w:ascii="Arial" w:hAnsi="Arial" w:eastAsia="Times New Roman" w:cs="Arial"/>
                <w:lang w:val="en-US" w:eastAsia="en-US"/>
              </w:rPr>
            </w:pPr>
            <w:r>
              <w:rPr>
                <w:rFonts w:eastAsia="Times New Roman" w:cs="Arial" w:ascii="Arial" w:hAnsi="Arial"/>
                <w:lang w:val="en-US" w:eastAsia="en-US"/>
              </w:rPr>
            </w:r>
          </w:p>
        </w:tc>
      </w:tr>
      <w:tr>
        <w:trPr/>
        <w:tc>
          <w:tcPr>
            <w:tcW w:w="2694" w:type="dxa"/>
            <w:gridSpan w:val="2"/>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start w:val="single" w:sz="4" w:space="0" w:color="000000"/>
              <w:bottom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Consequences if not approved:</w:t>
            </w:r>
          </w:p>
        </w:tc>
        <w:tc>
          <w:tcPr>
            <w:tcW w:w="6946" w:type="dxa"/>
            <w:gridSpan w:val="9"/>
            <w:tcBorders>
              <w:bottom w:val="single" w:sz="4" w:space="0" w:color="000000"/>
              <w:end w:val="single" w:sz="4" w:space="0" w:color="000000"/>
            </w:tcBorders>
            <w:shd w:fill="FFFFB2" w:val="clear"/>
          </w:tcPr>
          <w:p>
            <w:pPr>
              <w:pStyle w:val="Normal"/>
              <w:tabs>
                <w:tab w:val="clear" w:pos="284"/>
                <w:tab w:val="left" w:pos="384" w:leader="none"/>
              </w:tabs>
              <w:spacing w:before="20" w:after="80"/>
              <w:rPr>
                <w:rFonts w:ascii="Arial" w:hAnsi="Arial" w:eastAsia="SimSun;宋体" w:cs="Arial"/>
                <w:lang w:eastAsia="zh-CN"/>
              </w:rPr>
            </w:pPr>
            <w:r>
              <w:rPr>
                <w:rFonts w:eastAsia="SimSun;宋体" w:cs="Arial" w:ascii="Arial" w:hAnsi="Arial"/>
                <w:lang w:eastAsia="zh-CN"/>
              </w:rPr>
              <w:t>Some abbreviations remain not defined.</w:t>
            </w:r>
          </w:p>
          <w:p>
            <w:pPr>
              <w:pStyle w:val="Normal"/>
              <w:tabs>
                <w:tab w:val="clear" w:pos="284"/>
                <w:tab w:val="left" w:pos="384" w:leader="none"/>
              </w:tabs>
              <w:spacing w:before="20" w:after="80"/>
              <w:rPr>
                <w:rFonts w:ascii="Arial" w:hAnsi="Arial" w:eastAsia="SimSun;宋体" w:cs="Arial"/>
                <w:lang w:eastAsia="zh-CN"/>
              </w:rPr>
            </w:pPr>
            <w:r>
              <w:rPr>
                <w:rFonts w:eastAsia="SimSun;宋体" w:cs="Arial" w:ascii="Arial" w:hAnsi="Arial"/>
                <w:lang w:eastAsia="zh-CN"/>
              </w:rPr>
              <w:t>Some definitions remain missing.</w:t>
            </w:r>
          </w:p>
          <w:p>
            <w:pPr>
              <w:pStyle w:val="Normal"/>
              <w:spacing w:before="0" w:after="0"/>
              <w:rPr>
                <w:rFonts w:ascii="Arial" w:hAnsi="Arial" w:eastAsia="Times New Roman" w:cs="Arial"/>
                <w:lang w:val="en-US" w:eastAsia="en-US"/>
              </w:rPr>
            </w:pPr>
            <w:r>
              <w:rPr>
                <w:rFonts w:eastAsia="SimSun;宋体" w:cs="Arial" w:ascii="Arial" w:hAnsi="Arial"/>
                <w:lang w:eastAsia="zh-CN"/>
              </w:rPr>
              <w:t xml:space="preserve">Some editorials remain to be corrected.     </w:t>
            </w:r>
          </w:p>
        </w:tc>
      </w:tr>
      <w:tr>
        <w:trPr/>
        <w:tc>
          <w:tcPr>
            <w:tcW w:w="2694" w:type="dxa"/>
            <w:gridSpan w:val="2"/>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top w:val="single" w:sz="4" w:space="0" w:color="000000"/>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Clauses affected:</w:t>
            </w:r>
          </w:p>
        </w:tc>
        <w:tc>
          <w:tcPr>
            <w:tcW w:w="6946" w:type="dxa"/>
            <w:gridSpan w:val="9"/>
            <w:tcBorders>
              <w:top w:val="single" w:sz="4" w:space="0" w:color="000000"/>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Times New Roman" w:cs="Arial" w:ascii="Arial" w:hAnsi="Arial"/>
                <w:lang w:val="en-US" w:eastAsia="en-US"/>
              </w:rPr>
              <w:t xml:space="preserve">2, 3.1, 3.2, 4.1, 5.4.2.1, 5.5.2.2, 5.5.3.16, 6.2, 6.3, 6.4.1.1, 6.5.2.1, 6.5.3.5, 6.5.3.6, 6.5.3.12 </w:t>
            </w:r>
          </w:p>
        </w:tc>
      </w:tr>
      <w:tr>
        <w:trPr/>
        <w:tc>
          <w:tcPr>
            <w:tcW w:w="2694" w:type="dxa"/>
            <w:gridSpan w:val="2"/>
            <w:tcBorders>
              <w:start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end w:val="single" w:sz="4" w:space="0" w:color="000000"/>
            </w:tcBorders>
          </w:tcPr>
          <w:p>
            <w:pPr>
              <w:pStyle w:val="Normal"/>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start w:val="single" w:sz="4" w:space="0" w:color="000000"/>
            </w:tcBorders>
          </w:tcPr>
          <w:p>
            <w:pPr>
              <w:pStyle w:val="Normal"/>
              <w:tabs>
                <w:tab w:val="clear" w:pos="284"/>
                <w:tab w:val="right" w:pos="2184" w:leader="none"/>
              </w:tabs>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284" w:type="dxa"/>
            <w:tcBorders>
              <w:top w:val="single" w:sz="4" w:space="0" w:color="000000"/>
              <w:start w:val="single" w:sz="4" w:space="0" w:color="000000"/>
              <w:bottom w:val="single" w:sz="4" w:space="0" w:color="000000"/>
            </w:tcBorders>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Y</w:t>
            </w:r>
          </w:p>
        </w:tc>
        <w:tc>
          <w:tcPr>
            <w:tcW w:w="284"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N</w:t>
            </w:r>
          </w:p>
        </w:tc>
        <w:tc>
          <w:tcPr>
            <w:tcW w:w="2977" w:type="dxa"/>
            <w:gridSpan w:val="4"/>
            <w:tcBorders/>
          </w:tcPr>
          <w:p>
            <w:pPr>
              <w:pStyle w:val="Normal"/>
              <w:tabs>
                <w:tab w:val="clear" w:pos="284"/>
                <w:tab w:val="right" w:pos="2893" w:leader="none"/>
              </w:tabs>
              <w:snapToGrid w:val="false"/>
              <w:spacing w:before="0" w:after="0"/>
              <w:rPr>
                <w:rFonts w:ascii="Arial" w:hAnsi="Arial" w:eastAsia="Times New Roman" w:cs="Arial"/>
                <w:b/>
                <w:b/>
                <w:caps/>
                <w:lang w:val="en-US" w:eastAsia="en-US"/>
              </w:rPr>
            </w:pPr>
            <w:r>
              <w:rPr>
                <w:rFonts w:eastAsia="Times New Roman" w:cs="Arial" w:ascii="Arial" w:hAnsi="Arial"/>
                <w:b/>
                <w:caps/>
                <w:lang w:val="en-US" w:eastAsia="en-US"/>
              </w:rPr>
            </w:r>
          </w:p>
        </w:tc>
        <w:tc>
          <w:tcPr>
            <w:tcW w:w="3401" w:type="dxa"/>
            <w:gridSpan w:val="3"/>
            <w:tcBorders>
              <w:end w:val="single" w:sz="4" w:space="0" w:color="000000"/>
            </w:tcBorders>
          </w:tcPr>
          <w:p>
            <w:pPr>
              <w:pStyle w:val="Normal"/>
              <w:snapToGrid w:val="false"/>
              <w:spacing w:before="0" w:after="0"/>
              <w:ind w:start="99" w:hanging="0"/>
              <w:rPr>
                <w:rFonts w:ascii="Arial" w:hAnsi="Arial" w:eastAsia="Times New Roman" w:cs="Arial"/>
                <w:lang w:val="en-US" w:eastAsia="en-US"/>
              </w:rPr>
            </w:pPr>
            <w:r>
              <w:rPr>
                <w:rFonts w:eastAsia="Times New Roman" w:cs="Arial" w:ascii="Arial" w:hAnsi="Arial"/>
                <w:lang w:val="en-US" w:eastAsia="en-US"/>
              </w:rPr>
            </w:r>
          </w:p>
        </w:tc>
      </w:tr>
      <w:tr>
        <w:trPr/>
        <w:tc>
          <w:tcPr>
            <w:tcW w:w="2694" w:type="dxa"/>
            <w:gridSpan w:val="2"/>
            <w:tcBorders>
              <w:start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Other specs</w:t>
            </w:r>
          </w:p>
        </w:tc>
        <w:tc>
          <w:tcPr>
            <w:tcW w:w="284" w:type="dxa"/>
            <w:tcBorders>
              <w:top w:val="single" w:sz="4" w:space="0" w:color="000000"/>
              <w:start w:val="single" w:sz="4" w:space="0" w:color="000000"/>
              <w:bottom w:val="single" w:sz="4" w:space="0" w:color="000000"/>
            </w:tcBorders>
            <w:shd w:fill="FFFFBF" w:val="clear"/>
          </w:tcPr>
          <w:p>
            <w:pPr>
              <w:pStyle w:val="Normal"/>
              <w:snapToGrid w:val="false"/>
              <w:spacing w:before="0" w:after="0"/>
              <w:jc w:val="center"/>
              <w:rPr>
                <w:rFonts w:ascii="Arial" w:hAnsi="Arial" w:eastAsia="Times New Roman" w:cs="Arial"/>
                <w:b/>
                <w:b/>
                <w:i/>
                <w:i/>
                <w:caps/>
                <w:lang w:val="en-US" w:eastAsia="en-US"/>
              </w:rPr>
            </w:pPr>
            <w:r>
              <w:rPr>
                <w:rFonts w:eastAsia="Times New Roman" w:cs="Arial" w:ascii="Arial" w:hAnsi="Arial"/>
                <w:b/>
                <w:i/>
                <w:caps/>
                <w:lang w:val="en-US" w:eastAsia="en-US"/>
              </w:rPr>
            </w:r>
          </w:p>
        </w:tc>
        <w:tc>
          <w:tcPr>
            <w:tcW w:w="284" w:type="dxa"/>
            <w:tcBorders>
              <w:top w:val="single" w:sz="4" w:space="0" w:color="000000"/>
              <w:start w:val="single" w:sz="4" w:space="0" w:color="000000"/>
              <w:bottom w:val="single" w:sz="4" w:space="0" w:color="000000"/>
              <w:end w:val="single" w:sz="4" w:space="0" w:color="000000"/>
            </w:tcBorders>
            <w:shd w:fill="FFFFB2"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2977" w:type="dxa"/>
            <w:gridSpan w:val="4"/>
            <w:tcBorders/>
          </w:tcPr>
          <w:p>
            <w:pPr>
              <w:pStyle w:val="Normal"/>
              <w:tabs>
                <w:tab w:val="clear" w:pos="284"/>
                <w:tab w:val="right" w:pos="2893" w:leader="none"/>
              </w:tabs>
              <w:spacing w:before="0" w:after="0"/>
              <w:rPr>
                <w:rFonts w:ascii="Arial" w:hAnsi="Arial" w:eastAsia="Times New Roman" w:cs="Arial"/>
                <w:lang w:val="en-US" w:eastAsia="en-US"/>
              </w:rPr>
            </w:pPr>
            <w:r>
              <w:rPr>
                <w:rFonts w:eastAsia="Arial" w:cs="Arial" w:ascii="Arial" w:hAnsi="Arial"/>
                <w:lang w:val="en-US" w:eastAsia="en-US"/>
              </w:rPr>
              <w:t xml:space="preserve"> </w:t>
            </w:r>
            <w:r>
              <w:rPr>
                <w:rFonts w:eastAsia="Times New Roman" w:cs="Arial" w:ascii="Arial" w:hAnsi="Arial"/>
                <w:lang w:val="en-US" w:eastAsia="en-US"/>
              </w:rPr>
              <w:t>Other core specifications</w:t>
              <w:tab/>
            </w:r>
          </w:p>
        </w:tc>
        <w:tc>
          <w:tcPr>
            <w:tcW w:w="3401" w:type="dxa"/>
            <w:gridSpan w:val="3"/>
            <w:tcBorders>
              <w:end w:val="single" w:sz="4" w:space="0" w:color="000000"/>
            </w:tcBorders>
            <w:shd w:fill="FFFFB2" w:val="clear"/>
          </w:tcPr>
          <w:p>
            <w:pPr>
              <w:pStyle w:val="Normal"/>
              <w:spacing w:before="0" w:after="0"/>
              <w:ind w:start="99" w:hanging="0"/>
              <w:rPr>
                <w:rFonts w:ascii="Arial" w:hAnsi="Arial" w:eastAsia="Times New Roman" w:cs="Arial"/>
                <w:lang w:val="en-US" w:eastAsia="en-US"/>
              </w:rPr>
            </w:pPr>
            <w:r>
              <w:rPr>
                <w:rFonts w:eastAsia="Times New Roman" w:cs="Arial" w:ascii="Arial" w:hAnsi="Arial"/>
                <w:lang w:val="en-US" w:eastAsia="en-US"/>
              </w:rPr>
              <w:t>TS/TR … CR …</w:t>
            </w:r>
          </w:p>
        </w:tc>
      </w:tr>
      <w:tr>
        <w:trPr/>
        <w:tc>
          <w:tcPr>
            <w:tcW w:w="2694" w:type="dxa"/>
            <w:gridSpan w:val="2"/>
            <w:tcBorders>
              <w:start w:val="single" w:sz="4" w:space="0" w:color="000000"/>
            </w:tcBorders>
          </w:tcPr>
          <w:p>
            <w:pPr>
              <w:pStyle w:val="Normal"/>
              <w:spacing w:before="0" w:after="0"/>
              <w:rPr>
                <w:rFonts w:ascii="Arial" w:hAnsi="Arial" w:eastAsia="Times New Roman" w:cs="Arial"/>
                <w:b/>
                <w:b/>
                <w:i/>
                <w:i/>
                <w:lang w:val="en-US" w:eastAsia="en-US"/>
              </w:rPr>
            </w:pPr>
            <w:r>
              <w:rPr>
                <w:rFonts w:eastAsia="Times New Roman" w:cs="Arial" w:ascii="Arial" w:hAnsi="Arial"/>
                <w:b/>
                <w:i/>
                <w:lang w:val="en-US" w:eastAsia="en-US"/>
              </w:rPr>
              <w:t>affected:</w:t>
            </w:r>
          </w:p>
        </w:tc>
        <w:tc>
          <w:tcPr>
            <w:tcW w:w="284" w:type="dxa"/>
            <w:tcBorders>
              <w:top w:val="single" w:sz="4" w:space="0" w:color="000000"/>
              <w:start w:val="single" w:sz="4" w:space="0" w:color="000000"/>
              <w:bottom w:val="single" w:sz="4" w:space="0" w:color="000000"/>
            </w:tcBorders>
            <w:shd w:fill="FFFFBF" w:val="clear"/>
          </w:tcPr>
          <w:p>
            <w:pPr>
              <w:pStyle w:val="Normal"/>
              <w:snapToGrid w:val="false"/>
              <w:spacing w:before="0" w:after="0"/>
              <w:jc w:val="center"/>
              <w:rPr>
                <w:rFonts w:ascii="Arial" w:hAnsi="Arial" w:eastAsia="Times New Roman" w:cs="Arial"/>
                <w:b/>
                <w:b/>
                <w:i/>
                <w:i/>
                <w:caps/>
                <w:lang w:val="en-US" w:eastAsia="en-US"/>
              </w:rPr>
            </w:pPr>
            <w:r>
              <w:rPr>
                <w:rFonts w:eastAsia="Times New Roman" w:cs="Arial" w:ascii="Arial" w:hAnsi="Arial"/>
                <w:b/>
                <w:i/>
                <w:caps/>
                <w:lang w:val="en-US" w:eastAsia="en-US"/>
              </w:rPr>
            </w:r>
          </w:p>
        </w:tc>
        <w:tc>
          <w:tcPr>
            <w:tcW w:w="284" w:type="dxa"/>
            <w:tcBorders>
              <w:top w:val="single" w:sz="4" w:space="0" w:color="000000"/>
              <w:start w:val="single" w:sz="4" w:space="0" w:color="000000"/>
              <w:bottom w:val="single" w:sz="4" w:space="0" w:color="000000"/>
              <w:end w:val="single" w:sz="4" w:space="0" w:color="000000"/>
            </w:tcBorders>
            <w:shd w:fill="FFFFB2"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2977" w:type="dxa"/>
            <w:gridSpan w:val="4"/>
            <w:tcBorders/>
          </w:tcPr>
          <w:p>
            <w:pPr>
              <w:pStyle w:val="Normal"/>
              <w:spacing w:before="0" w:after="0"/>
              <w:rPr>
                <w:rFonts w:ascii="Arial" w:hAnsi="Arial" w:eastAsia="Times New Roman" w:cs="Arial"/>
                <w:lang w:val="en-US" w:eastAsia="en-US"/>
              </w:rPr>
            </w:pPr>
            <w:r>
              <w:rPr>
                <w:rFonts w:eastAsia="Arial" w:cs="Arial" w:ascii="Arial" w:hAnsi="Arial"/>
                <w:lang w:val="en-US" w:eastAsia="en-US"/>
              </w:rPr>
              <w:t xml:space="preserve"> </w:t>
            </w:r>
            <w:r>
              <w:rPr>
                <w:rFonts w:eastAsia="Times New Roman" w:cs="Arial" w:ascii="Arial" w:hAnsi="Arial"/>
                <w:lang w:val="en-US" w:eastAsia="en-US"/>
              </w:rPr>
              <w:t>Test specifications</w:t>
            </w:r>
          </w:p>
        </w:tc>
        <w:tc>
          <w:tcPr>
            <w:tcW w:w="3401" w:type="dxa"/>
            <w:gridSpan w:val="3"/>
            <w:tcBorders>
              <w:end w:val="single" w:sz="4" w:space="0" w:color="000000"/>
            </w:tcBorders>
            <w:shd w:fill="FFFFB2" w:val="clear"/>
          </w:tcPr>
          <w:p>
            <w:pPr>
              <w:pStyle w:val="Normal"/>
              <w:spacing w:before="0" w:after="0"/>
              <w:ind w:start="99" w:hanging="0"/>
              <w:rPr>
                <w:rFonts w:ascii="Arial" w:hAnsi="Arial" w:eastAsia="Times New Roman" w:cs="Arial"/>
                <w:lang w:val="en-US" w:eastAsia="en-US"/>
              </w:rPr>
            </w:pPr>
            <w:r>
              <w:rPr>
                <w:rFonts w:eastAsia="Times New Roman" w:cs="Arial" w:ascii="Arial" w:hAnsi="Arial"/>
                <w:lang w:val="en-US" w:eastAsia="en-US"/>
              </w:rPr>
              <w:t>TS/TR ... CR ...</w:t>
            </w:r>
          </w:p>
        </w:tc>
      </w:tr>
      <w:tr>
        <w:trPr/>
        <w:tc>
          <w:tcPr>
            <w:tcW w:w="2694" w:type="dxa"/>
            <w:gridSpan w:val="2"/>
            <w:tcBorders>
              <w:start w:val="single" w:sz="4" w:space="0" w:color="000000"/>
            </w:tcBorders>
          </w:tcPr>
          <w:p>
            <w:pPr>
              <w:pStyle w:val="Normal"/>
              <w:spacing w:before="0" w:after="0"/>
              <w:rPr>
                <w:rFonts w:ascii="Arial" w:hAnsi="Arial" w:eastAsia="Times New Roman" w:cs="Arial"/>
                <w:b/>
                <w:b/>
                <w:i/>
                <w:i/>
                <w:lang w:val="en-US" w:eastAsia="en-US"/>
              </w:rPr>
            </w:pPr>
            <w:r>
              <w:rPr>
                <w:rFonts w:eastAsia="Times New Roman" w:cs="Arial" w:ascii="Arial" w:hAnsi="Arial"/>
                <w:b/>
                <w:i/>
                <w:lang w:val="en-US" w:eastAsia="en-US"/>
              </w:rPr>
              <w:t>(show related CRs)</w:t>
            </w:r>
          </w:p>
        </w:tc>
        <w:tc>
          <w:tcPr>
            <w:tcW w:w="284" w:type="dxa"/>
            <w:tcBorders>
              <w:top w:val="single" w:sz="4" w:space="0" w:color="000000"/>
              <w:start w:val="single" w:sz="4" w:space="0" w:color="000000"/>
              <w:bottom w:val="single" w:sz="4" w:space="0" w:color="000000"/>
            </w:tcBorders>
            <w:shd w:fill="FFFFBF" w:val="clear"/>
          </w:tcPr>
          <w:p>
            <w:pPr>
              <w:pStyle w:val="Normal"/>
              <w:snapToGrid w:val="false"/>
              <w:spacing w:before="0" w:after="0"/>
              <w:jc w:val="center"/>
              <w:rPr>
                <w:rFonts w:ascii="Arial" w:hAnsi="Arial" w:eastAsia="Times New Roman" w:cs="Arial"/>
                <w:b/>
                <w:b/>
                <w:i/>
                <w:i/>
                <w:caps/>
                <w:lang w:val="en-US" w:eastAsia="en-US"/>
              </w:rPr>
            </w:pPr>
            <w:r>
              <w:rPr>
                <w:rFonts w:eastAsia="Times New Roman" w:cs="Arial" w:ascii="Arial" w:hAnsi="Arial"/>
                <w:b/>
                <w:i/>
                <w:caps/>
                <w:lang w:val="en-US" w:eastAsia="en-US"/>
              </w:rPr>
            </w:r>
          </w:p>
        </w:tc>
        <w:tc>
          <w:tcPr>
            <w:tcW w:w="284" w:type="dxa"/>
            <w:tcBorders>
              <w:top w:val="single" w:sz="4" w:space="0" w:color="000000"/>
              <w:start w:val="single" w:sz="4" w:space="0" w:color="000000"/>
              <w:bottom w:val="single" w:sz="4" w:space="0" w:color="000000"/>
              <w:end w:val="single" w:sz="4" w:space="0" w:color="000000"/>
            </w:tcBorders>
            <w:shd w:fill="FFFFB2" w:val="clear"/>
          </w:tcPr>
          <w:p>
            <w:pPr>
              <w:pStyle w:val="Normal"/>
              <w:spacing w:before="0" w:after="0"/>
              <w:jc w:val="center"/>
              <w:rPr>
                <w:rFonts w:ascii="Arial" w:hAnsi="Arial" w:eastAsia="Times New Roman" w:cs="Arial"/>
                <w:b/>
                <w:b/>
                <w:caps/>
                <w:lang w:val="en-US" w:eastAsia="en-US"/>
              </w:rPr>
            </w:pPr>
            <w:r>
              <w:rPr>
                <w:rFonts w:eastAsia="Times New Roman" w:cs="Arial" w:ascii="Arial" w:hAnsi="Arial"/>
                <w:b/>
                <w:caps/>
                <w:lang w:val="en-US" w:eastAsia="en-US"/>
              </w:rPr>
              <w:t>X</w:t>
            </w:r>
          </w:p>
        </w:tc>
        <w:tc>
          <w:tcPr>
            <w:tcW w:w="2977" w:type="dxa"/>
            <w:gridSpan w:val="4"/>
            <w:tcBorders/>
          </w:tcPr>
          <w:p>
            <w:pPr>
              <w:pStyle w:val="Normal"/>
              <w:spacing w:before="0" w:after="0"/>
              <w:rPr>
                <w:rFonts w:ascii="Arial" w:hAnsi="Arial" w:eastAsia="Times New Roman" w:cs="Arial"/>
                <w:lang w:val="en-US" w:eastAsia="en-US"/>
              </w:rPr>
            </w:pPr>
            <w:r>
              <w:rPr>
                <w:rFonts w:eastAsia="Arial" w:cs="Arial" w:ascii="Arial" w:hAnsi="Arial"/>
                <w:lang w:val="en-US" w:eastAsia="en-US"/>
              </w:rPr>
              <w:t xml:space="preserve"> </w:t>
            </w:r>
            <w:r>
              <w:rPr>
                <w:rFonts w:eastAsia="Times New Roman" w:cs="Arial" w:ascii="Arial" w:hAnsi="Arial"/>
                <w:lang w:val="en-US" w:eastAsia="en-US"/>
              </w:rPr>
              <w:t>O&amp;M Specifications</w:t>
            </w:r>
          </w:p>
        </w:tc>
        <w:tc>
          <w:tcPr>
            <w:tcW w:w="3401" w:type="dxa"/>
            <w:gridSpan w:val="3"/>
            <w:tcBorders>
              <w:end w:val="single" w:sz="4" w:space="0" w:color="000000"/>
            </w:tcBorders>
            <w:shd w:fill="FFFFB2" w:val="clear"/>
          </w:tcPr>
          <w:p>
            <w:pPr>
              <w:pStyle w:val="Normal"/>
              <w:spacing w:before="0" w:after="0"/>
              <w:ind w:start="99" w:hanging="0"/>
              <w:rPr>
                <w:rFonts w:ascii="Arial" w:hAnsi="Arial" w:eastAsia="Times New Roman" w:cs="Arial"/>
                <w:lang w:val="en-US" w:eastAsia="en-US"/>
              </w:rPr>
            </w:pPr>
            <w:r>
              <w:rPr>
                <w:rFonts w:eastAsia="Times New Roman" w:cs="Arial" w:ascii="Arial" w:hAnsi="Arial"/>
                <w:lang w:val="en-US" w:eastAsia="en-US"/>
              </w:rPr>
              <w:t xml:space="preserve">TS/TR ... CR ... </w:t>
            </w:r>
          </w:p>
        </w:tc>
      </w:tr>
      <w:tr>
        <w:trPr/>
        <w:tc>
          <w:tcPr>
            <w:tcW w:w="2694" w:type="dxa"/>
            <w:gridSpan w:val="2"/>
            <w:tcBorders>
              <w:start w:val="single" w:sz="4" w:space="0" w:color="000000"/>
            </w:tcBorders>
          </w:tcPr>
          <w:p>
            <w:pPr>
              <w:pStyle w:val="Normal"/>
              <w:snapToGrid w:val="false"/>
              <w:spacing w:before="0" w:after="0"/>
              <w:rPr>
                <w:rFonts w:ascii="Arial" w:hAnsi="Arial" w:eastAsia="Times New Roman" w:cs="Arial"/>
                <w:b/>
                <w:b/>
                <w:i/>
                <w:i/>
                <w:lang w:val="en-US" w:eastAsia="en-US"/>
              </w:rPr>
            </w:pPr>
            <w:r>
              <w:rPr>
                <w:rFonts w:eastAsia="Times New Roman" w:cs="Arial" w:ascii="Arial" w:hAnsi="Arial"/>
                <w:b/>
                <w:i/>
                <w:lang w:val="en-US" w:eastAsia="en-US"/>
              </w:rPr>
            </w:r>
          </w:p>
        </w:tc>
        <w:tc>
          <w:tcPr>
            <w:tcW w:w="6946" w:type="dxa"/>
            <w:gridSpan w:val="9"/>
            <w:tcBorders>
              <w:end w:val="single" w:sz="4" w:space="0" w:color="000000"/>
            </w:tcBorders>
          </w:tcPr>
          <w:p>
            <w:pPr>
              <w:pStyle w:val="Normal"/>
              <w:snapToGrid w:val="false"/>
              <w:spacing w:before="0" w:after="0"/>
              <w:rPr>
                <w:rFonts w:ascii="Arial" w:hAnsi="Arial" w:eastAsia="Times New Roman" w:cs="Arial"/>
                <w:b/>
                <w:b/>
                <w:i/>
                <w:i/>
                <w:lang w:val="en-US" w:eastAsia="en-US"/>
              </w:rPr>
            </w:pPr>
            <w:r>
              <w:rPr>
                <w:rFonts w:eastAsia="Times New Roman" w:cs="Arial" w:ascii="Arial" w:hAnsi="Arial"/>
                <w:b/>
                <w:i/>
                <w:lang w:val="en-US" w:eastAsia="en-US"/>
              </w:rPr>
            </w:r>
          </w:p>
        </w:tc>
      </w:tr>
      <w:tr>
        <w:trPr/>
        <w:tc>
          <w:tcPr>
            <w:tcW w:w="2694" w:type="dxa"/>
            <w:gridSpan w:val="2"/>
            <w:tcBorders>
              <w:start w:val="single" w:sz="4" w:space="0" w:color="000000"/>
              <w:bottom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Other comments:</w:t>
            </w:r>
          </w:p>
        </w:tc>
        <w:tc>
          <w:tcPr>
            <w:tcW w:w="6946" w:type="dxa"/>
            <w:gridSpan w:val="9"/>
            <w:tcBorders>
              <w:bottom w:val="single" w:sz="4" w:space="0" w:color="000000"/>
              <w:end w:val="single" w:sz="4" w:space="0" w:color="000000"/>
            </w:tcBorders>
            <w:shd w:fill="FFFFB2" w:val="clear"/>
          </w:tcPr>
          <w:p>
            <w:pPr>
              <w:pStyle w:val="Normal"/>
              <w:snapToGrid w:val="false"/>
              <w:spacing w:before="0" w:after="0"/>
              <w:ind w:start="100" w:hanging="0"/>
              <w:rPr>
                <w:rFonts w:ascii="Arial" w:hAnsi="Arial" w:eastAsia="Times New Roman" w:cs="Arial"/>
                <w:b/>
                <w:b/>
                <w:i/>
                <w:i/>
                <w:lang w:val="en-US" w:eastAsia="en-US"/>
              </w:rPr>
            </w:pPr>
            <w:r>
              <w:rPr>
                <w:rFonts w:eastAsia="Times New Roman" w:cs="Arial" w:ascii="Arial" w:hAnsi="Arial"/>
                <w:b/>
                <w:i/>
                <w:lang w:val="en-US" w:eastAsia="en-US"/>
              </w:rPr>
            </w:r>
          </w:p>
        </w:tc>
      </w:tr>
      <w:tr>
        <w:trPr/>
        <w:tc>
          <w:tcPr>
            <w:tcW w:w="2694" w:type="dxa"/>
            <w:gridSpan w:val="2"/>
            <w:tcBorders>
              <w:top w:val="single" w:sz="4" w:space="0" w:color="000000"/>
              <w:bottom w:val="single" w:sz="4" w:space="0" w:color="000000"/>
            </w:tcBorders>
          </w:tcPr>
          <w:p>
            <w:pPr>
              <w:pStyle w:val="Normal"/>
              <w:tabs>
                <w:tab w:val="clear" w:pos="284"/>
                <w:tab w:val="right" w:pos="2184" w:leader="none"/>
              </w:tabs>
              <w:snapToGrid w:val="false"/>
              <w:spacing w:before="0" w:after="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c>
          <w:tcPr>
            <w:tcW w:w="6946" w:type="dxa"/>
            <w:gridSpan w:val="9"/>
            <w:tcBorders>
              <w:top w:val="single" w:sz="4" w:space="0" w:color="000000"/>
              <w:bottom w:val="single" w:sz="4" w:space="0" w:color="000000"/>
            </w:tcBorders>
            <w:shd w:fill="FFFFFF" w:val="clear"/>
          </w:tcPr>
          <w:p>
            <w:pPr>
              <w:pStyle w:val="Normal"/>
              <w:snapToGrid w:val="false"/>
              <w:spacing w:before="0" w:after="0"/>
              <w:ind w:start="100" w:hanging="0"/>
              <w:rPr>
                <w:rFonts w:ascii="Arial" w:hAnsi="Arial" w:eastAsia="Times New Roman" w:cs="Arial"/>
                <w:b/>
                <w:b/>
                <w:i/>
                <w:i/>
                <w:sz w:val="8"/>
                <w:szCs w:val="8"/>
                <w:lang w:val="en-US" w:eastAsia="en-US"/>
              </w:rPr>
            </w:pPr>
            <w:r>
              <w:rPr>
                <w:rFonts w:eastAsia="Times New Roman" w:cs="Arial" w:ascii="Arial" w:hAnsi="Arial"/>
                <w:b/>
                <w:i/>
                <w:sz w:val="8"/>
                <w:szCs w:val="8"/>
                <w:lang w:val="en-US" w:eastAsia="en-US"/>
              </w:rPr>
            </w:r>
          </w:p>
        </w:tc>
      </w:tr>
      <w:tr>
        <w:trPr/>
        <w:tc>
          <w:tcPr>
            <w:tcW w:w="2694" w:type="dxa"/>
            <w:gridSpan w:val="2"/>
            <w:tcBorders>
              <w:top w:val="single" w:sz="4" w:space="0" w:color="000000"/>
              <w:start w:val="single" w:sz="4" w:space="0" w:color="000000"/>
              <w:bottom w:val="single" w:sz="4" w:space="0" w:color="000000"/>
            </w:tcBorders>
          </w:tcPr>
          <w:p>
            <w:pPr>
              <w:pStyle w:val="Normal"/>
              <w:tabs>
                <w:tab w:val="clear" w:pos="284"/>
                <w:tab w:val="right" w:pos="2184" w:leader="none"/>
              </w:tabs>
              <w:spacing w:before="0" w:after="0"/>
              <w:rPr>
                <w:rFonts w:ascii="Arial" w:hAnsi="Arial" w:eastAsia="Times New Roman" w:cs="Arial"/>
                <w:b/>
                <w:b/>
                <w:i/>
                <w:i/>
                <w:lang w:val="en-US" w:eastAsia="en-US"/>
              </w:rPr>
            </w:pPr>
            <w:r>
              <w:rPr>
                <w:rFonts w:eastAsia="Times New Roman" w:cs="Arial" w:ascii="Arial" w:hAnsi="Arial"/>
                <w:b/>
                <w:i/>
                <w:lang w:val="en-US" w:eastAsia="en-US"/>
              </w:rPr>
              <w:t>This CR's revision history:</w:t>
            </w:r>
          </w:p>
        </w:tc>
        <w:tc>
          <w:tcPr>
            <w:tcW w:w="6946" w:type="dxa"/>
            <w:gridSpan w:val="9"/>
            <w:tcBorders>
              <w:top w:val="single" w:sz="4" w:space="0" w:color="000000"/>
              <w:bottom w:val="single" w:sz="4" w:space="0" w:color="000000"/>
              <w:end w:val="single" w:sz="4" w:space="0" w:color="000000"/>
            </w:tcBorders>
            <w:shd w:fill="FFFFB2" w:val="clear"/>
          </w:tcPr>
          <w:p>
            <w:pPr>
              <w:pStyle w:val="Normal"/>
              <w:spacing w:before="0" w:after="0"/>
              <w:ind w:start="100" w:hanging="0"/>
              <w:rPr>
                <w:rFonts w:ascii="Arial" w:hAnsi="Arial" w:eastAsia="Times New Roman" w:cs="Arial"/>
                <w:lang w:val="en-US" w:eastAsia="en-US"/>
              </w:rPr>
            </w:pPr>
            <w:r>
              <w:rPr>
                <w:rFonts w:eastAsia="Arial" w:cs="Arial" w:ascii="Arial" w:hAnsi="Arial"/>
                <w:lang w:val="en-US" w:eastAsia="en-US"/>
              </w:rPr>
              <w:t xml:space="preserve"> </w:t>
            </w:r>
          </w:p>
        </w:tc>
      </w:tr>
    </w:tbl>
    <w:p>
      <w:pPr>
        <w:pStyle w:val="Normal"/>
        <w:spacing w:before="0" w:after="0"/>
        <w:rPr>
          <w:rFonts w:ascii="Arial" w:hAnsi="Arial" w:eastAsia="Times New Roman" w:cs="Arial"/>
          <w:sz w:val="8"/>
          <w:szCs w:val="8"/>
          <w:lang w:val="en-US" w:eastAsia="en-US"/>
        </w:rPr>
      </w:pPr>
      <w:r>
        <w:rPr>
          <w:rFonts w:eastAsia="Times New Roman" w:cs="Arial" w:ascii="Arial" w:hAnsi="Arial"/>
          <w:sz w:val="8"/>
          <w:szCs w:val="8"/>
          <w:lang w:val="en-US" w:eastAsia="en-US"/>
        </w:rPr>
      </w:r>
    </w:p>
    <w:p>
      <w:pPr>
        <w:pStyle w:val="Normal"/>
        <w:rPr>
          <w:rFonts w:ascii="Arial" w:hAnsi="Arial" w:eastAsia="Times New Roman" w:cs="Arial"/>
          <w:sz w:val="8"/>
          <w:szCs w:val="8"/>
          <w:lang w:val="en-US" w:eastAsia="en-US"/>
        </w:rPr>
      </w:pPr>
      <w:r>
        <w:rPr>
          <w:rFonts w:eastAsia="Times New Roman" w:cs="Arial" w:ascii="Arial" w:hAnsi="Arial"/>
          <w:sz w:val="8"/>
          <w:szCs w:val="8"/>
          <w:lang w:val="en-US" w:eastAsia="en-US"/>
        </w:rPr>
      </w:r>
    </w:p>
    <w:p>
      <w:pPr>
        <w:pStyle w:val="Normal"/>
        <w:jc w:val="center"/>
        <w:rPr>
          <w:rFonts w:eastAsia="Times New Roman"/>
          <w:color w:val="FF0000"/>
        </w:rPr>
      </w:pPr>
      <w:r>
        <w:rPr>
          <w:rFonts w:eastAsia="Times New Roman"/>
          <w:color w:val="FF0000"/>
        </w:rPr>
        <w:t>&lt;&lt;&lt;&lt;&lt;&lt;&lt;&lt;&lt;&lt;&lt;&lt;&lt;&lt;&lt;&lt;&lt;&lt;&lt;&lt; First Change &gt;&gt;&gt;&gt;&gt;&gt;&gt;&gt;&gt;&gt;&gt;&gt;&gt;&gt;&gt;&gt;&gt;&gt;&gt;&gt;</w:t>
      </w:r>
    </w:p>
    <w:p>
      <w:pPr>
        <w:pStyle w:val="Heading1"/>
        <w:ind w:start="1134" w:hanging="1134"/>
        <w:rPr/>
      </w:pPr>
      <w:r>
        <w:rPr/>
        <w:t>1</w:t>
        <w:tab/>
        <w:t>Scope</w:t>
      </w:r>
    </w:p>
    <w:p>
      <w:pPr>
        <w:pStyle w:val="Normal"/>
        <w:rPr/>
      </w:pPr>
      <w:r>
        <w:rPr/>
        <w:t>The present document specifies the PDU Session user plane protocol being used over the NG-U, Xn</w:t>
      </w:r>
      <w:r>
        <w:rPr>
          <w:lang w:eastAsia="zh-CN"/>
        </w:rPr>
        <w:t>-U</w:t>
      </w:r>
      <w:r>
        <w:rPr/>
        <w:t xml:space="preserve"> and N9 interfaces. Applicability to other interfaces is not precluded.</w:t>
      </w:r>
    </w:p>
    <w:p>
      <w:pPr>
        <w:pStyle w:val="Normal"/>
        <w:rPr>
          <w:lang w:eastAsia="zh-CN"/>
        </w:rPr>
      </w:pPr>
      <w:r>
        <w:rPr>
          <w:lang w:val="en-US" w:eastAsia="zh-CN"/>
        </w:rPr>
        <w:t>Th</w:t>
      </w:r>
      <w:ins w:id="0" w:author="Nok-1" w:date="2024-01-04T23:00:00Z">
        <w:r>
          <w:rPr>
            <w:lang w:val="en-US" w:eastAsia="zh-CN"/>
          </w:rPr>
          <w:t>e</w:t>
        </w:r>
      </w:ins>
      <w:del w:id="1" w:author="Nok-1" w:date="2024-01-04T23:00:00Z">
        <w:r>
          <w:rPr>
            <w:lang w:val="en-US" w:eastAsia="zh-CN"/>
          </w:rPr>
          <w:delText>is</w:delText>
        </w:r>
      </w:del>
      <w:r>
        <w:rPr>
          <w:lang w:val="en-US" w:eastAsia="zh-CN"/>
        </w:rPr>
        <w:t xml:space="preserve"> present document also specifies the </w:t>
      </w:r>
      <w:r>
        <w:rPr>
          <w:lang w:val="en-US" w:eastAsia="zh-CN"/>
        </w:rPr>
        <w:t>PDU Set Information</w:t>
      </w:r>
      <w:r>
        <w:rPr>
          <w:lang w:val="en-US" w:eastAsia="zh-CN"/>
        </w:rPr>
        <w:t xml:space="preserve"> user plane protocol being used over the NG-U, Xn-U, F1-U and N9 interfaces. Applicability to other interfaces is not precluded.</w:t>
      </w:r>
    </w:p>
    <w:p>
      <w:pPr>
        <w:pStyle w:val="Heading1"/>
        <w:ind w:start="1134" w:hanging="1134"/>
        <w:rPr/>
      </w:pPr>
      <w:r>
        <w:rPr/>
        <w:t>2</w:t>
        <w:tab/>
        <w:t>References</w:t>
      </w:r>
    </w:p>
    <w:p>
      <w:pPr>
        <w:pStyle w:val="Normal"/>
        <w:rPr/>
      </w:pPr>
      <w:r>
        <w:rPr/>
        <w:t>The following documents contain provisions which, through reference in this text, constitute provisions of the present document.</w:t>
      </w:r>
    </w:p>
    <w:p>
      <w:pPr>
        <w:pStyle w:val="B1"/>
        <w:rPr/>
      </w:pPr>
      <w:bookmarkStart w:id="1" w:name="OLE_LINK4"/>
      <w:bookmarkStart w:id="2" w:name="OLE_LINK3"/>
      <w:bookmarkStart w:id="3" w:name="OLE_LINK2"/>
      <w:bookmarkStart w:id="4" w:name="OLE_LINK1"/>
      <w:bookmarkEnd w:id="1"/>
      <w:bookmarkEnd w:id="2"/>
      <w:bookmarkEnd w:id="3"/>
      <w:bookmarkEnd w:id="4"/>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bookmarkStart w:id="5" w:name="OLE_LINK4"/>
      <w:bookmarkStart w:id="6" w:name="OLE_LINK3"/>
      <w:bookmarkStart w:id="7" w:name="OLE_LINK2"/>
      <w:bookmarkStart w:id="8" w:name="OLE_LINK1"/>
      <w:bookmarkEnd w:id="5"/>
      <w:bookmarkEnd w:id="6"/>
      <w:bookmarkEnd w:id="7"/>
      <w:bookmarkEnd w:id="8"/>
      <w:r>
        <w:rPr/>
        <w:t>[1]</w:t>
        <w:tab/>
        <w:t>3GPP TR 21.905: "Vocabulary for 3GPP Specifications".</w:t>
      </w:r>
    </w:p>
    <w:p>
      <w:pPr>
        <w:pStyle w:val="EX"/>
        <w:rPr/>
      </w:pPr>
      <w:r>
        <w:rPr/>
        <w:t>[2]</w:t>
        <w:tab/>
        <w:t>3GPP TS 38.300: "</w:t>
      </w:r>
      <w:r>
        <w:rPr>
          <w:lang w:eastAsia="ja-JP"/>
        </w:rPr>
        <w:t>NextGen</w:t>
      </w:r>
      <w:r>
        <w:rPr/>
        <w:t xml:space="preserve"> Radio Access Network (NG-RAN); Overall description; Stage 2".</w:t>
      </w:r>
    </w:p>
    <w:p>
      <w:pPr>
        <w:pStyle w:val="EX"/>
        <w:rPr>
          <w:rFonts w:eastAsia="Malgun Gothic;맑은 고딕"/>
        </w:rPr>
      </w:pPr>
      <w:r>
        <w:rPr>
          <w:rFonts w:eastAsia="Malgun Gothic;맑은 고딕"/>
        </w:rPr>
        <w:t>[3]</w:t>
        <w:tab/>
        <w:t xml:space="preserve">3GPP TS 29.281: </w:t>
      </w:r>
      <w:r>
        <w:rPr/>
        <w:t>"</w:t>
      </w:r>
      <w:r>
        <w:rPr>
          <w:rFonts w:eastAsia="Malgun Gothic;맑은 고딕"/>
        </w:rPr>
        <w:t>General Packet Radio System (GPRS) Tunnelling Protocol User Plane (GTPv1-U)</w:t>
      </w:r>
      <w:r>
        <w:rPr/>
        <w:t>"</w:t>
      </w:r>
      <w:r>
        <w:rPr>
          <w:rFonts w:eastAsia="Malgun Gothic;맑은 고딕"/>
        </w:rPr>
        <w:t>.</w:t>
      </w:r>
    </w:p>
    <w:p>
      <w:pPr>
        <w:pStyle w:val="EX"/>
        <w:keepLines/>
        <w:rPr/>
      </w:pPr>
      <w:r>
        <w:rPr/>
        <w:t>[4]</w:t>
        <w:tab/>
        <w:t>3GPP TS 37.324: "</w:t>
      </w:r>
      <w:r>
        <w:rPr/>
        <w:t>E-U</w:t>
      </w:r>
      <w:r>
        <w:rPr/>
        <w:t>TRA and NR; Service Data Application Protocol (SDAP) specification".</w:t>
      </w:r>
    </w:p>
    <w:p>
      <w:pPr>
        <w:pStyle w:val="EX"/>
        <w:rPr/>
      </w:pPr>
      <w:r>
        <w:rPr/>
        <w:t>[5]</w:t>
        <w:tab/>
        <w:t>3GPP TS 23.501: "System Architecture for the 5G System; Stage 2".</w:t>
      </w:r>
    </w:p>
    <w:p>
      <w:pPr>
        <w:pStyle w:val="EX"/>
        <w:rPr/>
      </w:pPr>
      <w:r>
        <w:rPr/>
        <w:t>[6]</w:t>
        <w:tab/>
      </w:r>
      <w:r>
        <w:rPr>
          <w:rFonts w:cs="Arial"/>
        </w:rPr>
        <w:t xml:space="preserve">IETF RFC 5905 (2010-06): </w:t>
      </w:r>
      <w:r>
        <w:rPr/>
        <w:t>"Network Time Protocol Version 4: Protocol and Algorithms Specification".</w:t>
      </w:r>
    </w:p>
    <w:p>
      <w:pPr>
        <w:pStyle w:val="EX"/>
        <w:rPr/>
      </w:pPr>
      <w:bookmarkStart w:id="9" w:name="_Hlk155301703"/>
      <w:bookmarkEnd w:id="9"/>
      <w:r>
        <w:rPr/>
        <w:t>[7]</w:t>
        <w:tab/>
        <w:t>3GPP TS 38.413: "NG-RAN; NG Application Protocol (NGAP)".</w:t>
      </w:r>
    </w:p>
    <w:p>
      <w:pPr>
        <w:pStyle w:val="EX"/>
        <w:rPr/>
      </w:pPr>
      <w:bookmarkStart w:id="10" w:name="_Hlk155301703"/>
      <w:bookmarkEnd w:id="10"/>
      <w:r>
        <w:rPr/>
        <w:t>[8]</w:t>
        <w:tab/>
        <w:t>3GPP TS 38.4</w:t>
      </w:r>
      <w:r>
        <w:rPr>
          <w:lang w:val="en-US" w:eastAsia="zh-CN"/>
        </w:rPr>
        <w:t>70</w:t>
      </w:r>
      <w:r>
        <w:rPr/>
        <w:t xml:space="preserve">: "NG-RAN; </w:t>
      </w:r>
      <w:r>
        <w:rPr/>
        <w:t>F1 general aspects and principles</w:t>
      </w:r>
      <w:r>
        <w:rPr/>
        <w:t>".</w:t>
      </w:r>
    </w:p>
    <w:p>
      <w:pPr>
        <w:pStyle w:val="EX"/>
        <w:rPr/>
      </w:pPr>
      <w:ins w:id="3" w:author="Nok-1" w:date="2024-01-04T23:01:00Z">
        <w:r>
          <w:rPr/>
          <w:t>[x]</w:t>
          <w:tab/>
          <w:t xml:space="preserve">3GPP TS 38.401: "NG-RAN; </w:t>
        </w:r>
      </w:ins>
      <w:ins w:id="4" w:author="Nok-1" w:date="2024-01-04T23:02:00Z">
        <w:r>
          <w:rPr/>
          <w:t>Architecture Description</w:t>
        </w:r>
      </w:ins>
      <w:ins w:id="5" w:author="Nok-1" w:date="2024-01-04T23:01:00Z">
        <w:r>
          <w:rPr/>
          <w:t>".</w:t>
        </w:r>
      </w:ins>
    </w:p>
    <w:p>
      <w:pPr>
        <w:pStyle w:val="EX"/>
        <w:rPr>
          <w:lang w:eastAsia="zh-CN"/>
        </w:rPr>
      </w:pPr>
      <w:r>
        <w:rPr>
          <w:lang w:eastAsia="zh-CN"/>
        </w:rPr>
      </w:r>
    </w:p>
    <w:p>
      <w:pPr>
        <w:pStyle w:val="Heading1"/>
        <w:ind w:start="1134" w:hanging="1134"/>
        <w:rPr/>
      </w:pPr>
      <w:r>
        <w:rPr/>
        <w:t>3</w:t>
        <w:tab/>
        <w:t>Definitions and abbreviations</w:t>
      </w:r>
    </w:p>
    <w:p>
      <w:pPr>
        <w:pStyle w:val="Heading2"/>
        <w:rPr/>
      </w:pPr>
      <w:r>
        <w:rPr/>
        <w:t>3.1</w:t>
        <w:tab/>
        <w:t>Definitions</w:t>
      </w:r>
    </w:p>
    <w:p>
      <w:pPr>
        <w:pStyle w:val="Normal"/>
        <w:rPr/>
      </w:pPr>
      <w:r>
        <w:rPr/>
        <w:t xml:space="preserve">For the purposes of the present document, the terms and definitions given in </w:t>
      </w:r>
      <w:bookmarkStart w:id="11" w:name="OLE_LINK8"/>
      <w:bookmarkStart w:id="12" w:name="OLE_LINK7"/>
      <w:bookmarkStart w:id="13" w:name="OLE_LINK6"/>
      <w:r>
        <w:rPr/>
        <w:t xml:space="preserve">3GPP </w:t>
      </w:r>
      <w:bookmarkEnd w:id="11"/>
      <w:bookmarkEnd w:id="12"/>
      <w:bookmarkEnd w:id="13"/>
      <w:r>
        <w:rPr/>
        <w:t>TR 21.905 [1] and the following apply. A term defined in the present document takes precedence over the definition of the same term, if any, in 3GPP TR 21.905 [1].</w:t>
      </w:r>
    </w:p>
    <w:p>
      <w:pPr>
        <w:pStyle w:val="Normal"/>
        <w:rPr>
          <w:lang w:eastAsia="ja-JP"/>
          <w:ins w:id="15" w:author="Nok-1" w:date="2024-01-04T23:03:00Z"/>
        </w:rPr>
      </w:pPr>
      <w:ins w:id="7" w:author="Nok-1" w:date="2024-01-04T23:03:00Z">
        <w:r>
          <w:rPr>
            <w:b/>
            <w:lang w:eastAsia="ja-JP"/>
          </w:rPr>
          <w:t>gNB-CU</w:t>
        </w:r>
      </w:ins>
      <w:ins w:id="8" w:author="Nok-1" w:date="2024-01-04T23:03:00Z">
        <w:r>
          <w:rPr>
            <w:lang w:eastAsia="ja-JP"/>
          </w:rPr>
          <w:t xml:space="preserve">: </w:t>
        </w:r>
      </w:ins>
      <w:ins w:id="9" w:author="Nok-1" w:date="2024-01-04T23:03:00Z">
        <w:r>
          <w:rPr/>
          <w:t xml:space="preserve"> as defined in TS 38.</w:t>
        </w:r>
      </w:ins>
      <w:ins w:id="10" w:author="Nok-1" w:date="2024-01-04T23:04:00Z">
        <w:r>
          <w:rPr/>
          <w:t>401</w:t>
        </w:r>
      </w:ins>
      <w:ins w:id="11" w:author="Nok-1" w:date="2024-01-04T23:03:00Z">
        <w:r>
          <w:rPr/>
          <w:t xml:space="preserve"> [</w:t>
        </w:r>
      </w:ins>
      <w:ins w:id="12" w:author="Nok-1" w:date="2024-01-04T23:04:00Z">
        <w:r>
          <w:rPr/>
          <w:t>x</w:t>
        </w:r>
      </w:ins>
      <w:ins w:id="13" w:author="Nok-1" w:date="2024-01-04T23:03:00Z">
        <w:r>
          <w:rPr/>
          <w:t>]</w:t>
        </w:r>
      </w:ins>
      <w:ins w:id="14" w:author="Nok-1" w:date="2024-01-04T23:03:00Z">
        <w:r>
          <w:rPr>
            <w:lang w:eastAsia="ja-JP"/>
          </w:rPr>
          <w:t>.</w:t>
        </w:r>
      </w:ins>
    </w:p>
    <w:p>
      <w:pPr>
        <w:pStyle w:val="Normal"/>
        <w:rPr>
          <w:lang w:eastAsia="ja-JP"/>
          <w:ins w:id="24" w:author="Nok-1" w:date="2024-01-04T23:03:00Z"/>
        </w:rPr>
      </w:pPr>
      <w:ins w:id="16" w:author="Nok-1" w:date="2024-01-04T23:03:00Z">
        <w:r>
          <w:rPr>
            <w:b/>
            <w:lang w:eastAsia="ja-JP"/>
          </w:rPr>
          <w:t>gNB-DU</w:t>
        </w:r>
      </w:ins>
      <w:ins w:id="17" w:author="Nok-1" w:date="2024-01-04T23:03:00Z">
        <w:r>
          <w:rPr>
            <w:lang w:eastAsia="ja-JP"/>
          </w:rPr>
          <w:t xml:space="preserve">: </w:t>
        </w:r>
      </w:ins>
      <w:ins w:id="18" w:author="Nok-1" w:date="2024-01-04T23:03:00Z">
        <w:r>
          <w:rPr/>
          <w:t xml:space="preserve"> as defined in TS 38.</w:t>
        </w:r>
      </w:ins>
      <w:ins w:id="19" w:author="Nok-1" w:date="2024-01-04T23:04:00Z">
        <w:r>
          <w:rPr/>
          <w:t>401</w:t>
        </w:r>
      </w:ins>
      <w:ins w:id="20" w:author="Nok-1" w:date="2024-01-04T23:03:00Z">
        <w:r>
          <w:rPr/>
          <w:t xml:space="preserve"> [</w:t>
        </w:r>
      </w:ins>
      <w:ins w:id="21" w:author="Nok-1" w:date="2024-01-04T23:04:00Z">
        <w:r>
          <w:rPr/>
          <w:t>x</w:t>
        </w:r>
      </w:ins>
      <w:ins w:id="22" w:author="Nok-1" w:date="2024-01-04T23:03:00Z">
        <w:r>
          <w:rPr/>
          <w:t>]</w:t>
        </w:r>
      </w:ins>
      <w:ins w:id="23" w:author="Nok-1" w:date="2024-01-04T23:03:00Z">
        <w:r>
          <w:rPr>
            <w:lang w:eastAsia="ja-JP"/>
          </w:rPr>
          <w:t>.</w:t>
        </w:r>
      </w:ins>
    </w:p>
    <w:p>
      <w:pPr>
        <w:pStyle w:val="Normal"/>
        <w:rPr>
          <w:b/>
          <w:b/>
          <w:lang w:eastAsia="ja-JP"/>
        </w:rPr>
      </w:pPr>
      <w:r>
        <w:rPr>
          <w:b/>
          <w:lang w:eastAsia="ja-JP"/>
        </w:rPr>
      </w:r>
    </w:p>
    <w:p>
      <w:pPr>
        <w:pStyle w:val="Normal"/>
        <w:rPr>
          <w:lang w:eastAsia="ja-JP"/>
        </w:rPr>
      </w:pPr>
      <w:r>
        <w:rPr>
          <w:b/>
          <w:lang w:eastAsia="ja-JP"/>
        </w:rPr>
        <w:t>Multicast Broadcast User Plane Function</w:t>
      </w:r>
      <w:r>
        <w:rPr>
          <w:lang w:eastAsia="ja-JP"/>
        </w:rPr>
        <w:t xml:space="preserve">: </w:t>
      </w:r>
      <w:r>
        <w:rPr>
          <w:lang w:eastAsia="en-GB"/>
        </w:rPr>
        <w:t>as defined in TS 23.501 [5]</w:t>
      </w:r>
      <w:r>
        <w:rPr>
          <w:lang w:eastAsia="ja-JP"/>
        </w:rPr>
        <w:t>.</w:t>
      </w:r>
    </w:p>
    <w:p>
      <w:pPr>
        <w:pStyle w:val="Normal"/>
        <w:rPr>
          <w:lang w:eastAsia="ja-JP"/>
        </w:rPr>
      </w:pPr>
      <w:r>
        <w:rPr>
          <w:b/>
          <w:lang w:eastAsia="ja-JP"/>
        </w:rPr>
        <w:t>NG-U</w:t>
      </w:r>
      <w:r>
        <w:rPr>
          <w:lang w:eastAsia="ja-JP"/>
        </w:rPr>
        <w:t xml:space="preserve">: </w:t>
      </w:r>
      <w:r>
        <w:rPr/>
        <w:t xml:space="preserve"> as defined in TS 38.300 [2]</w:t>
      </w:r>
      <w:r>
        <w:rPr>
          <w:lang w:eastAsia="ja-JP"/>
        </w:rPr>
        <w:t>.</w:t>
      </w:r>
    </w:p>
    <w:p>
      <w:pPr>
        <w:pStyle w:val="Normal"/>
        <w:rPr>
          <w:rFonts w:eastAsia="Malgun Gothic;맑은 고딕"/>
        </w:rPr>
      </w:pPr>
      <w:r>
        <w:rPr>
          <w:b/>
          <w:lang w:eastAsia="ja-JP"/>
        </w:rPr>
        <w:t>X</w:t>
      </w:r>
      <w:r>
        <w:rPr>
          <w:rFonts w:eastAsia="Malgun Gothic;맑은 고딕"/>
          <w:b/>
        </w:rPr>
        <w:t>n</w:t>
      </w:r>
      <w:r>
        <w:rPr>
          <w:b/>
          <w:lang w:eastAsia="ja-JP"/>
        </w:rPr>
        <w:t>-U</w:t>
      </w:r>
      <w:r>
        <w:rPr>
          <w:rFonts w:eastAsia="Malgun Gothic;맑은 고딕"/>
        </w:rPr>
        <w:t xml:space="preserve">: </w:t>
      </w:r>
      <w:r>
        <w:rPr/>
        <w:t>logical interface between NG-RAN node</w:t>
      </w:r>
      <w:r>
        <w:rPr>
          <w:lang w:eastAsia="zh-CN"/>
        </w:rPr>
        <w:t>s</w:t>
      </w:r>
      <w:r>
        <w:rPr>
          <w:rFonts w:eastAsia="Malgun Gothic;맑은 고딕"/>
        </w:rPr>
        <w:t xml:space="preserve"> as defined in TS 38.300 [2].</w:t>
      </w:r>
    </w:p>
    <w:p>
      <w:pPr>
        <w:pStyle w:val="Normal"/>
        <w:rPr>
          <w:rFonts w:eastAsia="Malgun Gothic;맑은 고딕"/>
        </w:rPr>
      </w:pPr>
      <w:r>
        <w:rPr>
          <w:rFonts w:eastAsia="Malgun Gothic;맑은 고딕"/>
          <w:b/>
          <w:bCs/>
        </w:rPr>
        <w:t>Data Burst</w:t>
      </w:r>
      <w:r>
        <w:rPr>
          <w:rFonts w:eastAsia="Malgun Gothic;맑은 고딕"/>
        </w:rPr>
        <w:t xml:space="preserve">: </w:t>
      </w:r>
      <w:r>
        <w:rPr>
          <w:lang w:eastAsia="en-GB"/>
        </w:rPr>
        <w:t>as defined in TS 23.501 [5]</w:t>
      </w:r>
      <w:r>
        <w:rPr>
          <w:rFonts w:eastAsia="Malgun Gothic;맑은 고딕"/>
        </w:rPr>
        <w:t>.</w:t>
      </w:r>
    </w:p>
    <w:p>
      <w:pPr>
        <w:pStyle w:val="Normal"/>
        <w:rPr>
          <w:lang w:eastAsia="en-GB"/>
        </w:rPr>
      </w:pPr>
      <w:r>
        <w:rPr>
          <w:b/>
          <w:bCs/>
          <w:lang w:eastAsia="en-GB"/>
        </w:rPr>
        <w:t>PDU Set:</w:t>
      </w:r>
      <w:r>
        <w:rPr>
          <w:lang w:eastAsia="en-GB"/>
        </w:rPr>
        <w:t xml:space="preserve"> as defined in TS 23.501 [5].</w:t>
      </w:r>
    </w:p>
    <w:p>
      <w:pPr>
        <w:pStyle w:val="Normal"/>
        <w:rPr>
          <w:rFonts w:eastAsia="Malgun Gothic;맑은 고딕"/>
        </w:rPr>
      </w:pPr>
      <w:r>
        <w:rPr>
          <w:b/>
          <w:lang w:val="en-US" w:eastAsia="zh-CN"/>
        </w:rPr>
        <w:t>F1</w:t>
      </w:r>
      <w:r>
        <w:rPr>
          <w:b/>
          <w:lang w:eastAsia="ja-JP"/>
        </w:rPr>
        <w:t>-U</w:t>
      </w:r>
      <w:r>
        <w:rPr>
          <w:rFonts w:eastAsia="Malgun Gothic;맑은 고딕"/>
        </w:rPr>
        <w:t xml:space="preserve">: </w:t>
      </w:r>
      <w:r>
        <w:rPr/>
        <w:t xml:space="preserve">logical interface between </w:t>
      </w:r>
      <w:r>
        <w:rPr/>
        <w:t>gNB-CU and gNB-DU</w:t>
      </w:r>
      <w:r>
        <w:rPr>
          <w:rFonts w:eastAsia="Malgun Gothic;맑은 고딕"/>
        </w:rPr>
        <w:t xml:space="preserve"> as defined in TS 38.</w:t>
      </w:r>
      <w:r>
        <w:rPr>
          <w:lang w:val="en-US" w:eastAsia="zh-CN"/>
        </w:rPr>
        <w:t>470</w:t>
      </w:r>
      <w:r>
        <w:rPr>
          <w:rFonts w:eastAsia="Malgun Gothic;맑은 고딕"/>
        </w:rPr>
        <w:t xml:space="preserve"> [</w:t>
      </w:r>
      <w:r>
        <w:rPr>
          <w:rFonts w:eastAsia="Malgun Gothic;맑은 고딕"/>
        </w:rPr>
        <w:t>8</w:t>
      </w:r>
      <w:r>
        <w:rPr>
          <w:rFonts w:eastAsia="Malgun Gothic;맑은 고딕"/>
        </w:rPr>
        <w:t>].</w:t>
      </w:r>
    </w:p>
    <w:p>
      <w:pPr>
        <w:pStyle w:val="Heading2"/>
        <w:rPr/>
      </w:pPr>
      <w:r>
        <w:rPr/>
        <w:t>3.2</w:t>
        <w:tab/>
        <w:t>Abbreviations</w:t>
      </w:r>
    </w:p>
    <w:p>
      <w:pPr>
        <w:pStyle w:val="Normal"/>
        <w:keepNext w:val="true"/>
        <w:rPr>
          <w:lang w:eastAsia="zh-CN"/>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pPr>
      <w:ins w:id="25" w:author="Nok-1" w:date="2024-01-04T23:05:00Z">
        <w:r>
          <w:rPr/>
          <w:t>DL</w:t>
        </w:r>
      </w:ins>
      <w:ins w:id="26" w:author="Nok-1" w:date="2024-01-04T23:04:00Z">
        <w:r>
          <w:rPr/>
          <w:tab/>
        </w:r>
      </w:ins>
      <w:ins w:id="27" w:author="Nok-1" w:date="2024-01-04T23:05:00Z">
        <w:r>
          <w:rPr/>
          <w:t>Downlink</w:t>
        </w:r>
      </w:ins>
    </w:p>
    <w:p>
      <w:pPr>
        <w:pStyle w:val="EW"/>
        <w:rPr/>
      </w:pPr>
      <w:r>
        <w:rPr/>
        <w:t>MBS</w:t>
        <w:tab/>
        <w:t>Multicast Broadcast Service</w:t>
      </w:r>
    </w:p>
    <w:p>
      <w:pPr>
        <w:pStyle w:val="EW"/>
        <w:rPr/>
      </w:pPr>
      <w:r>
        <w:rPr/>
        <w:t>MB-UPF</w:t>
        <w:tab/>
        <w:t>Multicast Broadcast User Plane Function</w:t>
      </w:r>
    </w:p>
    <w:p>
      <w:pPr>
        <w:pStyle w:val="EW"/>
        <w:rPr/>
      </w:pPr>
      <w:r>
        <w:rPr/>
        <w:t>PDCP</w:t>
        <w:tab/>
        <w:t>Packet Data Convergence Protocol</w:t>
      </w:r>
    </w:p>
    <w:p>
      <w:pPr>
        <w:pStyle w:val="EW"/>
        <w:rPr/>
      </w:pPr>
      <w:r>
        <w:rPr/>
        <w:t>PPI</w:t>
        <w:tab/>
        <w:t>Paging Policy Indicator</w:t>
      </w:r>
    </w:p>
    <w:p>
      <w:pPr>
        <w:pStyle w:val="EW"/>
        <w:rPr/>
      </w:pPr>
      <w:r>
        <w:rPr/>
        <w:t>PPP</w:t>
        <w:tab/>
        <w:t>Paging Policy Presence</w:t>
      </w:r>
    </w:p>
    <w:p>
      <w:pPr>
        <w:pStyle w:val="EW"/>
        <w:rPr>
          <w:lang w:eastAsia="zh-CN"/>
        </w:rPr>
      </w:pPr>
      <w:r>
        <w:rPr/>
        <w:t>QFI</w:t>
        <w:tab/>
        <w:t>QoS Flow Identifier</w:t>
      </w:r>
    </w:p>
    <w:p>
      <w:pPr>
        <w:pStyle w:val="EW"/>
        <w:rPr/>
      </w:pPr>
      <w:r>
        <w:rPr>
          <w:lang w:val="fr-FR" w:eastAsia="zh-CN"/>
        </w:rPr>
        <w:t>RQA</w:t>
      </w:r>
      <w:r>
        <w:rPr>
          <w:lang w:val="fr-FR"/>
        </w:rPr>
        <w:tab/>
      </w:r>
      <w:r>
        <w:rPr>
          <w:lang w:val="fr-FR" w:eastAsia="zh-CN"/>
        </w:rPr>
        <w:t>Reflective QoS Attribute</w:t>
      </w:r>
    </w:p>
    <w:p>
      <w:pPr>
        <w:pStyle w:val="EW"/>
        <w:rPr>
          <w:rFonts w:eastAsia="Malgun Gothic;맑은 고딕"/>
          <w:lang w:val="fr-FR"/>
        </w:rPr>
      </w:pPr>
      <w:r>
        <w:rPr>
          <w:lang w:val="fr-FR" w:eastAsia="zh-CN"/>
        </w:rPr>
        <w:t>RQI</w:t>
      </w:r>
      <w:r>
        <w:rPr>
          <w:lang w:val="fr-FR"/>
        </w:rPr>
        <w:tab/>
      </w:r>
      <w:r>
        <w:rPr>
          <w:lang w:val="fr-FR" w:eastAsia="zh-CN"/>
        </w:rPr>
        <w:t>Reflective QoS Indication</w:t>
      </w:r>
      <w:r>
        <w:rPr>
          <w:rFonts w:eastAsia="Malgun Gothic;맑은 고딕"/>
          <w:lang w:val="fr-FR"/>
        </w:rPr>
        <w:tab/>
      </w:r>
    </w:p>
    <w:p>
      <w:pPr>
        <w:pStyle w:val="EW"/>
        <w:rPr>
          <w:rFonts w:eastAsia="Malgun Gothic;맑은 고딕"/>
        </w:rPr>
      </w:pPr>
      <w:r>
        <w:rPr>
          <w:rFonts w:eastAsia="Malgun Gothic;맑은 고딕"/>
        </w:rPr>
        <w:t>SN</w:t>
        <w:tab/>
        <w:t>Sequence Number</w:t>
      </w:r>
    </w:p>
    <w:p>
      <w:pPr>
        <w:pStyle w:val="EW"/>
        <w:rPr/>
      </w:pPr>
      <w:ins w:id="29" w:author="Nok-1" w:date="2024-01-04T23:05:00Z">
        <w:r>
          <w:rPr/>
          <w:t>UL</w:t>
        </w:r>
      </w:ins>
      <w:ins w:id="30" w:author="Nok-1" w:date="2024-01-04T23:04:00Z">
        <w:r>
          <w:rPr/>
          <w:tab/>
        </w:r>
      </w:ins>
      <w:ins w:id="31" w:author="Nok-1" w:date="2024-01-04T23:05:00Z">
        <w:r>
          <w:rPr/>
          <w:t>Uplink</w:t>
        </w:r>
      </w:ins>
    </w:p>
    <w:p>
      <w:pPr>
        <w:pStyle w:val="EW"/>
        <w:rPr>
          <w:rFonts w:eastAsia="Malgun Gothic;맑은 고딕"/>
        </w:rPr>
      </w:pPr>
      <w:r>
        <w:rPr>
          <w:rFonts w:eastAsia="Malgun Gothic;맑은 고딕"/>
        </w:rPr>
        <w:t>UP</w:t>
        <w:tab/>
        <w:t>User Plane</w:t>
      </w:r>
    </w:p>
    <w:p>
      <w:pPr>
        <w:pStyle w:val="EW"/>
        <w:rPr>
          <w:rFonts w:eastAsia="Malgun Gothic;맑은 고딕"/>
        </w:rPr>
      </w:pPr>
      <w:r>
        <w:rPr>
          <w:rFonts w:eastAsia="Malgun Gothic;맑은 고딕"/>
        </w:rPr>
        <w:t>UPF</w:t>
        <w:tab/>
        <w:t>User Plane Function</w:t>
      </w:r>
    </w:p>
    <w:p>
      <w:pPr>
        <w:pStyle w:val="EW"/>
        <w:rPr>
          <w:rFonts w:eastAsia="Malgun Gothic;맑은 고딕"/>
        </w:rPr>
      </w:pPr>
      <w:r>
        <w:rPr>
          <w:rFonts w:eastAsia="Malgun Gothic;맑은 고딕"/>
        </w:rPr>
        <w:t>EPDU</w:t>
      </w:r>
      <w:r>
        <w:rPr>
          <w:rFonts w:eastAsia="Malgun Gothic;맑은 고딕"/>
        </w:rPr>
        <w:tab/>
      </w:r>
      <w:r>
        <w:rPr>
          <w:rFonts w:eastAsia="Malgun Gothic;맑은 고딕"/>
        </w:rPr>
        <w:t>End PDU of the PDU Set</w:t>
      </w:r>
    </w:p>
    <w:p>
      <w:pPr>
        <w:pStyle w:val="EW"/>
        <w:rPr>
          <w:rFonts w:eastAsia="Malgun Gothic;맑은 고딕"/>
        </w:rPr>
      </w:pPr>
      <w:r>
        <w:rPr>
          <w:rFonts w:eastAsia="Malgun Gothic;맑은 고딕"/>
        </w:rPr>
        <w:t>EDB</w:t>
      </w:r>
      <w:r>
        <w:rPr>
          <w:rFonts w:eastAsia="Malgun Gothic;맑은 고딕"/>
        </w:rPr>
        <w:tab/>
      </w:r>
      <w:r>
        <w:rPr>
          <w:rFonts w:eastAsia="Malgun Gothic;맑은 고딕"/>
        </w:rPr>
        <w:t>End of Data Burst</w:t>
      </w:r>
    </w:p>
    <w:p>
      <w:pPr>
        <w:pStyle w:val="EW"/>
        <w:rPr>
          <w:rFonts w:eastAsia="Malgun Gothic;맑은 고딕"/>
        </w:rPr>
      </w:pPr>
      <w:r>
        <w:rPr>
          <w:rFonts w:eastAsia="Malgun Gothic;맑은 고딕"/>
        </w:rPr>
        <w:t>PSI</w:t>
      </w:r>
      <w:r>
        <w:rPr>
          <w:rFonts w:eastAsia="Malgun Gothic;맑은 고딕"/>
        </w:rPr>
        <w:tab/>
      </w:r>
      <w:r>
        <w:rPr>
          <w:rFonts w:eastAsia="Malgun Gothic;맑은 고딕"/>
        </w:rPr>
        <w:t>PDU Set Importance</w:t>
      </w:r>
    </w:p>
    <w:p>
      <w:pPr>
        <w:pStyle w:val="EW"/>
        <w:rPr>
          <w:rFonts w:eastAsia="Malgun Gothic;맑은 고딕"/>
        </w:rPr>
      </w:pPr>
      <w:r>
        <w:rPr>
          <w:rFonts w:eastAsia="Malgun Gothic;맑은 고딕"/>
        </w:rPr>
        <w:t>PSSN</w:t>
      </w:r>
      <w:r>
        <w:rPr>
          <w:rFonts w:eastAsia="Malgun Gothic;맑은 고딕"/>
        </w:rPr>
        <w:tab/>
      </w:r>
      <w:r>
        <w:rPr>
          <w:rFonts w:eastAsia="Malgun Gothic;맑은 고딕"/>
        </w:rPr>
        <w:t>PDU Set Sequence Number</w:t>
      </w:r>
    </w:p>
    <w:p>
      <w:pPr>
        <w:pStyle w:val="EW"/>
        <w:rPr>
          <w:rFonts w:eastAsia="Malgun Gothic;맑은 고딕"/>
        </w:rPr>
      </w:pPr>
      <w:r>
        <w:rPr>
          <w:rFonts w:eastAsia="Malgun Gothic;맑은 고딕"/>
        </w:rPr>
        <w:t>PSN</w:t>
      </w:r>
      <w:r>
        <w:rPr>
          <w:rFonts w:eastAsia="Malgun Gothic;맑은 고딕"/>
        </w:rPr>
        <w:tab/>
      </w:r>
      <w:r>
        <w:rPr>
          <w:rFonts w:eastAsia="Malgun Gothic;맑은 고딕"/>
        </w:rPr>
        <w:t>PDU Sequence Number within a PDU Set</w:t>
      </w:r>
    </w:p>
    <w:p>
      <w:pPr>
        <w:pStyle w:val="EW"/>
        <w:rPr>
          <w:rFonts w:eastAsia="Malgun Gothic;맑은 고딕"/>
        </w:rPr>
      </w:pPr>
      <w:r>
        <w:rPr>
          <w:rFonts w:eastAsia="Malgun Gothic;맑은 고딕"/>
        </w:rPr>
        <w:t>PSSize</w:t>
      </w:r>
      <w:r>
        <w:rPr>
          <w:rFonts w:eastAsia="Malgun Gothic;맑은 고딕"/>
        </w:rPr>
        <w:tab/>
      </w:r>
      <w:r>
        <w:rPr>
          <w:rFonts w:eastAsia="Malgun Gothic;맑은 고딕"/>
        </w:rPr>
        <w:t>PDU Set Size</w:t>
      </w:r>
    </w:p>
    <w:p>
      <w:pPr>
        <w:pStyle w:val="EW"/>
        <w:ind w:start="0" w:hanging="0"/>
        <w:rPr>
          <w:rFonts w:eastAsia="Malgun Gothic;맑은 고딕"/>
          <w:lang w:eastAsia="zh-CN"/>
        </w:rPr>
      </w:pPr>
      <w:r>
        <w:rPr>
          <w:rFonts w:eastAsia="Malgun Gothic;맑은 고딕"/>
          <w:lang w:eastAsia="zh-CN"/>
        </w:rPr>
      </w:r>
    </w:p>
    <w:p>
      <w:pPr>
        <w:pStyle w:val="Heading1"/>
        <w:ind w:start="1134" w:hanging="1134"/>
        <w:rPr/>
      </w:pPr>
      <w:r>
        <w:rPr/>
        <w:t>4</w:t>
        <w:tab/>
        <w:t>General</w:t>
      </w:r>
    </w:p>
    <w:p>
      <w:pPr>
        <w:pStyle w:val="Heading2"/>
        <w:rPr>
          <w:lang w:eastAsia="zh-CN"/>
        </w:rPr>
      </w:pPr>
      <w:r>
        <w:rPr/>
        <w:t>4.1</w:t>
        <w:tab/>
        <w:t>General aspects</w:t>
      </w:r>
    </w:p>
    <w:p>
      <w:pPr>
        <w:pStyle w:val="Normal"/>
        <w:rPr/>
      </w:pPr>
      <w:r>
        <w:rPr/>
        <w:t>The PDU Session User Plane protocol and PDU Set Information User Plane protocol</w:t>
      </w:r>
      <w:r>
        <w:rPr>
          <w:lang w:val="en-US" w:eastAsia="zh-CN"/>
        </w:rPr>
        <w:t xml:space="preserve"> are</w:t>
      </w:r>
      <w:r>
        <w:rPr/>
        <w:t xml:space="preserve"> located in the User Plane of the Radio Network Layer above the Transport Network Layer of the interface.</w:t>
      </w:r>
    </w:p>
    <w:p>
      <w:pPr>
        <w:pStyle w:val="Normal"/>
        <w:rPr/>
      </w:pPr>
      <w:r>
        <w:rPr>
          <w:rFonts w:eastAsia="Malgun Gothic;맑은 고딕"/>
        </w:rPr>
        <w:t>Each PDU session U</w:t>
      </w:r>
      <w:r>
        <w:rPr>
          <w:rFonts w:eastAsia="Malgun Gothic;맑은 고딕"/>
        </w:rPr>
        <w:t xml:space="preserve">ser </w:t>
      </w:r>
      <w:r>
        <w:rPr>
          <w:rFonts w:eastAsia="Malgun Gothic;맑은 고딕"/>
        </w:rPr>
        <w:t>P</w:t>
      </w:r>
      <w:r>
        <w:rPr>
          <w:rFonts w:eastAsia="Malgun Gothic;맑은 고딕"/>
        </w:rPr>
        <w:t>lane</w:t>
      </w:r>
      <w:r>
        <w:rPr>
          <w:rFonts w:eastAsia="Malgun Gothic;맑은 고딕"/>
        </w:rPr>
        <w:t xml:space="preserve"> protocol instance </w:t>
      </w:r>
      <w:r>
        <w:rPr/>
        <w:t>and PDU Set Information User Plane protocol</w:t>
      </w:r>
      <w:r>
        <w:rPr>
          <w:rFonts w:eastAsia="Malgun Gothic;맑은 고딕"/>
        </w:rPr>
        <w:t xml:space="preserve"> </w:t>
      </w:r>
      <w:r>
        <w:rPr>
          <w:rFonts w:eastAsia="Malgun Gothic;맑은 고딕"/>
        </w:rPr>
        <w:t>instance</w:t>
      </w:r>
      <w:r>
        <w:rPr>
          <w:lang w:val="en-US" w:eastAsia="zh-CN"/>
        </w:rPr>
        <w:t xml:space="preserve"> are</w:t>
      </w:r>
      <w:r>
        <w:rPr>
          <w:rFonts w:eastAsia="Malgun Gothic;맑은 고딕"/>
        </w:rPr>
        <w:t xml:space="preserve"> associated to one PDU Session.</w:t>
      </w:r>
    </w:p>
    <w:p>
      <w:pPr>
        <w:pStyle w:val="Normal"/>
        <w:rPr/>
      </w:pPr>
      <w:r>
        <w:rPr/>
        <w:t xml:space="preserve">In this version of the </w:t>
      </w:r>
      <w:ins w:id="33" w:author="Nok-1" w:date="2024-01-04T23:06:00Z">
        <w:r>
          <w:rPr/>
          <w:t>specification</w:t>
        </w:r>
      </w:ins>
      <w:del w:id="34" w:author="Nok-1" w:date="2024-01-04T23:06:00Z">
        <w:r>
          <w:rPr/>
          <w:delText>present document</w:delText>
        </w:r>
      </w:del>
      <w:r>
        <w:rPr/>
        <w:t xml:space="preserve">, the PDU </w:t>
      </w:r>
      <w:ins w:id="35" w:author="Nok-1" w:date="2024-01-04T23:06:00Z">
        <w:r>
          <w:rPr/>
          <w:t>S</w:t>
        </w:r>
      </w:ins>
      <w:del w:id="36" w:author="Nok-1" w:date="2024-01-04T23:06:00Z">
        <w:r>
          <w:rPr/>
          <w:delText>s</w:delText>
        </w:r>
      </w:del>
      <w:r>
        <w:rPr/>
        <w:t xml:space="preserve">ession </w:t>
      </w:r>
      <w:ins w:id="37" w:author="Nok-1" w:date="2024-01-04T23:06:00Z">
        <w:r>
          <w:rPr/>
          <w:t>U</w:t>
        </w:r>
      </w:ins>
      <w:del w:id="38" w:author="Nok-1" w:date="2024-01-04T23:06:00Z">
        <w:r>
          <w:rPr/>
          <w:delText>u</w:delText>
        </w:r>
      </w:del>
      <w:r>
        <w:rPr/>
        <w:t xml:space="preserve">ser </w:t>
      </w:r>
      <w:ins w:id="39" w:author="Nok-1" w:date="2024-01-04T23:06:00Z">
        <w:r>
          <w:rPr/>
          <w:t>P</w:t>
        </w:r>
      </w:ins>
      <w:del w:id="40" w:author="Nok-1" w:date="2024-01-04T23:06:00Z">
        <w:r>
          <w:rPr/>
          <w:delText>p</w:delText>
        </w:r>
      </w:del>
      <w:r>
        <w:rPr/>
        <w:t xml:space="preserve">lane protocol data is conveyed by GTP-U protocol means, more specifically, by means of the "PDU Session Container" GTP-U Extension Header as defined in TS 29.281 [3]. </w:t>
      </w:r>
    </w:p>
    <w:p>
      <w:pPr>
        <w:pStyle w:val="Normal"/>
        <w:rPr/>
      </w:pPr>
      <w:r>
        <w:rPr/>
        <w:t xml:space="preserve">In this version of the </w:t>
      </w:r>
      <w:ins w:id="41" w:author="Nok-1" w:date="2024-01-04T23:06:00Z">
        <w:r>
          <w:rPr/>
          <w:t>specification</w:t>
        </w:r>
      </w:ins>
      <w:del w:id="42" w:author="Nok-1" w:date="2024-01-04T23:06:00Z">
        <w:r>
          <w:rPr/>
          <w:delText>present document</w:delText>
        </w:r>
      </w:del>
      <w:r>
        <w:rPr/>
        <w:t xml:space="preserve">, the PDU </w:t>
      </w:r>
      <w:ins w:id="43" w:author="Nok-1" w:date="2024-01-04T23:06:00Z">
        <w:r>
          <w:rPr/>
          <w:t>S</w:t>
        </w:r>
      </w:ins>
      <w:del w:id="44" w:author="Nok-1" w:date="2024-01-04T23:06:00Z">
        <w:r>
          <w:rPr/>
          <w:delText>s</w:delText>
        </w:r>
      </w:del>
      <w:r>
        <w:rPr/>
        <w:t xml:space="preserve">et </w:t>
      </w:r>
      <w:ins w:id="45" w:author="Nok-1" w:date="2024-01-04T23:06:00Z">
        <w:r>
          <w:rPr/>
          <w:t>I</w:t>
        </w:r>
      </w:ins>
      <w:del w:id="46" w:author="Nok-1" w:date="2024-01-04T23:06:00Z">
        <w:r>
          <w:rPr/>
          <w:delText>i</w:delText>
        </w:r>
      </w:del>
      <w:r>
        <w:rPr/>
        <w:t xml:space="preserve">nformation </w:t>
      </w:r>
      <w:ins w:id="47" w:author="Nok-1" w:date="2024-01-04T23:06:00Z">
        <w:r>
          <w:rPr/>
          <w:t>U</w:t>
        </w:r>
      </w:ins>
      <w:del w:id="48" w:author="Nok-1" w:date="2024-01-04T23:06:00Z">
        <w:r>
          <w:rPr/>
          <w:delText>u</w:delText>
        </w:r>
      </w:del>
      <w:r>
        <w:rPr/>
        <w:t xml:space="preserve">ser </w:t>
      </w:r>
      <w:ins w:id="49" w:author="Nok-1" w:date="2024-01-04T23:06:00Z">
        <w:r>
          <w:rPr/>
          <w:t>P</w:t>
        </w:r>
      </w:ins>
      <w:del w:id="50" w:author="Nok-1" w:date="2024-01-04T23:06:00Z">
        <w:r>
          <w:rPr/>
          <w:delText>p</w:delText>
        </w:r>
      </w:del>
      <w:r>
        <w:rPr/>
        <w:t>lane protocol data is conveyed by GTP-U protocol means, more specifically, by means of the "GTP-U Container" GTP-U Extension Header as defined in TS 29.281 [3].</w:t>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jc w:val="center"/>
        <w:rPr>
          <w:rFonts w:eastAsia="Times New Roman"/>
          <w:color w:val="FF0000"/>
        </w:rPr>
      </w:pPr>
      <w:r>
        <w:rPr>
          <w:rFonts w:eastAsia="Times New Roman"/>
          <w:color w:val="FF0000"/>
        </w:rPr>
        <w:t>&lt;&lt;&lt;&lt;&lt;&lt;&lt;&lt;&lt;&lt;&lt;&lt;&lt;&lt;&lt;&lt;&lt;&lt;&lt;&lt; Unmodified Text Omitted &gt;&gt;&gt;&gt;&gt;&gt;&gt;&gt;&gt;&gt;&gt;&gt;&gt;&gt;&gt;&gt;&gt;&gt;&gt;&gt;</w:t>
      </w:r>
    </w:p>
    <w:p>
      <w:pPr>
        <w:pStyle w:val="Normal"/>
        <w:tabs>
          <w:tab w:val="clear" w:pos="284"/>
          <w:tab w:val="right" w:pos="9639" w:leader="none"/>
        </w:tabs>
        <w:spacing w:before="0" w:after="0"/>
        <w:rPr>
          <w:rFonts w:ascii="Arial" w:hAnsi="Arial" w:eastAsia="Times New Roman" w:cs="Arial"/>
          <w:b/>
          <w:b/>
          <w:color w:val="FF0000"/>
          <w:sz w:val="24"/>
          <w:lang w:val="en-US" w:eastAsia="en-US"/>
        </w:rPr>
      </w:pPr>
      <w:r>
        <w:rPr>
          <w:rFonts w:eastAsia="Times New Roman" w:cs="Arial" w:ascii="Arial" w:hAnsi="Arial"/>
          <w:b/>
          <w:color w:val="FF0000"/>
          <w:sz w:val="24"/>
          <w:lang w:val="en-US" w:eastAsia="en-US"/>
        </w:rPr>
      </w:r>
    </w:p>
    <w:p>
      <w:pPr>
        <w:pStyle w:val="Heading3"/>
        <w:rPr/>
      </w:pPr>
      <w:r>
        <w:rPr/>
        <w:t>5.4.2</w:t>
        <w:tab/>
        <w:t xml:space="preserve">Transfer of UL PDU Session Information </w:t>
      </w:r>
    </w:p>
    <w:p>
      <w:pPr>
        <w:pStyle w:val="Heading4"/>
        <w:ind w:start="1418" w:hanging="1418"/>
        <w:rPr/>
      </w:pPr>
      <w:r>
        <w:rPr/>
        <w:t>5.4.2.1</w:t>
        <w:tab/>
        <w:t>Successful operation</w:t>
      </w:r>
    </w:p>
    <w:p>
      <w:pPr>
        <w:pStyle w:val="Normal"/>
        <w:rPr/>
      </w:pPr>
      <w:r>
        <w:rPr>
          <w:rFonts w:eastAsia="MS Mincho;ＭＳ 明朝"/>
        </w:rPr>
        <w:t xml:space="preserve">The purpose of the Transfer of UL PDU Session Information procedure is to send control information elements related to the PDU Session from NG-RAN to UPF. </w:t>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jc w:val="center"/>
        <w:rPr>
          <w:rFonts w:eastAsia="Times New Roman"/>
          <w:color w:val="FF0000"/>
        </w:rPr>
      </w:pPr>
      <w:r>
        <w:rPr>
          <w:rFonts w:eastAsia="Times New Roman"/>
          <w:color w:val="FF0000"/>
        </w:rPr>
        <w:t>&lt;&lt;&lt;&lt;&lt;&lt;&lt;&lt;&lt;&lt;&lt;&lt;&lt;&lt;&lt;&lt;&lt;&lt;&lt;&lt; Unmodified Text Omitted &gt;&gt;&gt;&gt;&gt;&gt;&gt;&gt;&gt;&gt;&gt;&gt;&gt;&gt;&gt;&gt;&gt;&gt;&gt;&gt;</w:t>
      </w:r>
    </w:p>
    <w:p>
      <w:pPr>
        <w:pStyle w:val="Normal"/>
        <w:rPr>
          <w:rFonts w:eastAsia="MS Mincho;ＭＳ 明朝"/>
        </w:rPr>
      </w:pPr>
      <w:r>
        <w:rPr>
          <w:lang w:val="en-US" w:eastAsia="zh-CN"/>
        </w:rPr>
        <w:t xml:space="preserve">If </w:t>
      </w:r>
      <w:r>
        <w:rPr>
          <w:lang w:val="en-US" w:eastAsia="zh-CN"/>
        </w:rPr>
        <w:t xml:space="preserve">the ECN Marking or Congestion Information Reporting Status is active </w:t>
      </w:r>
      <w:r>
        <w:rPr>
          <w:lang w:val="en-US" w:eastAsia="zh-CN"/>
        </w:rPr>
        <w:t xml:space="preserve">for </w:t>
      </w:r>
      <w:r>
        <w:rPr>
          <w:lang w:val="en-US" w:eastAsia="zh-CN"/>
        </w:rPr>
        <w:t>a</w:t>
      </w:r>
      <w:r>
        <w:rPr>
          <w:lang w:val="en-US" w:eastAsia="zh-CN"/>
        </w:rPr>
        <w:t xml:space="preserve"> </w:t>
      </w:r>
      <w:r>
        <w:rPr>
          <w:lang w:val="en-US" w:eastAsia="zh-CN"/>
        </w:rPr>
        <w:t>QoS flow indicated by the</w:t>
      </w:r>
      <w:r>
        <w:rPr>
          <w:lang w:val="en-US" w:eastAsia="zh-CN"/>
        </w:rPr>
        <w:t xml:space="preserve"> QFI field, the UL PDU SESSION INFORMATION frame </w:t>
      </w:r>
      <w:r>
        <w:rPr>
          <w:lang w:val="en-US" w:eastAsia="zh-CN"/>
        </w:rPr>
        <w:t>should</w:t>
      </w:r>
      <w:r>
        <w:rPr>
          <w:lang w:val="en-US" w:eastAsia="zh-CN"/>
        </w:rPr>
        <w:t xml:space="preserve"> include a</w:t>
      </w:r>
      <w:ins w:id="51" w:author="Nok-1" w:date="2024-01-04T23:09:00Z">
        <w:r>
          <w:rPr>
            <w:lang w:val="en-US" w:eastAsia="zh-CN"/>
          </w:rPr>
          <w:t>n</w:t>
        </w:r>
      </w:ins>
      <w:r>
        <w:rPr>
          <w:lang w:val="en-US" w:eastAsia="zh-CN"/>
        </w:rPr>
        <w:t xml:space="preserve"> UL Congestion Information field and/or a DL Congestion Information field. The UPF shall, if supported, use this information to perform ECN marking at UPF or information exposure as specified in TS 23.501 [5].</w:t>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jc w:val="center"/>
        <w:rPr>
          <w:rFonts w:eastAsia="Times New Roman"/>
          <w:color w:val="FF0000"/>
        </w:rPr>
      </w:pPr>
      <w:r>
        <w:rPr>
          <w:rFonts w:eastAsia="Times New Roman"/>
          <w:color w:val="FF0000"/>
        </w:rPr>
        <w:t>&lt;&lt;&lt;&lt;&lt;&lt;&lt;&lt;&lt;&lt;&lt;&lt;&lt;&lt;&lt;&lt;&lt;&lt;&lt;&lt; Unmodified Text Omitted &gt;&gt;&gt;&gt;&gt;&gt;&gt;&gt;&gt;&gt;&gt;&gt;&gt;&gt;&gt;&gt;&gt;&gt;&gt;&gt;</w:t>
      </w:r>
    </w:p>
    <w:p>
      <w:pPr>
        <w:pStyle w:val="Heading4"/>
        <w:ind w:start="1418" w:hanging="1418"/>
        <w:rPr>
          <w:lang w:val="fr-FR"/>
        </w:rPr>
      </w:pPr>
      <w:r>
        <w:rPr>
          <w:lang w:val="fr-FR"/>
        </w:rPr>
        <w:t>5.5.2.2</w:t>
        <w:tab/>
        <w:t>UL PDU SESSION INFORMATION (PDU Type 1)</w:t>
      </w:r>
    </w:p>
    <w:p>
      <w:pPr>
        <w:pStyle w:val="Normal"/>
        <w:rPr/>
      </w:pPr>
      <w:r>
        <w:rPr>
          <w:rFonts w:eastAsia="MS Mincho;ＭＳ 明朝"/>
        </w:rPr>
        <w:t>This frame format is defined to allow the UPF to receive some control information elements which are associated with the transfer of a packet over the interface.</w:t>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jc w:val="center"/>
        <w:rPr>
          <w:rFonts w:eastAsia="Times New Roman"/>
          <w:color w:val="FF0000"/>
        </w:rPr>
      </w:pPr>
      <w:r>
        <w:rPr>
          <w:rFonts w:eastAsia="Times New Roman"/>
          <w:color w:val="FF0000"/>
        </w:rPr>
        <w:t>&lt;&lt;&lt;&lt;&lt;&lt;&lt;&lt;&lt;&lt;&lt;&lt;&lt;&lt;&lt;&lt;&lt;&lt;&lt;&lt; Unmodified Text Omitted &gt;&gt;&gt;&gt;&gt;&gt;&gt;&gt;&gt;&gt;&gt;&gt;&gt;&gt;&gt;&gt;&gt;&gt;&gt;&gt;</w:t>
      </w:r>
    </w:p>
    <w:p>
      <w:pPr>
        <w:pStyle w:val="Normal"/>
        <w:rPr>
          <w:lang w:eastAsia="zh-CN"/>
        </w:rPr>
      </w:pPr>
      <w:r>
        <w:rPr/>
        <w:t>The New IE Flag in bit 6 of 2</w:t>
      </w:r>
      <w:r>
        <w:rPr>
          <w:vertAlign w:val="superscript"/>
        </w:rPr>
        <w:t>nd</w:t>
      </w:r>
      <w:r>
        <w:rPr/>
        <w:t xml:space="preserve"> octet in </w:t>
      </w:r>
      <w:r>
        <w:rPr>
          <w:lang w:eastAsia="zh-CN"/>
        </w:rPr>
        <w:t>UL PDU SESSION INFORMATION (PDU Type 1) indicates if the first octet of</w:t>
      </w:r>
      <w:r>
        <w:rPr>
          <w:i/>
          <w:iCs/>
          <w:lang w:eastAsia="zh-CN"/>
        </w:rPr>
        <w:t xml:space="preserve"> </w:t>
      </w:r>
      <w:r>
        <w:rPr>
          <w:iCs/>
          <w:lang w:eastAsia="zh-CN"/>
        </w:rPr>
        <w:t>New IE Flags Octet</w:t>
      </w:r>
      <w:r>
        <w:rPr>
          <w:lang w:eastAsia="zh-CN"/>
        </w:rPr>
        <w:t xml:space="preserve"> is present or not.</w:t>
      </w:r>
    </w:p>
    <w:p>
      <w:pPr>
        <w:pStyle w:val="Normal"/>
        <w:rPr>
          <w:lang w:eastAsia="en-GB"/>
        </w:rPr>
      </w:pPr>
      <w:r>
        <w:rPr>
          <w:lang w:eastAsia="en-GB"/>
        </w:rPr>
        <w:t xml:space="preserve">Bit 0 of New IE Flags Octet in </w:t>
      </w:r>
      <w:r>
        <w:rPr>
          <w:lang w:val="en-US" w:eastAsia="zh-CN"/>
        </w:rPr>
        <w:t xml:space="preserve">UL PDU SESSION INFORMATION (PDU Type 1) </w:t>
      </w:r>
      <w:r>
        <w:rPr>
          <w:lang w:eastAsia="en-GB"/>
        </w:rPr>
        <w:t>indicates if the D1 UL PDCP Delay Result Ind is present (1) or not (0)</w:t>
      </w:r>
      <w:ins w:id="52" w:author="Nok-1" w:date="2024-01-04T23:33:00Z">
        <w:r>
          <w:rPr>
            <w:lang w:eastAsia="en-GB"/>
          </w:rPr>
          <w:t>.</w:t>
        </w:r>
      </w:ins>
    </w:p>
    <w:p>
      <w:pPr>
        <w:pStyle w:val="Normal"/>
        <w:rPr/>
      </w:pPr>
      <w:r>
        <w:rPr>
          <w:lang w:eastAsia="en-GB"/>
        </w:rPr>
        <w:t xml:space="preserve">Bit 1 of New IE Flags Octet in </w:t>
      </w:r>
      <w:r>
        <w:rPr>
          <w:lang w:val="en-US" w:eastAsia="zh-CN"/>
        </w:rPr>
        <w:t xml:space="preserve">UL PDU SESSION INFORMATION (PDU Type 1) </w:t>
      </w:r>
      <w:r>
        <w:rPr>
          <w:lang w:eastAsia="en-GB"/>
        </w:rPr>
        <w:t>indicates if the UL</w:t>
      </w:r>
      <w:r>
        <w:rPr>
          <w:lang w:eastAsia="en-GB"/>
        </w:rPr>
        <w:t xml:space="preserve"> Congestion</w:t>
      </w:r>
      <w:r>
        <w:rPr>
          <w:lang w:eastAsia="en-GB"/>
        </w:rPr>
        <w:t xml:space="preserve"> </w:t>
      </w:r>
      <w:r>
        <w:rPr>
          <w:lang w:val="en-US" w:eastAsia="zh-CN"/>
        </w:rPr>
        <w:t>Information</w:t>
      </w:r>
      <w:r>
        <w:rPr>
          <w:lang w:eastAsia="en-GB"/>
        </w:rPr>
        <w:t xml:space="preserve"> is present (1) or not (0)</w:t>
      </w:r>
      <w:ins w:id="53" w:author="Nok-1" w:date="2024-01-04T23:33:00Z">
        <w:r>
          <w:rPr>
            <w:lang w:eastAsia="en-GB"/>
          </w:rPr>
          <w:t>.</w:t>
        </w:r>
      </w:ins>
    </w:p>
    <w:p>
      <w:pPr>
        <w:pStyle w:val="Normal"/>
        <w:rPr>
          <w:rFonts w:eastAsia="Malgun Gothic;맑은 고딕"/>
        </w:rPr>
      </w:pPr>
      <w:r>
        <w:rPr>
          <w:lang w:eastAsia="en-GB"/>
        </w:rPr>
        <w:t xml:space="preserve">Bit 2 of New IE Flags Octet in </w:t>
      </w:r>
      <w:r>
        <w:rPr>
          <w:lang w:val="en-US" w:eastAsia="zh-CN"/>
        </w:rPr>
        <w:t xml:space="preserve">UL PDU SESSION INFORMATION (PDU Type 1) </w:t>
      </w:r>
      <w:r>
        <w:rPr>
          <w:lang w:eastAsia="en-GB"/>
        </w:rPr>
        <w:t>indicates if the DL</w:t>
      </w:r>
      <w:r>
        <w:rPr>
          <w:lang w:eastAsia="en-GB"/>
        </w:rPr>
        <w:t xml:space="preserve"> Congestion</w:t>
      </w:r>
      <w:r>
        <w:rPr>
          <w:lang w:eastAsia="en-GB"/>
        </w:rPr>
        <w:t xml:space="preserve"> </w:t>
      </w:r>
      <w:r>
        <w:rPr>
          <w:lang w:val="en-US" w:eastAsia="zh-CN"/>
        </w:rPr>
        <w:t>Information</w:t>
      </w:r>
      <w:r>
        <w:rPr>
          <w:lang w:eastAsia="en-GB"/>
        </w:rPr>
        <w:t xml:space="preserve"> is present (1) or not (0)</w:t>
      </w:r>
      <w:ins w:id="54" w:author="Nok-1" w:date="2024-01-04T23:33:00Z">
        <w:r>
          <w:rPr>
            <w:lang w:eastAsia="en-GB"/>
          </w:rPr>
          <w:t>.</w:t>
        </w:r>
      </w:ins>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jc w:val="center"/>
        <w:rPr>
          <w:rFonts w:eastAsia="Times New Roman"/>
          <w:color w:val="FF0000"/>
        </w:rPr>
      </w:pPr>
      <w:r>
        <w:rPr>
          <w:rFonts w:eastAsia="Times New Roman"/>
          <w:color w:val="FF0000"/>
        </w:rPr>
        <w:t>&lt;&lt;&lt;&lt;&lt;&lt;&lt;&lt;&lt;&lt;&lt;&lt;&lt;&lt;&lt;&lt;&lt;&lt;&lt;&lt; Unmodified Text Omitted &gt;&gt;&gt;&gt;&gt;&gt;&gt;&gt;&gt;&gt;&gt;&gt;&gt;&gt;&gt;&gt;&gt;&gt;&gt;&gt;</w:t>
      </w:r>
    </w:p>
    <w:p>
      <w:pPr>
        <w:pStyle w:val="Heading4"/>
        <w:ind w:start="1418" w:hanging="1418"/>
        <w:rPr/>
      </w:pPr>
      <w:r>
        <w:rPr/>
        <w:t>5.5.3.16</w:t>
        <w:tab/>
        <w:t>UL Delay Result</w:t>
      </w:r>
    </w:p>
    <w:p>
      <w:pPr>
        <w:pStyle w:val="Normal"/>
        <w:rPr/>
      </w:pPr>
      <w:r>
        <w:rPr>
          <w:b/>
        </w:rPr>
        <w:t>Description:</w:t>
      </w:r>
      <w:r>
        <w:rPr/>
        <w:t xml:space="preserve"> This field indicates the upl</w:t>
      </w:r>
      <w:ins w:id="55" w:author="Nok-1" w:date="2024-01-04T23:34:00Z">
        <w:r>
          <w:rPr/>
          <w:t>i</w:t>
        </w:r>
      </w:ins>
      <w:r>
        <w:rPr/>
        <w:t>nk delay measurement result which is the sum of the delay incurred in NG-RAN (including the delay at gNB-CU-UP, on F1-U and on gNB-DU), the delay over Uu interface and the delay in the UE in milliseconds for the involved QoS flow. It is used only in the uplink direction and encoded as an Unsigned32 binary integer value. The UPF shall, if supported, use this information to calculate UL or RTT delay as specified in TS 23.501 [5].</w:t>
      </w:r>
    </w:p>
    <w:p>
      <w:pPr>
        <w:pStyle w:val="Normal"/>
        <w:rPr/>
      </w:pPr>
      <w:r>
        <w:rPr>
          <w:b/>
        </w:rPr>
        <w:t>Value range:</w:t>
      </w:r>
      <w:r>
        <w:rPr/>
        <w:t xml:space="preserve"> {0..2</w:t>
      </w:r>
      <w:r>
        <w:rPr>
          <w:vertAlign w:val="superscript"/>
        </w:rPr>
        <w:t>32</w:t>
      </w:r>
      <w:r>
        <w:rPr/>
        <w:t>-1}.</w:t>
      </w:r>
    </w:p>
    <w:p>
      <w:pPr>
        <w:pStyle w:val="Normal"/>
        <w:rPr/>
      </w:pPr>
      <w:r>
        <w:rPr>
          <w:b/>
        </w:rPr>
        <w:t>Field length:</w:t>
      </w:r>
      <w:r>
        <w:rPr/>
        <w:t xml:space="preserve"> 4 octets.</w:t>
      </w:r>
    </w:p>
    <w:p>
      <w:pPr>
        <w:pStyle w:val="Normal"/>
        <w:jc w:val="center"/>
        <w:rPr>
          <w:rFonts w:eastAsia="Times New Roman"/>
          <w:color w:val="FF0000"/>
        </w:rPr>
      </w:pPr>
      <w:r>
        <w:rPr>
          <w:rFonts w:eastAsia="Times New Roman"/>
          <w:color w:val="FF0000"/>
        </w:rPr>
        <w:t>&lt;&lt;&lt;&lt;&lt;&lt;&lt;&lt;&lt;&lt;&lt;&lt;&lt;&lt;&lt;&lt;&lt;&lt;&lt;&lt; Unmodified Text Omitted &gt;&gt;&gt;&gt;&gt;&gt;&gt;&gt;&gt;&gt;&gt;&gt;&gt;&gt;&gt;&gt;&gt;&gt;&gt;&gt;</w:t>
      </w:r>
    </w:p>
    <w:p>
      <w:pPr>
        <w:pStyle w:val="Heading2"/>
        <w:rPr>
          <w:lang w:eastAsia="en-GB"/>
        </w:rPr>
      </w:pPr>
      <w:r>
        <w:rPr>
          <w:lang w:eastAsia="en-GB"/>
        </w:rPr>
        <w:t>6.2</w:t>
        <w:tab/>
      </w:r>
      <w:r>
        <w:rPr>
          <w:lang w:eastAsia="zh-CN"/>
        </w:rPr>
        <w:t>PDU Set Information</w:t>
      </w:r>
      <w:r>
        <w:rPr>
          <w:lang w:eastAsia="en-GB"/>
        </w:rPr>
        <w:t xml:space="preserve"> user plane protocol layer services</w:t>
      </w:r>
    </w:p>
    <w:p>
      <w:pPr>
        <w:pStyle w:val="Normal"/>
        <w:rPr>
          <w:lang w:eastAsia="en-GB"/>
        </w:rPr>
      </w:pPr>
      <w:r>
        <w:rPr>
          <w:lang w:eastAsia="en-GB"/>
        </w:rPr>
        <w:t xml:space="preserve">The following functions are provided by the </w:t>
      </w:r>
      <w:r>
        <w:rPr>
          <w:rFonts w:eastAsia="Malgun Gothic;맑은 고딕"/>
          <w:lang w:eastAsia="en-GB"/>
        </w:rPr>
        <w:t xml:space="preserve">PDU </w:t>
      </w:r>
      <w:r>
        <w:rPr>
          <w:rFonts w:eastAsia="Malgun Gothic;맑은 고딕"/>
          <w:lang w:eastAsia="en-GB"/>
        </w:rPr>
        <w:t xml:space="preserve">Set Information </w:t>
      </w:r>
      <w:ins w:id="56" w:author="Nok-1" w:date="2024-01-04T23:37:00Z">
        <w:r>
          <w:rPr>
            <w:rFonts w:eastAsia="Malgun Gothic;맑은 고딕"/>
            <w:lang w:eastAsia="en-GB"/>
          </w:rPr>
          <w:t>U</w:t>
        </w:r>
      </w:ins>
      <w:del w:id="57" w:author="Nok-1" w:date="2024-01-04T23:37:00Z">
        <w:r>
          <w:rPr>
            <w:rFonts w:eastAsia="Malgun Gothic;맑은 고딕"/>
            <w:lang w:eastAsia="en-GB"/>
          </w:rPr>
          <w:delText>u</w:delText>
        </w:r>
      </w:del>
      <w:r>
        <w:rPr>
          <w:rFonts w:eastAsia="Malgun Gothic;맑은 고딕"/>
          <w:lang w:eastAsia="en-GB"/>
        </w:rPr>
        <w:t xml:space="preserve">ser </w:t>
      </w:r>
      <w:ins w:id="58" w:author="Nok-1" w:date="2024-01-04T23:37:00Z">
        <w:r>
          <w:rPr>
            <w:rFonts w:eastAsia="Malgun Gothic;맑은 고딕"/>
            <w:lang w:eastAsia="en-GB"/>
          </w:rPr>
          <w:t>P</w:t>
        </w:r>
      </w:ins>
      <w:del w:id="59" w:author="Nok-1" w:date="2024-01-04T23:37:00Z">
        <w:r>
          <w:rPr>
            <w:rFonts w:eastAsia="Malgun Gothic;맑은 고딕"/>
            <w:lang w:eastAsia="en-GB"/>
          </w:rPr>
          <w:delText>p</w:delText>
        </w:r>
      </w:del>
      <w:r>
        <w:rPr>
          <w:rFonts w:eastAsia="Malgun Gothic;맑은 고딕"/>
          <w:lang w:eastAsia="en-GB"/>
        </w:rPr>
        <w:t>lane</w:t>
      </w:r>
      <w:r>
        <w:rPr>
          <w:lang w:eastAsia="en-GB"/>
        </w:rPr>
        <w:t xml:space="preserve"> protocol:</w:t>
      </w:r>
    </w:p>
    <w:p>
      <w:pPr>
        <w:pStyle w:val="B1"/>
        <w:overflowPunct w:val="false"/>
        <w:autoSpaceDE w:val="false"/>
        <w:textAlignment w:val="baseline"/>
        <w:rPr>
          <w:rFonts w:eastAsia="Times New Roman"/>
          <w:lang w:eastAsia="ko-KR"/>
        </w:rPr>
      </w:pPr>
      <w:r>
        <w:rPr>
          <w:rFonts w:eastAsia="Times New Roman"/>
          <w:lang w:eastAsia="ko-KR"/>
        </w:rPr>
        <w:t>-</w:t>
        <w:tab/>
        <w:t xml:space="preserve">Provision of PDU </w:t>
      </w:r>
      <w:r>
        <w:rPr>
          <w:rFonts w:eastAsia="Times New Roman"/>
          <w:lang w:val="en-GB" w:eastAsia="ko-KR"/>
        </w:rPr>
        <w:t>S</w:t>
      </w:r>
      <w:r>
        <w:rPr>
          <w:rFonts w:eastAsia="Times New Roman"/>
          <w:lang w:eastAsia="ko-KR"/>
        </w:rPr>
        <w:t xml:space="preserve">et </w:t>
      </w:r>
      <w:ins w:id="60" w:author="Nok-1" w:date="2024-01-04T23:38:00Z">
        <w:r>
          <w:rPr>
            <w:rFonts w:eastAsia="Times New Roman"/>
            <w:lang w:eastAsia="ko-KR"/>
          </w:rPr>
          <w:t>I</w:t>
        </w:r>
      </w:ins>
      <w:del w:id="61" w:author="Nok-1" w:date="2024-01-04T23:38:00Z">
        <w:r>
          <w:rPr>
            <w:rFonts w:eastAsia="Times New Roman"/>
            <w:lang w:eastAsia="ko-KR"/>
          </w:rPr>
          <w:delText>i</w:delText>
        </w:r>
      </w:del>
      <w:r>
        <w:rPr>
          <w:rFonts w:eastAsia="Times New Roman"/>
          <w:lang w:eastAsia="ko-KR"/>
        </w:rPr>
        <w:t>nformation elements</w:t>
      </w:r>
      <w:r>
        <w:rPr>
          <w:rFonts w:eastAsia="Times New Roman"/>
          <w:lang w:eastAsia="ko-KR"/>
        </w:rPr>
        <w:t xml:space="preserve"> associated with a </w:t>
      </w:r>
      <w:r>
        <w:rPr>
          <w:rFonts w:eastAsia="Times New Roman"/>
          <w:lang w:eastAsia="ko-KR"/>
        </w:rPr>
        <w:t>QoS flow.</w:t>
      </w:r>
    </w:p>
    <w:p>
      <w:pPr>
        <w:pStyle w:val="B1"/>
        <w:overflowPunct w:val="false"/>
        <w:autoSpaceDE w:val="false"/>
        <w:textAlignment w:val="baseline"/>
        <w:rPr>
          <w:rFonts w:eastAsia="Times New Roman"/>
          <w:lang w:eastAsia="ko-KR"/>
        </w:rPr>
      </w:pPr>
      <w:r>
        <w:rPr>
          <w:rFonts w:eastAsia="Times New Roman"/>
          <w:lang w:eastAsia="ko-KR"/>
        </w:rPr>
        <w:t>-</w:t>
        <w:tab/>
        <w:t>Provision of Indication of End of Data Burst for a QoS flow.</w:t>
      </w:r>
    </w:p>
    <w:p>
      <w:pPr>
        <w:pStyle w:val="Heading2"/>
        <w:rPr>
          <w:lang w:eastAsia="en-GB"/>
        </w:rPr>
      </w:pPr>
      <w:r>
        <w:rPr>
          <w:lang w:eastAsia="en-GB"/>
        </w:rPr>
        <w:t>6.3</w:t>
        <w:tab/>
        <w:t>Services expected from the Transport Network Layer</w:t>
      </w:r>
    </w:p>
    <w:p>
      <w:pPr>
        <w:pStyle w:val="Normal"/>
        <w:rPr>
          <w:lang w:eastAsia="en-GB"/>
        </w:rPr>
      </w:pPr>
      <w:r>
        <w:rPr>
          <w:lang w:eastAsia="en-GB"/>
        </w:rPr>
        <w:t xml:space="preserve">The PDU </w:t>
      </w:r>
      <w:ins w:id="62" w:author="Nok-1" w:date="2024-01-04T23:41:00Z">
        <w:r>
          <w:rPr>
            <w:lang w:eastAsia="en-GB"/>
          </w:rPr>
          <w:t>S</w:t>
        </w:r>
      </w:ins>
      <w:del w:id="63" w:author="Nok-1" w:date="2024-01-04T23:41:00Z">
        <w:r>
          <w:rPr>
            <w:lang w:eastAsia="en-GB"/>
          </w:rPr>
          <w:delText>s</w:delText>
        </w:r>
      </w:del>
      <w:r>
        <w:rPr>
          <w:lang w:eastAsia="en-GB"/>
        </w:rPr>
        <w:t xml:space="preserve">et </w:t>
      </w:r>
      <w:ins w:id="64" w:author="Nok-1" w:date="2024-01-04T23:41:00Z">
        <w:r>
          <w:rPr>
            <w:lang w:eastAsia="en-GB"/>
          </w:rPr>
          <w:t>I</w:t>
        </w:r>
      </w:ins>
      <w:del w:id="65" w:author="Nok-1" w:date="2024-01-04T23:41:00Z">
        <w:r>
          <w:rPr>
            <w:lang w:eastAsia="en-GB"/>
          </w:rPr>
          <w:delText>i</w:delText>
        </w:r>
      </w:del>
      <w:r>
        <w:rPr>
          <w:lang w:eastAsia="en-GB"/>
        </w:rPr>
        <w:t>nformation UP layer expects the following services from the Transport Network Layer:</w:t>
      </w:r>
    </w:p>
    <w:p>
      <w:pPr>
        <w:pStyle w:val="B1"/>
        <w:overflowPunct w:val="false"/>
        <w:autoSpaceDE w:val="false"/>
        <w:textAlignment w:val="baseline"/>
        <w:rPr>
          <w:rFonts w:eastAsia="Times New Roman"/>
          <w:lang w:eastAsia="ko-KR"/>
        </w:rPr>
      </w:pPr>
      <w:r>
        <w:rPr>
          <w:rFonts w:eastAsia="Times New Roman"/>
          <w:lang w:eastAsia="ko-KR"/>
        </w:rPr>
        <w:t>-</w:t>
        <w:tab/>
        <w:t xml:space="preserve">Transfer of PDU Set Information User Plane PDUs. </w:t>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jc w:val="center"/>
        <w:rPr>
          <w:rFonts w:eastAsia="Times New Roman"/>
          <w:color w:val="FF0000"/>
        </w:rPr>
      </w:pPr>
      <w:r>
        <w:rPr>
          <w:rFonts w:eastAsia="Times New Roman"/>
          <w:color w:val="FF0000"/>
        </w:rPr>
        <w:t>&lt;&lt;&lt;&lt;&lt;&lt;&lt;&lt;&lt;&lt;&lt;&lt;&lt;&lt;&lt;&lt;&lt;&lt;&lt;&lt; Unmodified Text Omitted &gt;&gt;&gt;&gt;&gt;&gt;&gt;&gt;&gt;&gt;&gt;&gt;&gt;&gt;&gt;&gt;&gt;&gt;&gt;&gt;</w:t>
      </w:r>
    </w:p>
    <w:p>
      <w:pPr>
        <w:pStyle w:val="Heading4"/>
        <w:ind w:start="1418" w:hanging="1418"/>
        <w:rPr>
          <w:lang w:val="fr-FR"/>
        </w:rPr>
      </w:pPr>
      <w:r>
        <w:rPr>
          <w:lang w:val="fr-FR" w:eastAsia="zh-CN"/>
        </w:rPr>
        <w:t>6</w:t>
      </w:r>
      <w:r>
        <w:rPr>
          <w:lang w:val="fr-FR"/>
        </w:rPr>
        <w:t>.5.2.1</w:t>
        <w:tab/>
        <w:t>DL PDU SET INFORMATION (PDU Type 0)</w:t>
      </w:r>
    </w:p>
    <w:p>
      <w:pPr>
        <w:pStyle w:val="Normal"/>
        <w:rPr/>
      </w:pPr>
      <w:r>
        <w:rPr/>
        <w:t xml:space="preserve">This frame format is defined to allow the NG-RAN </w:t>
      </w:r>
      <w:ins w:id="66" w:author="Nok-1" w:date="2024-01-04T23:44:00Z">
        <w:r>
          <w:rPr/>
          <w:t xml:space="preserve">node or gNB-DU </w:t>
        </w:r>
      </w:ins>
      <w:r>
        <w:rPr/>
        <w:t>to receive PDU Set Information and indication of End of Data Burst of a QoS flow.</w:t>
      </w:r>
    </w:p>
    <w:p>
      <w:pPr>
        <w:pStyle w:val="Normal"/>
        <w:jc w:val="center"/>
        <w:rPr>
          <w:rFonts w:eastAsia="Times New Roman"/>
          <w:color w:val="FF0000"/>
        </w:rPr>
      </w:pPr>
      <w:r>
        <w:rPr>
          <w:rFonts w:eastAsia="Times New Roman"/>
          <w:color w:val="FF0000"/>
        </w:rPr>
        <w:t>&lt;&lt;&lt;&lt;&lt;&lt;&lt;&lt;&lt;&lt;&lt;&lt;&lt;&lt;&lt;&lt;&lt;&lt;&lt;&lt; Unmodified Text Omitted &gt;&gt;&gt;&gt;&gt;&gt;&gt;&gt;&gt;&gt;&gt;&gt;&gt;&gt;&gt;&gt;&gt;&gt;&gt;&gt;</w:t>
      </w:r>
    </w:p>
    <w:p>
      <w:pPr>
        <w:pStyle w:val="Heading4"/>
        <w:ind w:start="1418" w:hanging="1418"/>
        <w:rPr>
          <w:lang w:eastAsia="en-GB"/>
        </w:rPr>
      </w:pPr>
      <w:r>
        <w:rPr>
          <w:lang w:eastAsia="en-GB"/>
        </w:rPr>
        <w:t>6.5.3.</w:t>
      </w:r>
      <w:r>
        <w:rPr>
          <w:lang w:val="en-US" w:eastAsia="zh-CN"/>
        </w:rPr>
        <w:t>5</w:t>
      </w:r>
      <w:r>
        <w:rPr>
          <w:lang w:eastAsia="en-GB"/>
        </w:rPr>
        <w:tab/>
      </w:r>
      <w:r>
        <w:rPr>
          <w:lang w:eastAsia="en-GB"/>
        </w:rPr>
        <w:t>PS</w:t>
      </w:r>
      <w:r>
        <w:rPr>
          <w:lang w:eastAsia="en-GB"/>
        </w:rPr>
        <w:t>SI (</w:t>
      </w:r>
      <w:r>
        <w:rPr>
          <w:lang w:val="en-US" w:eastAsia="zh-CN"/>
        </w:rPr>
        <w:t xml:space="preserve">PDU Set </w:t>
      </w:r>
      <w:r>
        <w:rPr>
          <w:lang w:val="en-US" w:eastAsia="zh-CN"/>
        </w:rPr>
        <w:t xml:space="preserve">Size </w:t>
      </w:r>
      <w:ins w:id="67" w:author="Nok-1" w:date="2024-01-04T23:45:00Z">
        <w:r>
          <w:rPr>
            <w:lang w:val="en-US" w:eastAsia="zh-CN"/>
          </w:rPr>
          <w:t>I</w:t>
        </w:r>
      </w:ins>
      <w:del w:id="68" w:author="Nok-1" w:date="2024-01-04T23:45:00Z">
        <w:r>
          <w:rPr>
            <w:lang w:val="en-US" w:eastAsia="zh-CN"/>
          </w:rPr>
          <w:delText>i</w:delText>
        </w:r>
      </w:del>
      <w:r>
        <w:rPr>
          <w:lang w:val="en-US" w:eastAsia="zh-CN"/>
        </w:rPr>
        <w:t>ndicator</w:t>
      </w:r>
      <w:r>
        <w:rPr>
          <w:lang w:eastAsia="en-GB"/>
        </w:rPr>
        <w:t>)</w:t>
      </w:r>
    </w:p>
    <w:p>
      <w:pPr>
        <w:pStyle w:val="Normal"/>
        <w:rPr>
          <w:lang w:eastAsia="en-GB"/>
        </w:rPr>
      </w:pPr>
      <w:r>
        <w:rPr>
          <w:b/>
          <w:lang w:eastAsia="en-GB"/>
        </w:rPr>
        <w:t>Description:</w:t>
      </w:r>
      <w:r>
        <w:rPr>
          <w:lang w:eastAsia="en-GB"/>
        </w:rPr>
        <w:t xml:space="preserve"> This parameter indicates </w:t>
      </w:r>
      <w:r>
        <w:rPr>
          <w:rFonts w:eastAsia="SimSun;宋体"/>
          <w:lang w:val="en-US" w:eastAsia="zh-CN"/>
        </w:rPr>
        <w:t>the presence of PDU Set Size (PSSize)</w:t>
      </w:r>
      <w:r>
        <w:rPr>
          <w:lang w:eastAsia="en-GB"/>
        </w:rPr>
        <w:t>.</w:t>
      </w:r>
    </w:p>
    <w:p>
      <w:pPr>
        <w:pStyle w:val="Normal"/>
        <w:rPr>
          <w:lang w:eastAsia="en-GB"/>
        </w:rPr>
      </w:pPr>
      <w:r>
        <w:rPr>
          <w:b/>
          <w:lang w:eastAsia="en-GB"/>
        </w:rPr>
        <w:t>Value range:</w:t>
      </w:r>
      <w:r>
        <w:rPr>
          <w:lang w:eastAsia="en-GB"/>
        </w:rPr>
        <w:t xml:space="preserve"> {</w:t>
      </w:r>
      <w:r>
        <w:rPr>
          <w:rFonts w:eastAsia="SimSun;宋体"/>
          <w:lang w:val="en-US" w:eastAsia="zh-CN"/>
        </w:rPr>
        <w:t>0</w:t>
      </w:r>
      <w:r>
        <w:rPr>
          <w:lang w:eastAsia="en-GB"/>
        </w:rPr>
        <w:t xml:space="preserve">= </w:t>
      </w:r>
      <w:r>
        <w:rPr>
          <w:rFonts w:eastAsia="SimSun;宋体"/>
          <w:lang w:val="en-US" w:eastAsia="zh-CN"/>
        </w:rPr>
        <w:t>PS</w:t>
      </w:r>
      <w:r>
        <w:rPr>
          <w:lang w:val="en-US" w:eastAsia="zh-CN"/>
        </w:rPr>
        <w:t>Size</w:t>
      </w:r>
      <w:r>
        <w:rPr>
          <w:rFonts w:eastAsia="SimSun;宋体"/>
          <w:lang w:val="en-US" w:eastAsia="zh-CN"/>
        </w:rPr>
        <w:t xml:space="preserve"> not present</w:t>
      </w:r>
      <w:r>
        <w:rPr>
          <w:lang w:eastAsia="en-GB"/>
        </w:rPr>
        <w:t xml:space="preserve">, </w:t>
      </w:r>
      <w:r>
        <w:rPr>
          <w:rFonts w:eastAsia="SimSun;宋体"/>
          <w:lang w:val="en-US" w:eastAsia="zh-CN"/>
        </w:rPr>
        <w:t>1</w:t>
      </w:r>
      <w:r>
        <w:rPr>
          <w:lang w:eastAsia="en-GB"/>
        </w:rPr>
        <w:t xml:space="preserve">= </w:t>
      </w:r>
      <w:r>
        <w:rPr>
          <w:rFonts w:eastAsia="SimSun;宋体"/>
          <w:lang w:val="en-US" w:eastAsia="zh-CN"/>
        </w:rPr>
        <w:t>PS</w:t>
      </w:r>
      <w:r>
        <w:rPr>
          <w:lang w:val="en-US" w:eastAsia="zh-CN"/>
        </w:rPr>
        <w:t>Size</w:t>
      </w:r>
      <w:r>
        <w:rPr>
          <w:rFonts w:eastAsia="SimSun;宋体"/>
          <w:lang w:val="en-US" w:eastAsia="zh-CN"/>
        </w:rPr>
        <w:t xml:space="preserve"> present</w:t>
      </w:r>
      <w:r>
        <w:rPr>
          <w:lang w:eastAsia="en-GB"/>
        </w:rPr>
        <w:t>}.</w:t>
      </w:r>
    </w:p>
    <w:p>
      <w:pPr>
        <w:pStyle w:val="Normal"/>
        <w:rPr>
          <w:lang w:eastAsia="en-GB"/>
        </w:rPr>
      </w:pPr>
      <w:r>
        <w:rPr>
          <w:b/>
          <w:lang w:eastAsia="en-GB"/>
        </w:rPr>
        <w:t>Field length:</w:t>
      </w:r>
      <w:r>
        <w:rPr>
          <w:lang w:eastAsia="en-GB"/>
        </w:rPr>
        <w:t xml:space="preserve"> 1 bit.</w:t>
      </w:r>
    </w:p>
    <w:p>
      <w:pPr>
        <w:pStyle w:val="Heading4"/>
        <w:ind w:start="1418" w:hanging="1418"/>
        <w:rPr>
          <w:lang w:eastAsia="en-GB"/>
        </w:rPr>
      </w:pPr>
      <w:r>
        <w:rPr>
          <w:lang w:eastAsia="en-GB"/>
        </w:rPr>
        <w:t>6.5.3.</w:t>
      </w:r>
      <w:r>
        <w:rPr>
          <w:lang w:val="en-US" w:eastAsia="zh-CN"/>
        </w:rPr>
        <w:t>6</w:t>
      </w:r>
      <w:r>
        <w:rPr>
          <w:lang w:eastAsia="en-GB"/>
        </w:rPr>
        <w:tab/>
      </w:r>
      <w:r>
        <w:rPr>
          <w:lang w:val="en-US" w:eastAsia="zh-CN"/>
        </w:rPr>
        <w:t>EDBI</w:t>
      </w:r>
      <w:r>
        <w:rPr>
          <w:lang w:eastAsia="en-GB"/>
        </w:rPr>
        <w:t xml:space="preserve"> (</w:t>
      </w:r>
      <w:r>
        <w:rPr>
          <w:lang w:val="en-US" w:eastAsia="zh-CN"/>
        </w:rPr>
        <w:t xml:space="preserve">End Data Burst </w:t>
      </w:r>
      <w:ins w:id="69" w:author="Nok-1" w:date="2024-01-04T23:46:00Z">
        <w:r>
          <w:rPr>
            <w:lang w:val="en-US" w:eastAsia="zh-CN"/>
          </w:rPr>
          <w:t>I</w:t>
        </w:r>
      </w:ins>
      <w:del w:id="70" w:author="Nok-1" w:date="2024-01-04T23:46:00Z">
        <w:r>
          <w:rPr>
            <w:lang w:val="en-US" w:eastAsia="zh-CN"/>
          </w:rPr>
          <w:delText>i</w:delText>
        </w:r>
      </w:del>
      <w:r>
        <w:rPr>
          <w:lang w:val="en-US" w:eastAsia="zh-CN"/>
        </w:rPr>
        <w:t>ndicator</w:t>
      </w:r>
      <w:r>
        <w:rPr>
          <w:lang w:eastAsia="en-GB"/>
        </w:rPr>
        <w:t>)</w:t>
      </w:r>
    </w:p>
    <w:p>
      <w:pPr>
        <w:pStyle w:val="Normal"/>
        <w:rPr>
          <w:lang w:eastAsia="en-GB"/>
        </w:rPr>
      </w:pPr>
      <w:r>
        <w:rPr>
          <w:b/>
          <w:lang w:eastAsia="en-GB"/>
        </w:rPr>
        <w:t>Description:</w:t>
      </w:r>
      <w:r>
        <w:rPr>
          <w:lang w:eastAsia="en-GB"/>
        </w:rPr>
        <w:t xml:space="preserve"> This parameter indicates </w:t>
      </w:r>
      <w:r>
        <w:rPr>
          <w:rFonts w:eastAsia="SimSun;宋体"/>
          <w:lang w:val="en-US" w:eastAsia="zh-CN"/>
        </w:rPr>
        <w:t>the presence of End of Data Burst (EDB)</w:t>
      </w:r>
      <w:r>
        <w:rPr>
          <w:lang w:eastAsia="en-GB"/>
        </w:rPr>
        <w:t>.</w:t>
      </w:r>
    </w:p>
    <w:p>
      <w:pPr>
        <w:pStyle w:val="Normal"/>
        <w:rPr>
          <w:lang w:eastAsia="en-GB"/>
        </w:rPr>
      </w:pPr>
      <w:r>
        <w:rPr>
          <w:b/>
          <w:lang w:eastAsia="en-GB"/>
        </w:rPr>
        <w:t>Value range:</w:t>
      </w:r>
      <w:r>
        <w:rPr>
          <w:lang w:eastAsia="en-GB"/>
        </w:rPr>
        <w:t xml:space="preserve"> </w:t>
      </w:r>
      <w:bookmarkStart w:id="14" w:name="_Hlk151035508"/>
      <w:r>
        <w:rPr>
          <w:lang w:eastAsia="en-GB"/>
        </w:rPr>
        <w:t>{</w:t>
      </w:r>
      <w:r>
        <w:rPr>
          <w:rFonts w:eastAsia="SimSun;宋体"/>
          <w:lang w:val="en-US" w:eastAsia="zh-CN"/>
        </w:rPr>
        <w:t>0</w:t>
      </w:r>
      <w:r>
        <w:rPr>
          <w:lang w:eastAsia="en-GB"/>
        </w:rPr>
        <w:t xml:space="preserve">= </w:t>
      </w:r>
      <w:r>
        <w:rPr>
          <w:rFonts w:eastAsia="SimSun;宋体"/>
          <w:lang w:val="en-US" w:eastAsia="zh-CN"/>
        </w:rPr>
        <w:t>EDB not present</w:t>
      </w:r>
      <w:r>
        <w:rPr>
          <w:lang w:eastAsia="en-GB"/>
        </w:rPr>
        <w:t xml:space="preserve">, </w:t>
      </w:r>
      <w:r>
        <w:rPr>
          <w:rFonts w:eastAsia="SimSun;宋体"/>
          <w:lang w:val="en-US" w:eastAsia="zh-CN"/>
        </w:rPr>
        <w:t>1</w:t>
      </w:r>
      <w:r>
        <w:rPr>
          <w:lang w:eastAsia="en-GB"/>
        </w:rPr>
        <w:t xml:space="preserve">= </w:t>
      </w:r>
      <w:r>
        <w:rPr>
          <w:rFonts w:eastAsia="SimSun;宋体"/>
          <w:lang w:val="en-US" w:eastAsia="zh-CN"/>
        </w:rPr>
        <w:t>EDB present</w:t>
      </w:r>
      <w:r>
        <w:rPr>
          <w:lang w:eastAsia="en-GB"/>
        </w:rPr>
        <w:t>}.</w:t>
      </w:r>
      <w:bookmarkEnd w:id="14"/>
    </w:p>
    <w:p>
      <w:pPr>
        <w:pStyle w:val="Normal"/>
        <w:rPr>
          <w:lang w:eastAsia="en-GB"/>
        </w:rPr>
      </w:pPr>
      <w:r>
        <w:rPr>
          <w:b/>
          <w:lang w:eastAsia="en-GB"/>
        </w:rPr>
        <w:t>Field length:</w:t>
      </w:r>
      <w:r>
        <w:rPr>
          <w:lang w:eastAsia="en-GB"/>
        </w:rPr>
        <w:t xml:space="preserve"> 1 bit.</w:t>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tabs>
          <w:tab w:val="clear" w:pos="284"/>
          <w:tab w:val="right" w:pos="9639" w:leader="none"/>
        </w:tabs>
        <w:spacing w:before="0" w:after="0"/>
        <w:rPr>
          <w:rFonts w:ascii="Arial" w:hAnsi="Arial" w:eastAsia="Times New Roman" w:cs="Arial"/>
          <w:b/>
          <w:b/>
          <w:sz w:val="24"/>
          <w:lang w:val="en-US" w:eastAsia="en-US"/>
        </w:rPr>
      </w:pPr>
      <w:r>
        <w:rPr>
          <w:rFonts w:eastAsia="Times New Roman" w:cs="Arial" w:ascii="Arial" w:hAnsi="Arial"/>
          <w:b/>
          <w:sz w:val="24"/>
          <w:lang w:val="en-US" w:eastAsia="en-US"/>
        </w:rPr>
      </w:r>
    </w:p>
    <w:p>
      <w:pPr>
        <w:pStyle w:val="Normal"/>
        <w:jc w:val="center"/>
        <w:rPr>
          <w:rFonts w:eastAsia="Times New Roman"/>
          <w:color w:val="FF0000"/>
        </w:rPr>
      </w:pPr>
      <w:r>
        <w:rPr>
          <w:rFonts w:eastAsia="Times New Roman"/>
          <w:color w:val="FF0000"/>
        </w:rPr>
        <w:t>&lt;&lt;&lt;&lt;&lt;&lt;&lt;&lt;&lt;&lt;&lt;&lt;&lt;&lt;&lt;&lt;&lt;&lt;&lt;&lt; End of Changes &gt;&gt;&gt;&gt;&gt;&gt;&gt;&gt;&gt;&gt;&gt;&gt;&gt;&gt;&gt;&gt;&gt;&gt;&gt;&gt;</w:t>
      </w:r>
    </w:p>
    <w:p>
      <w:pPr>
        <w:pStyle w:val="Norma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spacing w:before="0" w:after="0"/>
        <w:textAlignment w:val="baseline"/>
        <w:rPr>
          <w:rFonts w:ascii="Courier New" w:hAnsi="Courier New" w:eastAsia="Times New Roman" w:cs="Courier New"/>
          <w:color w:val="FF0000"/>
          <w:sz w:val="16"/>
          <w:lang w:eastAsia="ko-KR"/>
        </w:rPr>
      </w:pPr>
      <w:r>
        <w:rPr>
          <w:rFonts w:eastAsia="Times New Roman" w:cs="Courier New" w:ascii="Courier New" w:hAnsi="Courier New"/>
          <w:color w:val="FF0000"/>
          <w:sz w:val="16"/>
          <w:lang w:eastAsia="ko-KR"/>
        </w:rPr>
      </w:r>
    </w:p>
    <w:p>
      <w:pPr>
        <w:pStyle w:val="Normal"/>
        <w:keepNext w:val="true"/>
        <w:keepLines/>
        <w:numPr>
          <w:ilvl w:val="0"/>
          <w:numId w:val="0"/>
        </w:numPr>
        <w:overflowPunct w:val="false"/>
        <w:autoSpaceDE w:val="false"/>
        <w:spacing w:before="120" w:after="180"/>
        <w:ind w:start="1418" w:hanging="1418"/>
        <w:textAlignment w:val="baseline"/>
        <w:outlineLvl w:val="3"/>
        <w:rPr>
          <w:rFonts w:ascii="Arial" w:hAnsi="Arial" w:eastAsia="Times New Roman" w:cs="Arial"/>
          <w:sz w:val="24"/>
          <w:lang w:eastAsia="ko-KR"/>
        </w:rPr>
      </w:pPr>
      <w:r>
        <w:rPr>
          <w:rFonts w:eastAsia="Times New Roman" w:cs="Arial" w:ascii="Arial" w:hAnsi="Arial"/>
          <w:sz w:val="24"/>
          <w:lang w:eastAsia="ko-KR"/>
        </w:rPr>
      </w:r>
    </w:p>
    <w:p>
      <w:pPr>
        <w:pStyle w:val="Normal"/>
        <w:keepNext w:val="true"/>
        <w:keepLines/>
        <w:numPr>
          <w:ilvl w:val="0"/>
          <w:numId w:val="0"/>
        </w:numPr>
        <w:overflowPunct w:val="false"/>
        <w:autoSpaceDE w:val="false"/>
        <w:spacing w:before="120" w:after="180"/>
        <w:ind w:start="1418" w:hanging="1418"/>
        <w:textAlignment w:val="baseline"/>
        <w:outlineLvl w:val="3"/>
        <w:rPr>
          <w:rFonts w:ascii="Arial" w:hAnsi="Arial" w:eastAsia="Times New Roman" w:cs="Arial"/>
          <w:sz w:val="24"/>
          <w:lang w:eastAsia="ko-KR"/>
        </w:rPr>
      </w:pPr>
      <w:r>
        <w:rPr>
          <w:rFonts w:eastAsia="Times New Roman" w:cs="Arial" w:ascii="Arial" w:hAnsi="Arial"/>
          <w:sz w:val="24"/>
          <w:lang w:eastAsia="ko-KR"/>
        </w:rPr>
      </w:r>
    </w:p>
    <w:p>
      <w:pPr>
        <w:pStyle w:val="Normal"/>
        <w:keepNext w:val="true"/>
        <w:keepLines/>
        <w:numPr>
          <w:ilvl w:val="0"/>
          <w:numId w:val="0"/>
        </w:numPr>
        <w:overflowPunct w:val="false"/>
        <w:autoSpaceDE w:val="false"/>
        <w:spacing w:before="120" w:after="180"/>
        <w:ind w:start="1134" w:hanging="1134"/>
        <w:textAlignment w:val="baseline"/>
        <w:outlineLvl w:val="2"/>
        <w:rPr>
          <w:rFonts w:ascii="Arial" w:hAnsi="Arial" w:eastAsia="Times New Roman" w:cs="Arial"/>
          <w:sz w:val="28"/>
          <w:lang w:eastAsia="ko-KR"/>
        </w:rPr>
      </w:pPr>
      <w:r>
        <w:rPr>
          <w:rFonts w:eastAsia="Times New Roman" w:cs="Arial" w:ascii="Arial" w:hAnsi="Arial"/>
          <w:sz w:val="28"/>
          <w:lang w:eastAsia="ko-KR"/>
        </w:rPr>
      </w:r>
    </w:p>
    <w:p>
      <w:pPr>
        <w:pStyle w:val="Normal"/>
        <w:keepNext w:val="true"/>
        <w:keepLines/>
        <w:numPr>
          <w:ilvl w:val="0"/>
          <w:numId w:val="0"/>
        </w:numPr>
        <w:overflowPunct w:val="false"/>
        <w:autoSpaceDE w:val="false"/>
        <w:spacing w:before="120" w:after="180"/>
        <w:ind w:start="1134" w:hanging="1134"/>
        <w:textAlignment w:val="baseline"/>
        <w:outlineLvl w:val="2"/>
        <w:rPr>
          <w:rFonts w:ascii="Arial" w:hAnsi="Arial" w:eastAsia="Times New Roman" w:cs="Arial"/>
          <w:sz w:val="28"/>
          <w:lang w:eastAsia="ko-KR"/>
        </w:rPr>
      </w:pPr>
      <w:r>
        <w:rPr>
          <w:rFonts w:eastAsia="Times New Roman" w:cs="Arial" w:ascii="Arial" w:hAnsi="Arial"/>
          <w:sz w:val="28"/>
          <w:lang w:eastAsia="ko-KR"/>
        </w:rPr>
      </w:r>
    </w:p>
    <w:p>
      <w:pPr>
        <w:pStyle w:val="Normal"/>
        <w:overflowPunct w:val="false"/>
        <w:autoSpaceDE w:val="false"/>
        <w:textAlignment w:val="baseline"/>
        <w:rPr>
          <w:rFonts w:ascii="Arial" w:hAnsi="Arial" w:eastAsia="Times New Roman" w:cs="Arial"/>
          <w:sz w:val="28"/>
          <w:lang w:eastAsia="ko-KR"/>
        </w:rPr>
      </w:pPr>
      <w:r>
        <w:rPr>
          <w:rFonts w:eastAsia="Times New Roman" w:cs="Arial" w:ascii="Arial" w:hAnsi="Arial"/>
          <w:sz w:val="28"/>
          <w:lang w:eastAsia="ko-KR"/>
        </w:rPr>
      </w:r>
    </w:p>
    <w:p>
      <w:pPr>
        <w:pStyle w:val="Normal"/>
        <w:keepNext w:val="true"/>
        <w:keepLines/>
        <w:numPr>
          <w:ilvl w:val="0"/>
          <w:numId w:val="0"/>
        </w:numPr>
        <w:overflowPunct w:val="false"/>
        <w:autoSpaceDE w:val="false"/>
        <w:spacing w:before="120" w:after="180"/>
        <w:ind w:start="1418" w:hanging="1418"/>
        <w:textAlignment w:val="baseline"/>
        <w:outlineLvl w:val="3"/>
        <w:rPr>
          <w:rFonts w:ascii="Arial" w:hAnsi="Arial" w:eastAsia="Times New Roman" w:cs="Arial"/>
          <w:sz w:val="24"/>
          <w:lang w:eastAsia="ko-KR"/>
        </w:rPr>
      </w:pPr>
      <w:r>
        <w:rPr>
          <w:rFonts w:eastAsia="Times New Roman" w:cs="Arial" w:ascii="Arial" w:hAnsi="Arial"/>
          <w:sz w:val="24"/>
          <w:lang w:eastAsia="ko-KR"/>
        </w:rPr>
      </w:r>
    </w:p>
    <w:p>
      <w:pPr>
        <w:pStyle w:val="Normal"/>
        <w:keepNext w:val="true"/>
        <w:keepLines/>
        <w:numPr>
          <w:ilvl w:val="0"/>
          <w:numId w:val="0"/>
        </w:numPr>
        <w:overflowPunct w:val="false"/>
        <w:autoSpaceDE w:val="false"/>
        <w:spacing w:before="120" w:after="180"/>
        <w:ind w:start="1418" w:hanging="1418"/>
        <w:textAlignment w:val="baseline"/>
        <w:outlineLvl w:val="3"/>
        <w:rPr>
          <w:rFonts w:ascii="Arial" w:hAnsi="Arial" w:eastAsia="Times New Roman" w:cs="Arial"/>
          <w:sz w:val="24"/>
          <w:lang w:eastAsia="ko-KR"/>
        </w:rPr>
      </w:pPr>
      <w:r>
        <w:rPr>
          <w:rFonts w:eastAsia="Times New Roman" w:cs="Arial" w:ascii="Arial" w:hAnsi="Arial"/>
          <w:sz w:val="24"/>
          <w:lang w:eastAsia="ko-KR"/>
        </w:rPr>
      </w:r>
    </w:p>
    <w:p>
      <w:pPr>
        <w:pStyle w:val="Normal"/>
        <w:keepNext w:val="true"/>
        <w:keepLines/>
        <w:numPr>
          <w:ilvl w:val="0"/>
          <w:numId w:val="0"/>
        </w:numPr>
        <w:overflowPunct w:val="false"/>
        <w:autoSpaceDE w:val="false"/>
        <w:spacing w:before="120" w:after="180"/>
        <w:ind w:start="1418" w:hanging="1418"/>
        <w:textAlignment w:val="baseline"/>
        <w:outlineLvl w:val="3"/>
        <w:rPr>
          <w:rFonts w:ascii="Arial" w:hAnsi="Arial" w:eastAsia="Times New Roman" w:cs="Arial"/>
          <w:sz w:val="24"/>
          <w:lang w:eastAsia="ko-KR"/>
        </w:rPr>
      </w:pPr>
      <w:r>
        <w:rPr>
          <w:rFonts w:eastAsia="Times New Roman" w:cs="Arial" w:ascii="Arial" w:hAnsi="Arial"/>
          <w:sz w:val="24"/>
          <w:lang w:eastAsia="ko-KR"/>
        </w:rPr>
      </w:r>
    </w:p>
    <w:p>
      <w:pPr>
        <w:pStyle w:val="Normal"/>
        <w:keepNext w:val="true"/>
        <w:keepLines/>
        <w:numPr>
          <w:ilvl w:val="0"/>
          <w:numId w:val="0"/>
        </w:numPr>
        <w:overflowPunct w:val="false"/>
        <w:autoSpaceDE w:val="false"/>
        <w:spacing w:before="120" w:after="180"/>
        <w:ind w:start="1418" w:hanging="1418"/>
        <w:textAlignment w:val="baseline"/>
        <w:outlineLvl w:val="3"/>
        <w:rPr>
          <w:rFonts w:ascii="Arial" w:hAnsi="Arial" w:eastAsia="Times New Roman" w:cs="Arial"/>
          <w:sz w:val="24"/>
          <w:lang w:eastAsia="ko-KR"/>
        </w:rPr>
      </w:pPr>
      <w:r>
        <w:rPr>
          <w:rFonts w:eastAsia="Times New Roman" w:cs="Arial" w:ascii="Arial" w:hAnsi="Arial"/>
          <w:sz w:val="24"/>
          <w:lang w:eastAsia="ko-KR"/>
        </w:rPr>
      </w:r>
    </w:p>
    <w:p>
      <w:pPr>
        <w:pStyle w:val="Normal"/>
        <w:keepNext w:val="true"/>
        <w:keepLines/>
        <w:numPr>
          <w:ilvl w:val="0"/>
          <w:numId w:val="0"/>
        </w:numPr>
        <w:overflowPunct w:val="false"/>
        <w:autoSpaceDE w:val="false"/>
        <w:spacing w:before="120" w:after="180"/>
        <w:ind w:start="1418" w:hanging="1418"/>
        <w:textAlignment w:val="baseline"/>
        <w:outlineLvl w:val="3"/>
        <w:rPr>
          <w:rFonts w:ascii="Arial" w:hAnsi="Arial" w:eastAsia="Times New Roman" w:cs="Arial"/>
          <w:sz w:val="24"/>
          <w:lang w:eastAsia="ko-KR"/>
        </w:rPr>
      </w:pPr>
      <w:r>
        <w:rPr>
          <w:rFonts w:eastAsia="Times New Roman" w:cs="Arial" w:ascii="Arial" w:hAnsi="Arial"/>
          <w:sz w:val="24"/>
          <w:lang w:eastAsia="ko-KR"/>
        </w:rPr>
      </w:r>
    </w:p>
    <w:p>
      <w:pPr>
        <w:pStyle w:val="Normal"/>
        <w:keepNext w:val="true"/>
        <w:keepLines/>
        <w:numPr>
          <w:ilvl w:val="0"/>
          <w:numId w:val="0"/>
        </w:numPr>
        <w:overflowPunct w:val="false"/>
        <w:autoSpaceDE w:val="false"/>
        <w:spacing w:before="120" w:after="180"/>
        <w:ind w:start="1418" w:hanging="1418"/>
        <w:textAlignment w:val="baseline"/>
        <w:outlineLvl w:val="3"/>
        <w:rPr>
          <w:rFonts w:ascii="Arial" w:hAnsi="Arial" w:eastAsia="Times New Roman" w:cs="Arial"/>
          <w:sz w:val="24"/>
          <w:lang w:eastAsia="ko-KR"/>
        </w:rPr>
      </w:pPr>
      <w:r>
        <w:rPr>
          <w:rFonts w:eastAsia="Times New Roman" w:cs="Arial" w:ascii="Arial" w:hAnsi="Arial"/>
          <w:sz w:val="24"/>
          <w:lang w:eastAsia="ko-KR"/>
        </w:rPr>
      </w:r>
    </w:p>
    <w:p>
      <w:pPr>
        <w:pStyle w:val="Normal"/>
        <w:keepNext w:val="true"/>
        <w:keepLines/>
        <w:numPr>
          <w:ilvl w:val="0"/>
          <w:numId w:val="0"/>
        </w:numPr>
        <w:overflowPunct w:val="false"/>
        <w:autoSpaceDE w:val="false"/>
        <w:spacing w:before="120" w:after="180"/>
        <w:ind w:start="1418" w:hanging="1418"/>
        <w:textAlignment w:val="baseline"/>
        <w:outlineLvl w:val="3"/>
        <w:rPr>
          <w:rFonts w:ascii="Arial" w:hAnsi="Arial" w:eastAsia="Times New Roman" w:cs="Arial"/>
          <w:sz w:val="24"/>
          <w:lang w:eastAsia="ko-KR"/>
        </w:rPr>
      </w:pPr>
      <w:r>
        <w:rPr>
          <w:rFonts w:eastAsia="Times New Roman" w:cs="Arial" w:ascii="Arial" w:hAnsi="Arial"/>
          <w:sz w:val="24"/>
          <w:lang w:eastAsia="ko-KR"/>
        </w:rPr>
      </w:r>
    </w:p>
    <w:sectPr>
      <w:headerReference w:type="default" r:id="rId4"/>
      <w:type w:val="nextPage"/>
      <w:pgSz w:w="11906" w:h="16838"/>
      <w:pgMar w:left="1134" w:right="1134" w:gutter="0" w:header="680" w:top="1418" w:footer="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Calibri">
    <w:charset w:val="00" w:characterSet="windows-1252"/>
    <w:family w:val="swiss"/>
    <w:pitch w:val="variable"/>
  </w:font>
  <w:font w:name="ZapfDingbats">
    <w:altName w:val="Wingdings"/>
    <w:charset w:val="02"/>
    <w:family w:val="decorative"/>
    <w:pitch w:val="variable"/>
  </w:font>
  <w:font w:name="Tahoma">
    <w:charset w:val="00" w:characterSet="windows-1252"/>
    <w:family w:val="swiss"/>
    <w:pitch w:val="variable"/>
  </w:font>
  <w:font w:name="Liberation Sans">
    <w:altName w:val="Arial"/>
    <w:charset w:val="01" w:characterSet="utf-8"/>
    <w:family w:val="swiss"/>
    <w:pitch w:val="variable"/>
  </w:font>
  <w:font w:name="MS LineDraw">
    <w:charset w:val="02"/>
    <w:family w:val="modern"/>
    <w:pitch w:val="default"/>
  </w:font>
  <w:font w:name="Times">
    <w:altName w:val="Times New Roman"/>
    <w:charset w:val="00" w:characterSet="windows-1252"/>
    <w:family w:val="roman"/>
    <w:pitch w:val="variable"/>
  </w:font>
  <w:font w:name="Monotype Sorts">
    <w:altName w:val="Segoe UI Symbol"/>
    <w:charset w:val="02"/>
    <w:family w:val="auto"/>
    <w:pitch w:val="variable"/>
  </w:font>
  <w:font w:name="SimSun">
    <w:altName w:val="宋体"/>
    <w:charset w:val="86"/>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284"/>
        <w:tab w:val="right" w:pos="9639"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840"/>
        </w:tabs>
        <w:ind w:start="1560" w:hanging="720"/>
      </w:pPr>
      <w:rPr>
        <w:rFonts w:ascii="Times New Roman" w:hAnsi="Times New Roman" w:eastAsia="SimSun;宋体" w:cs="Times New Roman"/>
      </w:rPr>
    </w:lvl>
  </w:abstractNum>
  <w:abstractNum w:abstractNumId="3">
    <w:lvl w:ilvl="0">
      <w:start w:val="1"/>
      <w:numFmt w:val="bullet"/>
      <w:lvlText w:val=""/>
      <w:lvlJc w:val="start"/>
      <w:pPr>
        <w:tabs>
          <w:tab w:val="num" w:pos="851"/>
        </w:tabs>
        <w:ind w:start="851" w:hanging="851"/>
      </w:pPr>
      <w:rPr>
        <w:rFonts w:ascii="ZapfDingbats" w:hAnsi="ZapfDingbats" w:cs="ZapfDingbats" w:hint="default"/>
        <w:sz w:val="20"/>
        <w:i w:val="false"/>
        <w:b/>
        <w:szCs w:val="20"/>
        <w:color w:val="70CEF5"/>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DengXian;等线"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start="1134" w:hanging="1134"/>
      <w:outlineLvl w:val="0"/>
    </w:pPr>
    <w:rPr>
      <w:rFonts w:ascii="Arial" w:hAnsi="Arial" w:eastAsia="DengXian;等线"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start="1418" w:hanging="1418"/>
      <w:outlineLvl w:val="3"/>
    </w:pPr>
    <w:rPr>
      <w:sz w:val="24"/>
    </w:rPr>
  </w:style>
  <w:style w:type="paragraph" w:styleId="Heading5">
    <w:name w:val="Heading 5"/>
    <w:basedOn w:val="Heading4"/>
    <w:next w:val="Normal"/>
    <w:qFormat/>
    <w:pPr>
      <w:numPr>
        <w:ilvl w:val="4"/>
        <w:numId w:val="1"/>
      </w:numPr>
      <w:ind w:star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start="0" w:hanging="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Times New Roman" w:hAnsi="Times New Roman" w:eastAsia="SimSun;宋体" w:cs="Times New Roman"/>
    </w:rPr>
  </w:style>
  <w:style w:type="character" w:styleId="WW8Num13z1">
    <w:name w:val="WW8Num13z1"/>
    <w:qFormat/>
    <w:rPr>
      <w:rFonts w:ascii="Wingdings" w:hAnsi="Wingdings" w:cs="Wingdings"/>
    </w:rPr>
  </w:style>
  <w:style w:type="character" w:styleId="WW8Num14z0">
    <w:name w:val="WW8Num14z0"/>
    <w:qFormat/>
    <w:rPr/>
  </w:style>
  <w:style w:type="character" w:styleId="WW8Num15z0">
    <w:name w:val="WW8Num15z0"/>
    <w:qFormat/>
    <w:rPr>
      <w:rFonts w:ascii="Symbol" w:hAnsi="Symbol" w:cs="Symbol"/>
    </w:rPr>
  </w:style>
  <w:style w:type="character" w:styleId="WW8Num18z0">
    <w:name w:val="WW8Num18z0"/>
    <w:qFormat/>
    <w:rPr>
      <w:rFonts w:ascii="Times New Roman" w:hAnsi="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sz w:val="18"/>
    </w:rPr>
  </w:style>
  <w:style w:type="character" w:styleId="WW8Num21z0">
    <w:name w:val="WW8Num21z0"/>
    <w:qFormat/>
    <w:rPr>
      <w:rFonts w:ascii="Times New Roman" w:hAnsi="Times New Roman" w:eastAsia="MS Mincho;ＭＳ 明朝" w:cs="Times New Roman"/>
    </w:rPr>
  </w:style>
  <w:style w:type="character" w:styleId="WW8Num21z1">
    <w:name w:val="WW8Num21z1"/>
    <w:qFormat/>
    <w:rPr>
      <w:rFonts w:ascii="Wingdings" w:hAnsi="Wingdings" w:cs="Wingdings"/>
    </w:rPr>
  </w:style>
  <w:style w:type="character" w:styleId="WW8Num22z0">
    <w:name w:val="WW8Num22z0"/>
    <w:qFormat/>
    <w:rPr>
      <w:rFonts w:ascii="Arial" w:hAnsi="Arial" w:cs="Arial"/>
      <w:sz w:val="16"/>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Arial" w:hAnsi="Arial" w:eastAsia="MS Mincho;ＭＳ 明朝" w:cs="Arial"/>
    </w:rPr>
  </w:style>
  <w:style w:type="character" w:styleId="WW8Num23z1">
    <w:name w:val="WW8Num23z1"/>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rFonts w:ascii="Times New Roman" w:hAnsi="Times New Roman" w:eastAsia="SimSun;宋体" w:cs="Times New Roman"/>
    </w:rPr>
  </w:style>
  <w:style w:type="character" w:styleId="WW8Num27z0">
    <w:name w:val="WW8Num27z0"/>
    <w:qFormat/>
    <w:rPr>
      <w:rFonts w:ascii="Calibri" w:hAnsi="Calibri" w:cs="Calibri"/>
    </w:rPr>
  </w:style>
  <w:style w:type="character" w:styleId="WW8Num27z1">
    <w:name w:val="WW8Num27z1"/>
    <w:qFormat/>
    <w:rPr>
      <w:rFonts w:ascii="Wingdings" w:hAnsi="Wingdings" w:cs="Wingdings"/>
    </w:rPr>
  </w:style>
  <w:style w:type="character" w:styleId="WW8Num28z0">
    <w:name w:val="WW8Num28z0"/>
    <w:qFormat/>
    <w:rPr/>
  </w:style>
  <w:style w:type="character" w:styleId="WW8Num29z0">
    <w:name w:val="WW8Num29z0"/>
    <w:qFormat/>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Arial" w:hAnsi="Arial" w:eastAsia="Times New Roman" w:cs="Aria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Arial" w:hAnsi="Arial" w:eastAsia="Times New Roman" w:cs="Aria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Times New Roman" w:hAnsi="Times New Roman" w:cs="Times New Roman"/>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rFonts w:ascii="Arial" w:hAnsi="Arial" w:cs="Arial"/>
      <w:sz w:val="16"/>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5z0">
    <w:name w:val="WW8Num35z0"/>
    <w:qFormat/>
    <w:rPr>
      <w:rFonts w:ascii="Times New Roman" w:hAnsi="Times New Roman" w:cs="Times New Roman"/>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rFonts w:ascii="Times New Roman" w:hAnsi="Times New Roman" w:eastAsia="MS Mincho;ＭＳ 明朝" w:cs="Times New Roman"/>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8z0">
    <w:name w:val="WW8Num38z0"/>
    <w:qFormat/>
    <w:rPr/>
  </w:style>
  <w:style w:type="character" w:styleId="WW8Num39z0">
    <w:name w:val="WW8Num39z0"/>
    <w:qFormat/>
    <w:rPr>
      <w:rFonts w:ascii="Arial" w:hAnsi="Arial" w:eastAsia="Times New Roman" w:cs="Aria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40z0">
    <w:name w:val="WW8Num40z0"/>
    <w:qFormat/>
    <w:rPr>
      <w:rFonts w:ascii="Arial" w:hAnsi="Arial" w:eastAsia="Times New Roman" w:cs="Aria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rFonts w:ascii="ZapfDingbats;Wingdings" w:hAnsi="ZapfDingbats;Wingdings" w:cs="ZapfDingbats;Wingdings"/>
      <w:b/>
      <w:i w:val="false"/>
      <w:color w:val="70CEF5"/>
      <w:sz w:val="20"/>
      <w:szCs w:val="20"/>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1z3">
    <w:name w:val="WW8Num41z3"/>
    <w:qFormat/>
    <w:rPr>
      <w:rFonts w:ascii="Symbol" w:hAnsi="Symbol" w:cs="Symbol"/>
    </w:rPr>
  </w:style>
  <w:style w:type="character" w:styleId="WW8Num42z0">
    <w:name w:val="WW8Num42z0"/>
    <w:qFormat/>
    <w:rPr>
      <w:rFonts w:ascii="Times New Roman" w:hAnsi="Times New Roman" w:cs="Times New Roman"/>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2z3">
    <w:name w:val="WW8Num42z3"/>
    <w:qFormat/>
    <w:rPr>
      <w:rFonts w:ascii="Symbol" w:hAnsi="Symbol" w:cs="Symbol"/>
    </w:rPr>
  </w:style>
  <w:style w:type="character" w:styleId="WW8NumSt3z0">
    <w:name w:val="WW8NumSt3z0"/>
    <w:qFormat/>
    <w:rPr>
      <w:rFonts w:ascii="Symbol" w:hAnsi="Symbol" w:cs="Symbol"/>
    </w:rPr>
  </w:style>
  <w:style w:type="character" w:styleId="WW8NumSt4z0">
    <w:name w:val="WW8NumSt4z0"/>
    <w:qFormat/>
    <w:rPr>
      <w:rFonts w:ascii="Symbol" w:hAnsi="Symbol" w:cs="Symbol"/>
    </w:rPr>
  </w:style>
  <w:style w:type="character" w:styleId="DefaultParagraphFont">
    <w:name w:val="Default Paragraph Font"/>
    <w:qFormat/>
    <w:rPr/>
  </w:style>
  <w:style w:type="character" w:styleId="FootnoteCharacters">
    <w:name w:val="Footnote Characters"/>
    <w:qFormat/>
    <w:rPr>
      <w:b/>
      <w:sz w:val="16"/>
      <w:vertAlign w:val="superscript"/>
    </w:rPr>
  </w:style>
  <w:style w:type="character" w:styleId="ZGSM">
    <w:name w:val="ZGSM"/>
    <w:qFormat/>
    <w:rPr/>
  </w:style>
  <w:style w:type="character" w:styleId="InternetLink">
    <w:name w:val="Hyperlink"/>
    <w:rPr>
      <w:color w:val="0000FF"/>
      <w:u w:val="single"/>
    </w:rPr>
  </w:style>
  <w:style w:type="character" w:styleId="CommentReference">
    <w:name w:val="Comment Reference"/>
    <w:qFormat/>
    <w:rPr>
      <w:sz w:val="16"/>
    </w:rPr>
  </w:style>
  <w:style w:type="character" w:styleId="VisitedInternetLink">
    <w:name w:val="FollowedHyperlink"/>
    <w:rPr>
      <w:color w:val="800080"/>
      <w:u w:val="single"/>
    </w:rPr>
  </w:style>
  <w:style w:type="character" w:styleId="B1Char">
    <w:name w:val="B1 Char"/>
    <w:qFormat/>
    <w:rPr>
      <w:rFonts w:ascii="Times New Roman" w:hAnsi="Times New Roman" w:cs="Times New Roman"/>
      <w:lang w:val="en-GB"/>
    </w:rPr>
  </w:style>
  <w:style w:type="character" w:styleId="TFZchn">
    <w:name w:val="TF Zchn"/>
    <w:qFormat/>
    <w:rPr>
      <w:rFonts w:ascii="Arial" w:hAnsi="Arial" w:cs="Arial"/>
      <w:b/>
      <w:lang w:val="en-GB"/>
    </w:rPr>
  </w:style>
  <w:style w:type="character" w:styleId="THChar">
    <w:name w:val="TH Char"/>
    <w:qFormat/>
    <w:rPr>
      <w:rFonts w:ascii="Arial" w:hAnsi="Arial" w:cs="Arial"/>
      <w:b/>
      <w:lang w:val="en-GB"/>
    </w:rPr>
  </w:style>
  <w:style w:type="character" w:styleId="Msoins">
    <w:name w:val="msoins"/>
    <w:qFormat/>
    <w:rPr/>
  </w:style>
  <w:style w:type="character" w:styleId="TALChar">
    <w:name w:val="TAL Char"/>
    <w:qFormat/>
    <w:rPr>
      <w:rFonts w:ascii="Arial" w:hAnsi="Arial" w:cs="Arial"/>
      <w:sz w:val="18"/>
      <w:lang w:val="en-GB"/>
    </w:rPr>
  </w:style>
  <w:style w:type="character" w:styleId="Emphasis">
    <w:name w:val="Emphasis"/>
    <w:qFormat/>
    <w:rPr>
      <w:i/>
      <w:iCs/>
    </w:rPr>
  </w:style>
  <w:style w:type="character" w:styleId="TAHChar">
    <w:name w:val="TAH Char"/>
    <w:qFormat/>
    <w:rPr>
      <w:rFonts w:ascii="Arial" w:hAnsi="Arial" w:cs="Arial"/>
      <w:b/>
      <w:sz w:val="18"/>
      <w:lang w:val="en-GB"/>
    </w:rPr>
  </w:style>
  <w:style w:type="character" w:styleId="TACChar">
    <w:name w:val="TAC Char"/>
    <w:qFormat/>
    <w:rPr/>
  </w:style>
  <w:style w:type="character" w:styleId="PLChar">
    <w:name w:val="PL Char"/>
    <w:qFormat/>
    <w:rPr>
      <w:rFonts w:ascii="Courier New" w:hAnsi="Courier New" w:cs="Courier New"/>
      <w:sz w:val="16"/>
      <w:lang w:val="en-GB" w:eastAsia="en-US" w:bidi="ar-SA"/>
    </w:rPr>
  </w:style>
  <w:style w:type="character" w:styleId="EditorsNoteChar">
    <w:name w:val="Editor's Note Char"/>
    <w:qFormat/>
    <w:rPr>
      <w:rFonts w:ascii="Times New Roman" w:hAnsi="Times New Roman" w:cs="Times New Roman"/>
      <w:color w:val="FF0000"/>
      <w:lang w:val="en-GB"/>
    </w:rPr>
  </w:style>
  <w:style w:type="character" w:styleId="StandardZchn">
    <w:name w:val="Standard Zchn"/>
    <w:qFormat/>
    <w:rPr>
      <w:rFonts w:ascii="Times New Roman" w:hAnsi="Times New Roman" w:cs="Times New Roman"/>
      <w:szCs w:val="22"/>
      <w:lang w:val="en-GB"/>
    </w:rPr>
  </w:style>
  <w:style w:type="character" w:styleId="BodyTextChar">
    <w:name w:val="Body Text Char"/>
    <w:qFormat/>
    <w:rPr>
      <w:rFonts w:ascii="Times New Roman" w:hAnsi="Times New Roman" w:cs="Times New Roman"/>
    </w:rPr>
  </w:style>
  <w:style w:type="character" w:styleId="TALCar">
    <w:name w:val="TAL Car"/>
    <w:qFormat/>
    <w:rPr>
      <w:rFonts w:ascii="Arial" w:hAnsi="Arial" w:cs="Arial"/>
      <w:sz w:val="18"/>
      <w:lang w:val="en-GB" w:bidi="ar-SA"/>
    </w:rPr>
  </w:style>
  <w:style w:type="character" w:styleId="Msoins1">
    <w:name w:val="msoins1"/>
    <w:qFormat/>
    <w:rPr/>
  </w:style>
  <w:style w:type="character" w:styleId="TFChar">
    <w:name w:val="TF Char"/>
    <w:qFormat/>
    <w:rPr>
      <w:rFonts w:ascii="Arial" w:hAnsi="Arial" w:eastAsia="SimSun;宋体" w:cs="Arial"/>
      <w:b/>
      <w:lang w:val="en-GB" w:bidi="ar-SA"/>
    </w:rPr>
  </w:style>
  <w:style w:type="character" w:styleId="CommentTextChar">
    <w:name w:val="Comment Text Char"/>
    <w:qFormat/>
    <w:rPr>
      <w:rFonts w:ascii="Times New Roman" w:hAnsi="Times New Roman" w:cs="Times New Roman"/>
      <w:lang w:val="en-GB"/>
    </w:rPr>
  </w:style>
  <w:style w:type="character" w:styleId="TALLeft100cmCharChar">
    <w:name w:val="TAL + Left:  1;00 cm Char Char"/>
    <w:qFormat/>
    <w:rPr>
      <w:rFonts w:ascii="Arial" w:hAnsi="Arial" w:cs="Arial"/>
      <w:sz w:val="18"/>
      <w:lang w:val="en-GB"/>
    </w:rPr>
  </w:style>
  <w:style w:type="character" w:styleId="B1Zchn">
    <w:name w:val="B1 Zchn"/>
    <w:qFormat/>
    <w:rPr>
      <w:lang w:val="en-GB" w:bidi="ar-SA"/>
    </w:rPr>
  </w:style>
  <w:style w:type="character" w:styleId="DocumentMapChar">
    <w:name w:val="Document Map Char"/>
    <w:qFormat/>
    <w:rPr>
      <w:rFonts w:ascii="Tahoma" w:hAnsi="Tahoma" w:cs="Tahoma"/>
      <w:shd w:fill="000080" w:val="clear"/>
      <w:lang w:val="en-GB"/>
    </w:rPr>
  </w:style>
  <w:style w:type="character" w:styleId="TAHCar">
    <w:name w:val="TAH Car"/>
    <w:qFormat/>
    <w:rPr>
      <w:rFonts w:ascii="Arial" w:hAnsi="Arial" w:cs="Arial"/>
      <w:b/>
      <w:sz w:val="18"/>
      <w:lang w:val="en-GB"/>
    </w:rPr>
  </w:style>
  <w:style w:type="character" w:styleId="Heading3Char">
    <w:name w:val="Heading 3 Char"/>
    <w:qFormat/>
    <w:rPr>
      <w:rFonts w:ascii="Arial" w:hAnsi="Arial" w:eastAsia="SimSun;宋体" w:cs="Arial"/>
      <w:color w:val="0000FF"/>
      <w:kern w:val="2"/>
      <w:sz w:val="28"/>
      <w:lang w:val="en-GB" w:bidi="ar-SA"/>
    </w:rPr>
  </w:style>
  <w:style w:type="character" w:styleId="NOChar">
    <w:name w:val="NO Char"/>
    <w:qFormat/>
    <w:rPr>
      <w:rFonts w:ascii="Arial" w:hAnsi="Arial" w:eastAsia="SimSun;宋体" w:cs="Arial"/>
      <w:color w:val="0000FF"/>
      <w:kern w:val="2"/>
      <w:lang w:val="en-GB" w:bidi="ar-SA"/>
    </w:rPr>
  </w:style>
  <w:style w:type="character" w:styleId="B2Char">
    <w:name w:val="B2 Char"/>
    <w:qFormat/>
    <w:rPr>
      <w:rFonts w:ascii="Arial" w:hAnsi="Arial" w:eastAsia="SimSun;宋体" w:cs="Arial"/>
      <w:color w:val="0000FF"/>
      <w:kern w:val="2"/>
      <w:lang w:val="en-GB" w:bidi="ar-SA"/>
    </w:rPr>
  </w:style>
  <w:style w:type="character" w:styleId="PlainTextChar">
    <w:name w:val="Plain Text Char"/>
    <w:qFormat/>
    <w:rPr>
      <w:rFonts w:ascii="Courier New" w:hAnsi="Courier New" w:eastAsia="MS Mincho;ＭＳ 明朝" w:cs="Courier New"/>
      <w:lang w:val="nb-NO"/>
    </w:rPr>
  </w:style>
  <w:style w:type="character" w:styleId="BodyTextIndentChar">
    <w:name w:val="Body Text Indent Char"/>
    <w:qFormat/>
    <w:rPr>
      <w:rFonts w:ascii="Times New Roman" w:hAnsi="Times New Roman" w:eastAsia="MS Mincho;ＭＳ 明朝" w:cs="Times New Roman"/>
      <w:lang w:val="en-GB"/>
    </w:rPr>
  </w:style>
  <w:style w:type="character" w:styleId="QuotationZchn">
    <w:name w:val="Quotation Zchn"/>
    <w:qFormat/>
    <w:rPr>
      <w:rFonts w:ascii="Arial" w:hAnsi="Arial" w:eastAsia="SimSun;宋体" w:cs="Arial"/>
      <w:color w:val="0000FF"/>
      <w:kern w:val="2"/>
      <w:szCs w:val="22"/>
      <w:lang w:val="en-GB" w:bidi="ar-SA"/>
    </w:rPr>
  </w:style>
  <w:style w:type="character" w:styleId="EditorsNoteZchn">
    <w:name w:val="Editor's Note Zchn"/>
    <w:qFormat/>
    <w:rPr>
      <w:rFonts w:ascii="Arial" w:hAnsi="Arial" w:eastAsia="SimSun;宋体" w:cs="Arial"/>
      <w:color w:val="FF0000"/>
      <w:kern w:val="2"/>
      <w:lang w:val="en-GB" w:bidi="ar-SA"/>
    </w:rPr>
  </w:style>
  <w:style w:type="character" w:styleId="Heading2Char">
    <w:name w:val="Heading 2 Char"/>
    <w:qFormat/>
    <w:rPr>
      <w:rFonts w:ascii="Arial" w:hAnsi="Arial" w:cs="Arial"/>
      <w:sz w:val="32"/>
      <w:lang w:val="en-GB"/>
    </w:rPr>
  </w:style>
  <w:style w:type="character" w:styleId="Heading3Char1">
    <w:name w:val="Heading 3 Char1"/>
    <w:qFormat/>
    <w:rPr>
      <w:rFonts w:ascii="Arial" w:hAnsi="Arial" w:cs="Arial"/>
      <w:sz w:val="28"/>
      <w:lang w:val="en-GB"/>
    </w:rPr>
  </w:style>
  <w:style w:type="character" w:styleId="Head2AChar">
    <w:name w:val="Head2A Char"/>
    <w:qFormat/>
    <w:rPr>
      <w:rFonts w:ascii="Arial" w:hAnsi="Arial" w:eastAsia="MS Mincho;ＭＳ 明朝" w:cs="Arial"/>
      <w:color w:val="0000FF"/>
      <w:kern w:val="2"/>
      <w:sz w:val="32"/>
      <w:lang w:val="en-GB" w:bidi="ar-SA"/>
    </w:rPr>
  </w:style>
  <w:style w:type="character" w:styleId="CharChar">
    <w:name w:val="Char Char"/>
    <w:qFormat/>
    <w:rPr>
      <w:rFonts w:ascii="Arial" w:hAnsi="Arial" w:eastAsia="MS Mincho;ＭＳ 明朝" w:cs="Arial"/>
      <w:color w:val="0000FF"/>
      <w:kern w:val="2"/>
      <w:lang w:val="en-GB" w:bidi="ar-SA"/>
    </w:rPr>
  </w:style>
  <w:style w:type="character" w:styleId="B1Char1">
    <w:name w:val="B1 Char1"/>
    <w:qFormat/>
    <w:rPr>
      <w:rFonts w:ascii="Arial" w:hAnsi="Arial" w:eastAsia="SimSun;宋体" w:cs="Arial"/>
      <w:color w:val="0000FF"/>
      <w:kern w:val="2"/>
      <w:lang w:val="en-GB" w:bidi="ar-SA"/>
    </w:rPr>
  </w:style>
  <w:style w:type="character" w:styleId="Msoins0">
    <w:name w:val="msoins0"/>
    <w:qFormat/>
    <w:rPr>
      <w:rFonts w:ascii="Arial" w:hAnsi="Arial" w:eastAsia="SimSun;宋体" w:cs="Arial"/>
      <w:color w:val="0000FF"/>
      <w:kern w:val="2"/>
      <w:lang w:val="en-US" w:eastAsia="zh-CN" w:bidi="ar-SA"/>
    </w:rPr>
  </w:style>
  <w:style w:type="character" w:styleId="StrongEmphasis">
    <w:name w:val="Strong Emphasis"/>
    <w:qFormat/>
    <w:rPr>
      <w:rFonts w:ascii="Arial" w:hAnsi="Arial" w:eastAsia="SimSun;宋体" w:cs="Arial"/>
      <w:b/>
      <w:bCs/>
      <w:color w:val="0000FF"/>
      <w:kern w:val="2"/>
      <w:lang w:val="en-US" w:eastAsia="zh-CN" w:bidi="ar-SA"/>
    </w:rPr>
  </w:style>
  <w:style w:type="character" w:styleId="Doctext2Char">
    <w:name w:val="Doc-text2 Char"/>
    <w:qFormat/>
    <w:rPr>
      <w:rFonts w:ascii="Arial" w:hAnsi="Arial" w:eastAsia="SimSun;宋体" w:cs="Arial"/>
      <w:color w:val="0000FF"/>
      <w:kern w:val="2"/>
      <w:lang w:eastAsia="zh-CN"/>
    </w:rPr>
  </w:style>
  <w:style w:type="character" w:styleId="TFleftCharChar">
    <w:name w:val="TF;left Char Char"/>
    <w:qFormat/>
    <w:rPr>
      <w:rFonts w:ascii="Arial" w:hAnsi="Arial" w:eastAsia="SimSun;宋体" w:cs="Arial"/>
      <w:b/>
      <w:color w:val="0000FF"/>
      <w:kern w:val="2"/>
      <w:lang w:val="en-GB" w:bidi="ar-SA"/>
    </w:rPr>
  </w:style>
  <w:style w:type="character" w:styleId="CharChar2">
    <w:name w:val="Char Char2"/>
    <w:qFormat/>
    <w:rPr>
      <w:rFonts w:ascii="Times New Roman" w:hAnsi="Times New Roman" w:eastAsia="MS Mincho;ＭＳ 明朝" w:cs="Times New Roman"/>
      <w:lang w:val="en-GB"/>
    </w:rPr>
  </w:style>
  <w:style w:type="character" w:styleId="H6Char">
    <w:name w:val="H6 Char"/>
    <w:qFormat/>
    <w:rPr>
      <w:rFonts w:ascii="Arial" w:hAnsi="Arial" w:cs="Arial"/>
      <w:lang w:val="en-GB"/>
    </w:rPr>
  </w:style>
  <w:style w:type="character" w:styleId="EXChar">
    <w:name w:val="EX Char"/>
    <w:qFormat/>
    <w:rPr>
      <w:rFonts w:ascii="Times New Roman" w:hAnsi="Times New Roman" w:cs="Times New Roman"/>
      <w:lang w:val="en-GB"/>
    </w:rPr>
  </w:style>
  <w:style w:type="character" w:styleId="B2Car">
    <w:name w:val="B2 Car"/>
    <w:qFormat/>
    <w:rPr>
      <w:rFonts w:ascii="Times New Roman" w:hAnsi="Times New Roman" w:cs="Times New Roman"/>
      <w:lang w:val="en-GB"/>
    </w:rPr>
  </w:style>
  <w:style w:type="character" w:styleId="B3Char">
    <w:name w:val="B3 Char"/>
    <w:qFormat/>
    <w:rPr>
      <w:rFonts w:ascii="Times New Roman" w:hAnsi="Times New Roman" w:cs="Times New Roman"/>
      <w:lang w:val="en-GB"/>
    </w:rPr>
  </w:style>
  <w:style w:type="character" w:styleId="Style5">
    <w:name w:val="首标题"/>
    <w:qFormat/>
    <w:rPr>
      <w:rFonts w:ascii="Arial" w:hAnsi="Arial" w:eastAsia="SimSun;宋体" w:cs="Arial"/>
      <w:sz w:val="24"/>
      <w:lang w:val="en-US" w:eastAsia="zh-CN" w:bidi="ar-SA"/>
    </w:rPr>
  </w:style>
  <w:style w:type="character" w:styleId="HeaderChar">
    <w:name w:val="Header Char"/>
    <w:qFormat/>
    <w:rPr>
      <w:rFonts w:ascii="Arial" w:hAnsi="Arial" w:cs="Arial"/>
      <w:b/>
      <w:sz w:val="18"/>
      <w:lang w:val="en-GB" w:eastAsia="en-US" w:bidi="ar-SA"/>
    </w:rPr>
  </w:style>
  <w:style w:type="character" w:styleId="CRCoverPageZchn">
    <w:name w:val="CR Cover Page Zchn"/>
    <w:qFormat/>
    <w:rPr>
      <w:rFonts w:ascii="Arial" w:hAnsi="Arial" w:cs="Arial"/>
      <w:lang w:val="en-GB"/>
    </w:rPr>
  </w:style>
  <w:style w:type="character" w:styleId="BalloonTextChar">
    <w:name w:val="Balloon Text Char"/>
    <w:qFormat/>
    <w:rPr>
      <w:rFonts w:ascii="Tahoma" w:hAnsi="Tahoma" w:cs="Tahoma"/>
      <w:sz w:val="16"/>
      <w:szCs w:val="16"/>
      <w:lang w:val="en-GB"/>
    </w:rPr>
  </w:style>
  <w:style w:type="character" w:styleId="CommentSubjectChar">
    <w:name w:val="Comment Subject Char"/>
    <w:qFormat/>
    <w:rPr>
      <w:rFonts w:ascii="Times New Roman" w:hAnsi="Times New Roman" w:cs="Times New Roman"/>
      <w:b/>
      <w:bCs/>
      <w:lang w:val="en-GB"/>
    </w:rPr>
  </w:style>
  <w:style w:type="character" w:styleId="FootnoteTextChar">
    <w:name w:val="Footnote Text Char"/>
    <w:qFormat/>
    <w:rPr>
      <w:rFonts w:ascii="Times New Roman" w:hAnsi="Times New Roman" w:cs="Times New Roman"/>
      <w:sz w:val="16"/>
      <w:lang w:val="en-GB"/>
    </w:rPr>
  </w:style>
  <w:style w:type="character" w:styleId="FooterChar">
    <w:name w:val="Footer Char"/>
    <w:qFormat/>
    <w:rPr>
      <w:rFonts w:ascii="Arial" w:hAnsi="Arial" w:cs="Arial"/>
      <w:b/>
      <w:i/>
      <w:sz w:val="18"/>
      <w:lang w:val="en-GB" w:eastAsia="en-US"/>
    </w:rPr>
  </w:style>
  <w:style w:type="character" w:styleId="HTMLPreformattedChar">
    <w:name w:val="HTML Preformatted Char"/>
    <w:qFormat/>
    <w:rPr>
      <w:rFonts w:ascii="Courier New" w:hAnsi="Courier New" w:eastAsia="Times New Roman" w:cs="Courier New"/>
      <w:lang w:val="en-US"/>
    </w:rPr>
  </w:style>
  <w:style w:type="character" w:styleId="UnresolvedMention">
    <w:name w:val="Unresolved Mention"/>
    <w:qFormat/>
    <w:rPr>
      <w:color w:val="808080"/>
      <w:shd w:fill="E6E6E6" w:val="clear"/>
    </w:rPr>
  </w:style>
  <w:style w:type="character" w:styleId="Heading1Char">
    <w:name w:val="Heading 1 Char"/>
    <w:qFormat/>
    <w:rPr>
      <w:rFonts w:ascii="Arial" w:hAnsi="Arial" w:cs="Arial"/>
      <w:sz w:val="36"/>
      <w:lang w:val="en-GB"/>
    </w:rPr>
  </w:style>
  <w:style w:type="character" w:styleId="Heading4Char">
    <w:name w:val="Heading 4 Char"/>
    <w:qFormat/>
    <w:rPr>
      <w:rFonts w:ascii="Arial" w:hAnsi="Arial" w:cs="Arial"/>
      <w:sz w:val="24"/>
      <w:lang w:val="en-GB"/>
    </w:rPr>
  </w:style>
  <w:style w:type="character" w:styleId="Heading5Char">
    <w:name w:val="Heading 5 Char"/>
    <w:qFormat/>
    <w:rPr>
      <w:rFonts w:ascii="Arial" w:hAnsi="Arial" w:cs="Arial"/>
      <w:sz w:val="22"/>
      <w:lang w:val="en-GB"/>
    </w:rPr>
  </w:style>
  <w:style w:type="character" w:styleId="NOZchn">
    <w:name w:val="NO Zchn"/>
    <w:qFormat/>
    <w:rPr>
      <w:rFonts w:ascii="Times New Roman" w:hAnsi="Times New Roman" w:cs="Times New Roman"/>
      <w:lang w:val="en-GB"/>
    </w:rPr>
  </w:style>
  <w:style w:type="character" w:styleId="ListParagraphChar">
    <w:name w:val="List Paragraph Char"/>
    <w:qFormat/>
    <w:rPr>
      <w:rFonts w:ascii="Times New Roman" w:hAnsi="Times New Roman" w:cs="Times New Roman"/>
      <w:lang w:val="en-GB"/>
    </w:rPr>
  </w:style>
  <w:style w:type="character" w:styleId="B4Char">
    <w:name w:val="B4 Char"/>
    <w:qFormat/>
    <w:rPr>
      <w:rFonts w:ascii="Times New Roman" w:hAnsi="Times New Roman" w:cs="Times New Roman"/>
      <w:lang w:val="en-GB"/>
    </w:rPr>
  </w:style>
  <w:style w:type="character" w:styleId="UnresolvedMention1">
    <w:name w:val="Unresolved Mention1"/>
    <w:qFormat/>
    <w:rPr>
      <w:color w:val="808080"/>
      <w:shd w:fill="E6E6E6" w:val="clear"/>
    </w:rPr>
  </w:style>
  <w:style w:type="character" w:styleId="Heading6Char">
    <w:name w:val="Heading 6 Char"/>
    <w:qFormat/>
    <w:rPr>
      <w:rFonts w:ascii="Arial" w:hAnsi="Arial" w:cs="Arial"/>
      <w:lang w:val="en-GB"/>
    </w:rPr>
  </w:style>
  <w:style w:type="character" w:styleId="Heading7Char">
    <w:name w:val="Heading 7 Char"/>
    <w:qFormat/>
    <w:rPr>
      <w:rFonts w:ascii="Arial" w:hAnsi="Arial" w:cs="Arial"/>
      <w:lang w:val="en-GB"/>
    </w:rPr>
  </w:style>
  <w:style w:type="character" w:styleId="Heading8Char">
    <w:name w:val="Heading 8 Char"/>
    <w:qFormat/>
    <w:rPr>
      <w:rFonts w:ascii="Arial" w:hAnsi="Arial" w:cs="Arial"/>
      <w:sz w:val="36"/>
      <w:lang w:val="en-GB"/>
    </w:rPr>
  </w:style>
  <w:style w:type="character" w:styleId="Heading9Char">
    <w:name w:val="Heading 9 Char"/>
    <w:qFormat/>
    <w:rPr>
      <w:rFonts w:ascii="Arial" w:hAnsi="Arial" w:cs="Arial"/>
      <w:sz w:val="36"/>
      <w:lang w:val="en-GB"/>
    </w:rPr>
  </w:style>
  <w:style w:type="character" w:styleId="UnresolvedMention2">
    <w:name w:val="Unresolved Mention2"/>
    <w:qFormat/>
    <w:rPr>
      <w:color w:val="808080"/>
      <w:shd w:fill="E6E6E6" w:val="clear"/>
    </w:rPr>
  </w:style>
  <w:style w:type="character" w:styleId="Mention">
    <w:name w:val="Mention"/>
    <w:qFormat/>
    <w:rPr>
      <w:color w:val="2B579A"/>
      <w:shd w:fill="E6E6E6" w:val="clear"/>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overflowPunct w:val="false"/>
      <w:autoSpaceDE w:val="false"/>
      <w:textAlignment w:val="baseline"/>
    </w:pPr>
    <w:rPr>
      <w:lang w:val="en-US"/>
    </w:rPr>
  </w:style>
  <w:style w:type="paragraph" w:styleId="List">
    <w:name w:val="List"/>
    <w:basedOn w:val="Normal"/>
    <w:pPr>
      <w:ind w:start="568" w:hanging="284"/>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6">
    <w:name w:val="H6"/>
    <w:basedOn w:val="Heading5"/>
    <w:next w:val="Normal"/>
    <w:qFormat/>
    <w:pPr>
      <w:numPr>
        <w:ilvl w:val="0"/>
        <w:numId w:val="0"/>
      </w:numPr>
      <w:ind w:start="1985" w:hanging="1985"/>
      <w:outlineLvl w:val="9"/>
    </w:pPr>
    <w:rPr>
      <w:sz w:val="20"/>
    </w:rPr>
  </w:style>
  <w:style w:type="paragraph" w:styleId="Contents1">
    <w:name w:val="TOC 1"/>
    <w:pPr>
      <w:keepNext w:val="true"/>
      <w:keepLines/>
      <w:widowControl w:val="false"/>
      <w:tabs>
        <w:tab w:val="clear" w:pos="284"/>
        <w:tab w:val="right" w:pos="9639" w:leader="dot"/>
      </w:tabs>
      <w:bidi w:val="0"/>
      <w:spacing w:before="120" w:after="0"/>
      <w:ind w:start="567" w:end="425" w:hanging="567"/>
    </w:pPr>
    <w:rPr>
      <w:rFonts w:ascii="Times New Roman" w:hAnsi="Times New Roman" w:eastAsia="DengXian;等线" w:cs="Times New Roman"/>
      <w:color w:val="auto"/>
      <w:sz w:val="22"/>
      <w:szCs w:val="20"/>
      <w:lang w:val="en-GB" w:eastAsia="en-US" w:bidi="ar-SA"/>
    </w:rPr>
  </w:style>
  <w:style w:type="paragraph" w:styleId="Contents8">
    <w:name w:val="TOC 8"/>
    <w:basedOn w:val="Contents1"/>
    <w:pPr>
      <w:spacing w:before="180" w:after="0"/>
      <w:ind w:start="2693" w:end="425" w:hanging="2693"/>
    </w:pPr>
    <w:rPr>
      <w:b/>
    </w:rPr>
  </w:style>
  <w:style w:type="paragraph" w:styleId="ZT">
    <w:name w:val="ZT"/>
    <w:qFormat/>
    <w:pPr>
      <w:widowControl w:val="false"/>
      <w:bidi w:val="0"/>
      <w:spacing w:lineRule="atLeast" w:line="240"/>
      <w:jc w:val="end"/>
    </w:pPr>
    <w:rPr>
      <w:rFonts w:ascii="Arial" w:hAnsi="Arial" w:eastAsia="DengXian;等线" w:cs="Arial"/>
      <w:b/>
      <w:color w:val="auto"/>
      <w:sz w:val="34"/>
      <w:szCs w:val="20"/>
      <w:lang w:val="en-GB" w:bidi="ar-SA" w:eastAsia="zh-CN"/>
    </w:rPr>
  </w:style>
  <w:style w:type="paragraph" w:styleId="Contents2">
    <w:name w:val="TOC 2"/>
    <w:basedOn w:val="Contents1"/>
    <w:pPr>
      <w:keepNext w:val="false"/>
      <w:spacing w:before="0" w:after="0"/>
      <w:ind w:start="851" w:end="425" w:hanging="851"/>
    </w:pPr>
    <w:rPr>
      <w:sz w:val="20"/>
    </w:rPr>
  </w:style>
  <w:style w:type="paragraph" w:styleId="Contents3">
    <w:name w:val="TOC 3"/>
    <w:basedOn w:val="Contents2"/>
    <w:pPr>
      <w:ind w:start="1134" w:end="425" w:hanging="1134"/>
    </w:pPr>
    <w:rPr/>
  </w:style>
  <w:style w:type="paragraph" w:styleId="Contents4">
    <w:name w:val="TOC 4"/>
    <w:basedOn w:val="Contents3"/>
    <w:pPr>
      <w:ind w:start="1418" w:end="425" w:hanging="1418"/>
    </w:pPr>
    <w:rPr/>
  </w:style>
  <w:style w:type="paragraph" w:styleId="Contents5">
    <w:name w:val="TOC 5"/>
    <w:basedOn w:val="Contents4"/>
    <w:pPr>
      <w:ind w:start="1701" w:end="425" w:hanging="1701"/>
    </w:pPr>
    <w:rPr/>
  </w:style>
  <w:style w:type="paragraph" w:styleId="Index1">
    <w:name w:val="Index 1"/>
    <w:basedOn w:val="Normal"/>
    <w:pPr>
      <w:keepLines/>
      <w:spacing w:before="0" w:after="0"/>
    </w:pPr>
    <w:rPr/>
  </w:style>
  <w:style w:type="paragraph" w:styleId="Index2">
    <w:name w:val="Index 2"/>
    <w:basedOn w:val="Index1"/>
    <w:pPr>
      <w:ind w:start="284" w:hanging="0"/>
    </w:pPr>
    <w:rPr/>
  </w:style>
  <w:style w:type="paragraph" w:styleId="ZH">
    <w:name w:val="ZH"/>
    <w:qFormat/>
    <w:pPr>
      <w:widowControl w:val="false"/>
      <w:bidi w:val="0"/>
    </w:pPr>
    <w:rPr>
      <w:rFonts w:ascii="Arial" w:hAnsi="Arial" w:eastAsia="DengXian;等线" w:cs="Arial"/>
      <w:color w:val="auto"/>
      <w:sz w:val="20"/>
      <w:szCs w:val="20"/>
      <w:lang w:val="en-GB" w:eastAsia="en-US" w:bidi="ar-SA"/>
    </w:rPr>
  </w:style>
  <w:style w:type="paragraph" w:styleId="TT">
    <w:name w:val="TT"/>
    <w:basedOn w:val="Heading1"/>
    <w:next w:val="Normal"/>
    <w:qFormat/>
    <w:pPr>
      <w:numPr>
        <w:ilvl w:val="0"/>
        <w:numId w:val="0"/>
      </w:numPr>
      <w:ind w:start="1134" w:hanging="1134"/>
      <w:outlineLvl w:val="9"/>
    </w:pPr>
    <w:rPr/>
  </w:style>
  <w:style w:type="paragraph" w:styleId="ListNumber">
    <w:name w:val="List Number"/>
    <w:basedOn w:val="List"/>
    <w:qFormat/>
    <w:pPr/>
    <w:rPr/>
  </w:style>
  <w:style w:type="paragraph" w:styleId="ListNumber2">
    <w:name w:val="List Number 2"/>
    <w:basedOn w:val="ListNumber"/>
    <w:qFormat/>
    <w:pPr>
      <w:ind w:start="851" w:hanging="284"/>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bidi w:val="0"/>
    </w:pPr>
    <w:rPr>
      <w:rFonts w:ascii="Arial" w:hAnsi="Arial" w:eastAsia="DengXian;等线" w:cs="Arial"/>
      <w:b/>
      <w:color w:val="auto"/>
      <w:sz w:val="18"/>
      <w:szCs w:val="20"/>
      <w:lang w:val="en-GB" w:eastAsia="en-US" w:bidi="ar-SA"/>
    </w:rPr>
  </w:style>
  <w:style w:type="paragraph" w:styleId="Footnote">
    <w:name w:val="Footnote Text"/>
    <w:basedOn w:val="Normal"/>
    <w:pPr>
      <w:keepLines/>
      <w:spacing w:before="0" w:after="0"/>
      <w:ind w:start="454" w:hanging="454"/>
    </w:pPr>
    <w:rPr>
      <w:sz w:val="16"/>
    </w:rPr>
  </w:style>
  <w:style w:type="paragraph" w:styleId="TAL">
    <w:name w:val="TAL"/>
    <w:basedOn w:val="Normal"/>
    <w:qFormat/>
    <w:pPr>
      <w:keepNext w:val="true"/>
      <w:keepLines/>
      <w:spacing w:before="0" w:after="0"/>
    </w:pPr>
    <w:rPr>
      <w:rFonts w:ascii="Arial" w:hAnsi="Arial" w:cs="Arial"/>
      <w:sz w:val="18"/>
    </w:rPr>
  </w:style>
  <w:style w:type="paragraph" w:styleId="TAC">
    <w:name w:val="TAC"/>
    <w:basedOn w:val="TAL"/>
    <w:qFormat/>
    <w:pPr>
      <w:jc w:val="center"/>
    </w:pPr>
    <w:rPr/>
  </w:style>
  <w:style w:type="paragraph" w:styleId="TAH">
    <w:name w:val="TAH"/>
    <w:basedOn w:val="TAC"/>
    <w:qFormat/>
    <w:pPr/>
    <w:rPr>
      <w:b/>
    </w:rPr>
  </w:style>
  <w:style w:type="paragraph" w:styleId="TH">
    <w:name w:val="TH"/>
    <w:basedOn w:val="Normal"/>
    <w:qFormat/>
    <w:pPr>
      <w:keepNext w:val="true"/>
      <w:keepLines/>
      <w:spacing w:before="60" w:after="180"/>
      <w:jc w:val="center"/>
    </w:pPr>
    <w:rPr>
      <w:rFonts w:ascii="Arial" w:hAnsi="Arial" w:cs="Arial"/>
      <w:b/>
    </w:rPr>
  </w:style>
  <w:style w:type="paragraph" w:styleId="TF">
    <w:name w:val="TF"/>
    <w:basedOn w:val="TH"/>
    <w:qFormat/>
    <w:pPr>
      <w:keepNext w:val="false"/>
      <w:spacing w:before="0" w:after="240"/>
    </w:pPr>
    <w:rPr/>
  </w:style>
  <w:style w:type="paragraph" w:styleId="NO">
    <w:name w:val="NO"/>
    <w:basedOn w:val="Normal"/>
    <w:qFormat/>
    <w:pPr>
      <w:keepLines/>
      <w:ind w:start="1135" w:hanging="851"/>
    </w:pPr>
    <w:rPr/>
  </w:style>
  <w:style w:type="paragraph" w:styleId="Contents9">
    <w:name w:val="TOC 9"/>
    <w:basedOn w:val="Contents8"/>
    <w:pPr>
      <w:ind w:start="1418" w:end="425" w:hanging="1418"/>
    </w:pPr>
    <w:rPr/>
  </w:style>
  <w:style w:type="paragraph" w:styleId="EX">
    <w:name w:val="EX"/>
    <w:basedOn w:val="Normal"/>
    <w:qFormat/>
    <w:pPr>
      <w:keepLines/>
      <w:ind w:start="1702" w:hanging="1418"/>
    </w:pPr>
    <w:rPr/>
  </w:style>
  <w:style w:type="paragraph" w:styleId="FP">
    <w:name w:val="FP"/>
    <w:basedOn w:val="Normal"/>
    <w:qFormat/>
    <w:pPr>
      <w:spacing w:before="0" w:after="0"/>
    </w:pPr>
    <w:rPr/>
  </w:style>
  <w:style w:type="paragraph" w:styleId="LD">
    <w:name w:val="LD"/>
    <w:qFormat/>
    <w:pPr>
      <w:keepNext w:val="true"/>
      <w:keepLines/>
      <w:widowControl/>
      <w:bidi w:val="0"/>
      <w:spacing w:lineRule="exact" w:line="180"/>
    </w:pPr>
    <w:rPr>
      <w:rFonts w:ascii="MS LineDraw" w:hAnsi="MS LineDraw" w:eastAsia="DengXian;等线" w:cs="MS LineDraw"/>
      <w:color w:val="auto"/>
      <w:sz w:val="20"/>
      <w:szCs w:val="20"/>
      <w:lang w:val="en-GB" w:eastAsia="en-US" w:bidi="ar-SA"/>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Contents6">
    <w:name w:val="TOC 6"/>
    <w:basedOn w:val="Contents5"/>
    <w:next w:val="Normal"/>
    <w:pPr>
      <w:ind w:start="1985" w:end="425" w:hanging="1985"/>
    </w:pPr>
    <w:rPr/>
  </w:style>
  <w:style w:type="paragraph" w:styleId="Contents7">
    <w:name w:val="TOC 7"/>
    <w:basedOn w:val="Contents6"/>
    <w:next w:val="Normal"/>
    <w:pPr>
      <w:ind w:start="2268" w:end="425" w:hanging="2268"/>
    </w:pPr>
    <w:rPr/>
  </w:style>
  <w:style w:type="paragraph" w:styleId="ListBullet">
    <w:name w:val="List Bullet"/>
    <w:basedOn w:val="List"/>
    <w:qFormat/>
    <w:pPr/>
    <w:rPr/>
  </w:style>
  <w:style w:type="paragraph" w:styleId="ListBullet2">
    <w:name w:val="List Bullet 2"/>
    <w:basedOn w:val="ListBullet"/>
    <w:qFormat/>
    <w:pPr>
      <w:ind w:start="851" w:hanging="284"/>
    </w:pPr>
    <w:rPr/>
  </w:style>
  <w:style w:type="paragraph" w:styleId="ListBullet3">
    <w:name w:val="List Bullet 3"/>
    <w:basedOn w:val="ListBullet2"/>
    <w:qFormat/>
    <w:pPr>
      <w:ind w:start="1135" w:hanging="284"/>
    </w:pPr>
    <w:rPr/>
  </w:style>
  <w:style w:type="paragraph" w:styleId="EQ">
    <w:name w:val="EQ"/>
    <w:basedOn w:val="Normal"/>
    <w:next w:val="Normal"/>
    <w:qFormat/>
    <w:pPr>
      <w:keepLines/>
    </w:pPr>
    <w:rPr>
      <w:lang w:val="en-US" w:eastAsia="en-US"/>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DengXian;等线" w:cs="Courier New"/>
      <w:color w:val="auto"/>
      <w:sz w:val="16"/>
      <w:szCs w:val="20"/>
      <w:lang w:val="en-GB" w:eastAsia="en-US" w:bidi="ar-SA"/>
    </w:rPr>
  </w:style>
  <w:style w:type="paragraph" w:styleId="TAR">
    <w:name w:val="TAR"/>
    <w:basedOn w:val="TAL"/>
    <w:qFormat/>
    <w:pPr>
      <w:jc w:val="end"/>
    </w:pPr>
    <w:rPr/>
  </w:style>
  <w:style w:type="paragraph" w:styleId="TAN">
    <w:name w:val="TAN"/>
    <w:basedOn w:val="TAL"/>
    <w:qFormat/>
    <w:pPr>
      <w:ind w:start="851" w:hanging="851"/>
    </w:pPr>
    <w:rPr/>
  </w:style>
  <w:style w:type="paragraph" w:styleId="ZA">
    <w:name w:val="ZA"/>
    <w:qFormat/>
    <w:pPr>
      <w:widowControl w:val="false"/>
      <w:pBdr>
        <w:bottom w:val="single" w:sz="12" w:space="1" w:color="000000"/>
      </w:pBdr>
      <w:bidi w:val="0"/>
      <w:jc w:val="end"/>
    </w:pPr>
    <w:rPr>
      <w:rFonts w:ascii="Arial" w:hAnsi="Arial" w:eastAsia="DengXian;等线" w:cs="Arial"/>
      <w:color w:val="auto"/>
      <w:sz w:val="40"/>
      <w:szCs w:val="20"/>
      <w:lang w:val="en-GB" w:eastAsia="en-US" w:bidi="ar-SA"/>
    </w:rPr>
  </w:style>
  <w:style w:type="paragraph" w:styleId="ZB">
    <w:name w:val="ZB"/>
    <w:qFormat/>
    <w:pPr>
      <w:widowControl w:val="false"/>
      <w:bidi w:val="0"/>
      <w:ind w:end="28" w:hanging="0"/>
      <w:jc w:val="end"/>
    </w:pPr>
    <w:rPr>
      <w:rFonts w:ascii="Arial" w:hAnsi="Arial" w:eastAsia="DengXian;等线" w:cs="Arial"/>
      <w:i/>
      <w:color w:val="auto"/>
      <w:sz w:val="20"/>
      <w:szCs w:val="20"/>
      <w:lang w:val="en-GB" w:eastAsia="en-US" w:bidi="ar-SA"/>
    </w:rPr>
  </w:style>
  <w:style w:type="paragraph" w:styleId="ZD">
    <w:name w:val="ZD"/>
    <w:qFormat/>
    <w:pPr>
      <w:widowControl w:val="false"/>
      <w:bidi w:val="0"/>
    </w:pPr>
    <w:rPr>
      <w:rFonts w:ascii="Arial" w:hAnsi="Arial" w:eastAsia="DengXian;等线" w:cs="Arial"/>
      <w:color w:val="auto"/>
      <w:sz w:val="32"/>
      <w:szCs w:val="20"/>
      <w:lang w:val="en-GB" w:eastAsia="en-US" w:bidi="ar-SA"/>
    </w:rPr>
  </w:style>
  <w:style w:type="paragraph" w:styleId="ZU">
    <w:name w:val="ZU"/>
    <w:qFormat/>
    <w:pPr>
      <w:widowControl w:val="false"/>
      <w:pBdr>
        <w:top w:val="single" w:sz="12" w:space="1" w:color="000000"/>
      </w:pBdr>
      <w:bidi w:val="0"/>
      <w:jc w:val="end"/>
    </w:pPr>
    <w:rPr>
      <w:rFonts w:ascii="Arial" w:hAnsi="Arial" w:eastAsia="DengXian;等线" w:cs="Arial"/>
      <w:color w:val="auto"/>
      <w:sz w:val="20"/>
      <w:szCs w:val="20"/>
      <w:lang w:val="en-GB" w:eastAsia="en-US" w:bidi="ar-SA"/>
    </w:rPr>
  </w:style>
  <w:style w:type="paragraph" w:styleId="ZV">
    <w:name w:val="ZV"/>
    <w:basedOn w:val="ZU"/>
    <w:qFormat/>
    <w:pPr/>
    <w:rPr/>
  </w:style>
  <w:style w:type="paragraph" w:styleId="List2">
    <w:name w:val="List Bullet 3"/>
    <w:basedOn w:val="List"/>
    <w:pPr>
      <w:ind w:start="851" w:hanging="284"/>
    </w:pPr>
    <w:rPr/>
  </w:style>
  <w:style w:type="paragraph" w:styleId="ZG">
    <w:name w:val="ZG"/>
    <w:qFormat/>
    <w:pPr>
      <w:widowControl w:val="false"/>
      <w:bidi w:val="0"/>
      <w:jc w:val="end"/>
    </w:pPr>
    <w:rPr>
      <w:rFonts w:ascii="Arial" w:hAnsi="Arial" w:eastAsia="DengXian;等线" w:cs="Arial"/>
      <w:color w:val="auto"/>
      <w:sz w:val="20"/>
      <w:szCs w:val="20"/>
      <w:lang w:val="en-GB" w:eastAsia="en-US" w:bidi="ar-SA"/>
    </w:rPr>
  </w:style>
  <w:style w:type="paragraph" w:styleId="List3">
    <w:name w:val="List Bullet 4"/>
    <w:basedOn w:val="List2"/>
    <w:pPr>
      <w:ind w:start="1135" w:hanging="284"/>
    </w:pPr>
    <w:rPr/>
  </w:style>
  <w:style w:type="paragraph" w:styleId="List4">
    <w:name w:val="List Bullet 5"/>
    <w:basedOn w:val="List3"/>
    <w:pPr>
      <w:ind w:start="1418" w:hanging="284"/>
    </w:pPr>
    <w:rPr/>
  </w:style>
  <w:style w:type="paragraph" w:styleId="List5">
    <w:name w:val="List Number"/>
    <w:basedOn w:val="List4"/>
    <w:pPr>
      <w:ind w:start="1702" w:hanging="284"/>
    </w:pPr>
    <w:rPr/>
  </w:style>
  <w:style w:type="paragraph" w:styleId="EditorsNote">
    <w:name w:val="Editor's Note"/>
    <w:basedOn w:val="NO"/>
    <w:qFormat/>
    <w:pPr/>
    <w:rPr>
      <w:color w:val="FF0000"/>
    </w:rPr>
  </w:style>
  <w:style w:type="paragraph" w:styleId="ListBullet4">
    <w:name w:val="List Bullet 4"/>
    <w:basedOn w:val="ListBullet3"/>
    <w:qFormat/>
    <w:pPr>
      <w:ind w:start="1418" w:hanging="284"/>
    </w:pPr>
    <w:rPr/>
  </w:style>
  <w:style w:type="paragraph" w:styleId="ListBullet5">
    <w:name w:val="List Bullet 5"/>
    <w:basedOn w:val="ListBullet4"/>
    <w:qFormat/>
    <w:pPr>
      <w:ind w:start="1702" w:hanging="284"/>
    </w:pPr>
    <w:rPr/>
  </w:style>
  <w:style w:type="paragraph" w:styleId="B1">
    <w:name w:val="B1"/>
    <w:basedOn w:val="List"/>
    <w:qFormat/>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Footer">
    <w:name w:val="Footer"/>
    <w:basedOn w:val="Header"/>
    <w:pPr>
      <w:jc w:val="center"/>
    </w:pPr>
    <w:rPr>
      <w:i/>
    </w:rPr>
  </w:style>
  <w:style w:type="paragraph" w:styleId="ZTD">
    <w:name w:val="ZTD"/>
    <w:basedOn w:val="ZB"/>
    <w:qFormat/>
    <w:pPr/>
    <w:rPr>
      <w:i w:val="false"/>
      <w:sz w:val="40"/>
    </w:rPr>
  </w:style>
  <w:style w:type="paragraph" w:styleId="CRCoverPage">
    <w:name w:val="CR Cover Page"/>
    <w:qFormat/>
    <w:pPr>
      <w:widowControl/>
      <w:bidi w:val="0"/>
      <w:spacing w:before="0" w:after="120"/>
    </w:pPr>
    <w:rPr>
      <w:rFonts w:ascii="Arial" w:hAnsi="Arial" w:eastAsia="DengXian;等线" w:cs="Arial"/>
      <w:color w:val="auto"/>
      <w:sz w:val="20"/>
      <w:szCs w:val="20"/>
      <w:lang w:val="en-GB" w:bidi="ar-SA" w:eastAsia="zh-CN"/>
    </w:rPr>
  </w:style>
  <w:style w:type="paragraph" w:styleId="Tdocheader">
    <w:name w:val="tdoc-header"/>
    <w:qFormat/>
    <w:pPr>
      <w:widowControl/>
      <w:bidi w:val="0"/>
    </w:pPr>
    <w:rPr>
      <w:rFonts w:ascii="Arial" w:hAnsi="Arial" w:eastAsia="DengXian;等线" w:cs="Arial"/>
      <w:color w:val="auto"/>
      <w:sz w:val="24"/>
      <w:szCs w:val="20"/>
      <w:lang w:val="en-GB" w:eastAsia="en-US" w:bidi="ar-SA"/>
    </w:rPr>
  </w:style>
  <w:style w:type="paragraph" w:styleId="CommentText">
    <w:name w:val="Comment Text"/>
    <w:basedOn w:val="Normal"/>
    <w:qFormat/>
    <w:pPr/>
    <w:rPr/>
  </w:style>
  <w:style w:type="paragraph" w:styleId="BalloonText">
    <w:name w:val="Balloon Text"/>
    <w:basedOn w:val="Normal"/>
    <w:qFormat/>
    <w:pPr/>
    <w:rPr>
      <w:rFonts w:ascii="Tahoma" w:hAnsi="Tahoma" w:cs="Tahoma"/>
      <w:sz w:val="16"/>
      <w:szCs w:val="16"/>
    </w:rPr>
  </w:style>
  <w:style w:type="paragraph" w:styleId="CommentSubject">
    <w:name w:val="Comment Subject"/>
    <w:basedOn w:val="CommentText"/>
    <w:next w:val="CommentText"/>
    <w:qFormat/>
    <w:pPr/>
    <w:rPr>
      <w:b/>
      <w:bCs/>
    </w:rPr>
  </w:style>
  <w:style w:type="paragraph" w:styleId="DocumentMap">
    <w:name w:val="Document Map"/>
    <w:basedOn w:val="Normal"/>
    <w:qFormat/>
    <w:pPr>
      <w:shd w:fill="000080" w:val="clear"/>
    </w:pPr>
    <w:rPr>
      <w:rFonts w:ascii="Tahoma" w:hAnsi="Tahoma" w:cs="Tahoma"/>
    </w:rPr>
  </w:style>
  <w:style w:type="paragraph" w:styleId="Standard1">
    <w:name w:val="Standard1"/>
    <w:basedOn w:val="Normal"/>
    <w:qFormat/>
    <w:pPr>
      <w:overflowPunct w:val="false"/>
      <w:autoSpaceDE w:val="false"/>
      <w:spacing w:before="0" w:after="120"/>
      <w:textAlignment w:val="baseline"/>
    </w:pPr>
    <w:rPr>
      <w:szCs w:val="22"/>
    </w:rPr>
  </w:style>
  <w:style w:type="paragraph" w:styleId="Guidance">
    <w:name w:val="Guidance"/>
    <w:basedOn w:val="Normal"/>
    <w:qFormat/>
    <w:pPr>
      <w:overflowPunct w:val="false"/>
      <w:autoSpaceDE w:val="false"/>
      <w:textAlignment w:val="baseline"/>
    </w:pPr>
    <w:rPr>
      <w:i/>
      <w:color w:val="0000FF"/>
    </w:rPr>
  </w:style>
  <w:style w:type="paragraph" w:styleId="Pl1">
    <w:name w:val="pl"/>
    <w:basedOn w:val="Normal"/>
    <w:qFormat/>
    <w:pPr>
      <w:overflowPunct w:val="false"/>
      <w:autoSpaceDE w:val="false"/>
      <w:spacing w:before="0" w:after="0"/>
      <w:textAlignment w:val="baseline"/>
    </w:pPr>
    <w:rPr>
      <w:rFonts w:ascii="Courier New" w:hAnsi="Courier New" w:eastAsia="Batang;바탕" w:cs="Courier New"/>
      <w:sz w:val="16"/>
      <w:szCs w:val="16"/>
      <w:lang w:val="en-US" w:eastAsia="ko-KR"/>
    </w:rPr>
  </w:style>
  <w:style w:type="paragraph" w:styleId="INDENT2">
    <w:name w:val="INDENT2"/>
    <w:basedOn w:val="Normal"/>
    <w:qFormat/>
    <w:pPr>
      <w:overflowPunct w:val="false"/>
      <w:autoSpaceDE w:val="false"/>
      <w:ind w:start="1135" w:hanging="284"/>
      <w:textAlignment w:val="baseline"/>
    </w:pPr>
    <w:rPr/>
  </w:style>
  <w:style w:type="paragraph" w:styleId="SpecText">
    <w:name w:val="SpecText"/>
    <w:basedOn w:val="Normal"/>
    <w:qFormat/>
    <w:pPr>
      <w:overflowPunct w:val="false"/>
      <w:autoSpaceDE w:val="false"/>
      <w:textAlignment w:val="baseline"/>
    </w:pPr>
    <w:rPr>
      <w:rFonts w:eastAsia="Batang;바탕"/>
    </w:rPr>
  </w:style>
  <w:style w:type="paragraph" w:styleId="ListBullet6">
    <w:name w:val="List Bullet 6"/>
    <w:basedOn w:val="ListBullet5"/>
    <w:qFormat/>
    <w:pPr>
      <w:overflowPunct w:val="false"/>
      <w:autoSpaceDE w:val="false"/>
      <w:spacing w:before="0" w:after="0"/>
      <w:ind w:start="1985" w:hanging="284"/>
      <w:jc w:val="both"/>
      <w:textAlignment w:val="baseline"/>
    </w:pPr>
    <w:rPr>
      <w:rFonts w:ascii="Times" w:hAnsi="Times" w:cs="Times"/>
      <w:sz w:val="24"/>
      <w:lang w:val="en-US"/>
    </w:rPr>
  </w:style>
  <w:style w:type="paragraph" w:styleId="StyleTALLeft075cm">
    <w:name w:val="Style TAL + Left:  075 cm"/>
    <w:basedOn w:val="TAL"/>
    <w:qFormat/>
    <w:pPr>
      <w:overflowPunct w:val="false"/>
      <w:autoSpaceDE w:val="false"/>
      <w:ind w:start="425" w:hanging="0"/>
      <w:textAlignment w:val="baseline"/>
    </w:pPr>
    <w:rPr/>
  </w:style>
  <w:style w:type="paragraph" w:styleId="TALLeft1">
    <w:name w:val="TAL + Left:  1"/>
    <w:basedOn w:val="TAL"/>
    <w:qFormat/>
    <w:pPr>
      <w:overflowPunct w:val="false"/>
      <w:autoSpaceDE w:val="false"/>
      <w:ind w:start="567" w:hanging="0"/>
      <w:textAlignment w:val="baseline"/>
    </w:pPr>
    <w:rPr/>
  </w:style>
  <w:style w:type="paragraph" w:styleId="TALLeft125cm">
    <w:name w:val="TAL + Left: 125 cm"/>
    <w:basedOn w:val="StyleTALLeft075cm"/>
    <w:qFormat/>
    <w:pPr>
      <w:kinsoku w:val="false"/>
      <w:overflowPunct w:val="true"/>
      <w:autoSpaceDE w:val="true"/>
      <w:ind w:start="709" w:hanging="0"/>
      <w:textAlignment w:val="auto"/>
    </w:pPr>
    <w:rPr>
      <w:rFonts w:cs="Arial"/>
      <w:bCs/>
      <w:szCs w:val="18"/>
      <w:lang w:eastAsia="zh-CN"/>
    </w:rPr>
  </w:style>
  <w:style w:type="paragraph" w:styleId="TALLeft11">
    <w:name w:val="TAL + Left: 1"/>
    <w:basedOn w:val="TALLeft125cm"/>
    <w:qFormat/>
    <w:pPr>
      <w:ind w:start="851" w:hanging="0"/>
    </w:pPr>
    <w:rPr>
      <w:rFonts w:eastAsia="Batang;바탕"/>
    </w:rPr>
  </w:style>
  <w:style w:type="paragraph" w:styleId="Revision">
    <w:name w:val="Revision"/>
    <w:qFormat/>
    <w:pPr>
      <w:widowControl/>
      <w:bidi w:val="0"/>
    </w:pPr>
    <w:rPr>
      <w:rFonts w:ascii="Times New Roman" w:hAnsi="Times New Roman" w:eastAsia="DengXian;等线" w:cs="Times New Roman"/>
      <w:color w:val="auto"/>
      <w:sz w:val="20"/>
      <w:szCs w:val="20"/>
      <w:lang w:val="en-GB" w:bidi="ar-SA" w:eastAsia="zh-CN"/>
    </w:rPr>
  </w:style>
  <w:style w:type="paragraph" w:styleId="IndexHeading">
    <w:name w:val="Index Heading"/>
    <w:basedOn w:val="Normal"/>
    <w:next w:val="Normal"/>
    <w:pPr>
      <w:pBdr>
        <w:top w:val="single" w:sz="12" w:space="0" w:color="000000"/>
      </w:pBdr>
      <w:spacing w:before="360" w:after="240"/>
    </w:pPr>
    <w:rPr>
      <w:rFonts w:eastAsia="MS Mincho;ＭＳ 明朝"/>
      <w:b/>
      <w:i/>
      <w:sz w:val="26"/>
    </w:rPr>
  </w:style>
  <w:style w:type="paragraph" w:styleId="INDENT1">
    <w:name w:val="INDENT1"/>
    <w:basedOn w:val="Normal"/>
    <w:qFormat/>
    <w:pPr>
      <w:ind w:start="851" w:hanging="0"/>
    </w:pPr>
    <w:rPr>
      <w:rFonts w:eastAsia="MS Mincho;ＭＳ 明朝"/>
    </w:rPr>
  </w:style>
  <w:style w:type="paragraph" w:styleId="INDENT3">
    <w:name w:val="INDENT3"/>
    <w:basedOn w:val="Normal"/>
    <w:qFormat/>
    <w:pPr>
      <w:ind w:start="1701" w:hanging="567"/>
    </w:pPr>
    <w:rPr>
      <w:rFonts w:eastAsia="MS Mincho;ＭＳ 明朝"/>
    </w:rPr>
  </w:style>
  <w:style w:type="paragraph" w:styleId="FigureTitle">
    <w:name w:val="Figure_Title"/>
    <w:basedOn w:val="Normal"/>
    <w:next w:val="Normal"/>
    <w:qFormat/>
    <w:pPr>
      <w:keepLines/>
      <w:spacing w:before="120" w:after="480"/>
      <w:jc w:val="center"/>
    </w:pPr>
    <w:rPr>
      <w:rFonts w:eastAsia="MS Mincho;ＭＳ 明朝"/>
      <w:b/>
      <w:sz w:val="24"/>
    </w:rPr>
  </w:style>
  <w:style w:type="paragraph" w:styleId="RecCCITT">
    <w:name w:val="Rec_CCITT_#"/>
    <w:basedOn w:val="Normal"/>
    <w:qFormat/>
    <w:pPr>
      <w:keepNext w:val="true"/>
      <w:keepLines/>
    </w:pPr>
    <w:rPr>
      <w:rFonts w:eastAsia="MS Mincho;ＭＳ 明朝"/>
      <w:b/>
    </w:rPr>
  </w:style>
  <w:style w:type="paragraph" w:styleId="Enumlev2">
    <w:name w:val="enumlev2"/>
    <w:basedOn w:val="Normal"/>
    <w:qFormat/>
    <w:pPr>
      <w:spacing w:before="86" w:after="180"/>
      <w:ind w:start="1588" w:hanging="397"/>
      <w:jc w:val="both"/>
    </w:pPr>
    <w:rPr>
      <w:rFonts w:eastAsia="MS Mincho;ＭＳ 明朝"/>
      <w:lang w:val="en-US"/>
    </w:rPr>
  </w:style>
  <w:style w:type="paragraph" w:styleId="CouvRecTitle">
    <w:name w:val="Couv Rec Title"/>
    <w:basedOn w:val="Normal"/>
    <w:qFormat/>
    <w:pPr>
      <w:keepNext w:val="true"/>
      <w:keepLines/>
      <w:spacing w:before="240" w:after="180"/>
      <w:ind w:start="1418" w:hanging="0"/>
    </w:pPr>
    <w:rPr>
      <w:rFonts w:ascii="Arial" w:hAnsi="Arial" w:eastAsia="MS Mincho;ＭＳ 明朝" w:cs="Arial"/>
      <w:b/>
      <w:sz w:val="36"/>
      <w:lang w:val="en-US"/>
    </w:rPr>
  </w:style>
  <w:style w:type="paragraph" w:styleId="WWCaption">
    <w:name w:val="WW-Caption"/>
    <w:basedOn w:val="Normal"/>
    <w:next w:val="Normal"/>
    <w:qFormat/>
    <w:pPr>
      <w:spacing w:before="120" w:after="120"/>
    </w:pPr>
    <w:rPr>
      <w:rFonts w:eastAsia="MS Mincho;ＭＳ 明朝"/>
      <w:b/>
    </w:rPr>
  </w:style>
  <w:style w:type="paragraph" w:styleId="PlainText">
    <w:name w:val="Plain Text"/>
    <w:basedOn w:val="Normal"/>
    <w:qFormat/>
    <w:pPr/>
    <w:rPr>
      <w:rFonts w:ascii="Courier New" w:hAnsi="Courier New" w:eastAsia="MS Mincho;ＭＳ 明朝" w:cs="Courier New"/>
      <w:lang w:val="nb-NO"/>
    </w:rPr>
  </w:style>
  <w:style w:type="paragraph" w:styleId="TAJ">
    <w:name w:val="TAJ"/>
    <w:basedOn w:val="TH"/>
    <w:qFormat/>
    <w:pPr/>
    <w:rPr>
      <w:rFonts w:eastAsia="MS Mincho;ＭＳ 明朝"/>
    </w:rPr>
  </w:style>
  <w:style w:type="paragraph" w:styleId="00BodyText">
    <w:name w:val="00 BodyText"/>
    <w:basedOn w:val="Normal"/>
    <w:qFormat/>
    <w:pPr>
      <w:spacing w:before="0" w:after="220"/>
    </w:pPr>
    <w:rPr>
      <w:rFonts w:ascii="Arial" w:hAnsi="Arial" w:eastAsia="MS Mincho;ＭＳ 明朝" w:cs="Arial"/>
      <w:sz w:val="22"/>
      <w:lang w:val="en-US"/>
    </w:rPr>
  </w:style>
  <w:style w:type="paragraph" w:styleId="TextBodyIndent">
    <w:name w:val="Body Text Indent"/>
    <w:basedOn w:val="Normal"/>
    <w:pPr>
      <w:spacing w:before="0" w:after="120"/>
      <w:ind w:start="283" w:hanging="0"/>
    </w:pPr>
    <w:rPr>
      <w:rFonts w:eastAsia="MS Mincho;ＭＳ 明朝"/>
    </w:rPr>
  </w:style>
  <w:style w:type="paragraph" w:styleId="BalloonText1">
    <w:name w:val="Balloon Text1"/>
    <w:basedOn w:val="Normal"/>
    <w:qFormat/>
    <w:pPr/>
    <w:rPr>
      <w:rFonts w:ascii="Tahoma" w:hAnsi="Tahoma" w:eastAsia="MS Mincho;ＭＳ 明朝" w:cs="Tahoma"/>
      <w:sz w:val="16"/>
      <w:szCs w:val="16"/>
    </w:rPr>
  </w:style>
  <w:style w:type="paragraph" w:styleId="ZchnZchn">
    <w:name w:val="Zchn Zchn"/>
    <w:qFormat/>
    <w:pPr>
      <w:keepNext w:val="true"/>
      <w:widowControl/>
      <w:numPr>
        <w:ilvl w:val="0"/>
        <w:numId w:val="3"/>
      </w:numPr>
      <w:autoSpaceDE w:val="false"/>
      <w:bidi w:val="0"/>
      <w:spacing w:before="60" w:after="60"/>
      <w:jc w:val="both"/>
    </w:pPr>
    <w:rPr>
      <w:rFonts w:ascii="Arial" w:hAnsi="Arial" w:eastAsia="SimSun;宋体" w:cs="Arial"/>
      <w:color w:val="0000FF"/>
      <w:kern w:val="2"/>
      <w:sz w:val="20"/>
      <w:szCs w:val="20"/>
      <w:lang w:val="en-US" w:eastAsia="zh-CN" w:bidi="ar-SA"/>
    </w:rPr>
  </w:style>
  <w:style w:type="paragraph" w:styleId="CommentSubject1">
    <w:name w:val="Comment Subject1"/>
    <w:basedOn w:val="CommentText"/>
    <w:next w:val="CommentText"/>
    <w:qFormat/>
    <w:pPr/>
    <w:rPr>
      <w:rFonts w:eastAsia="MS Mincho;ＭＳ 明朝"/>
      <w:b/>
      <w:bCs/>
    </w:rPr>
  </w:style>
  <w:style w:type="paragraph" w:styleId="Char3CharCharCharCharChar">
    <w:name w:val="Char3 Char Char Char (文字) (文字) Char Char"/>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Car1">
    <w:name w:val="Car1"/>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Note">
    <w:name w:val="Note"/>
    <w:basedOn w:val="Normal"/>
    <w:qFormat/>
    <w:pPr>
      <w:spacing w:before="0" w:after="120"/>
      <w:ind w:start="1134" w:hanging="567"/>
    </w:pPr>
    <w:rPr>
      <w:rFonts w:eastAsia="MS Mincho;ＭＳ 明朝"/>
      <w:szCs w:val="22"/>
    </w:rPr>
  </w:style>
  <w:style w:type="paragraph" w:styleId="Char3CharCharCharCharCharCharCharCharCharCharChar">
    <w:name w:val="Char3 Char Char Char (文字) (文字) Char Char Char Char Char Char Char (文字) (文字) Char"/>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11BodyText">
    <w:name w:val="11 BodyText"/>
    <w:basedOn w:val="Normal"/>
    <w:qFormat/>
    <w:pPr>
      <w:spacing w:before="0" w:after="220"/>
      <w:ind w:start="1298" w:hanging="0"/>
    </w:pPr>
    <w:rPr>
      <w:rFonts w:ascii="Arial" w:hAnsi="Arial" w:eastAsia="MS Mincho;ＭＳ 明朝" w:cs="Arial"/>
      <w:sz w:val="22"/>
      <w:lang w:val="en-US"/>
    </w:rPr>
  </w:style>
  <w:style w:type="paragraph" w:styleId="CharCharCharCharChar">
    <w:name w:val="Char Char (文字) (文字) Char (文字) (文字) Char Char (文字) (文字)"/>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SectionXX">
    <w:name w:val="Section X.X"/>
    <w:basedOn w:val="Normal"/>
    <w:next w:val="Normal"/>
    <w:qFormat/>
    <w:pPr>
      <w:widowControl w:val="false"/>
      <w:jc w:val="both"/>
      <w:outlineLvl w:val="1"/>
    </w:pPr>
    <w:rPr>
      <w:rFonts w:ascii="Arial" w:hAnsi="Arial" w:eastAsia="Arial" w:cs="Arial"/>
      <w:kern w:val="2"/>
      <w:sz w:val="24"/>
      <w:szCs w:val="24"/>
      <w:lang w:eastAsia="ja-JP"/>
    </w:rPr>
  </w:style>
  <w:style w:type="paragraph" w:styleId="Char">
    <w:name w:val="Char"/>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ZchnZchn1">
    <w:name w:val="Zchn Zchn1"/>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List0">
    <w:name w:val="List 0"/>
    <w:basedOn w:val="Normal"/>
    <w:qFormat/>
    <w:pPr>
      <w:spacing w:before="0" w:after="120"/>
      <w:ind w:start="284" w:hanging="284"/>
    </w:pPr>
    <w:rPr>
      <w:rFonts w:ascii="Arial" w:hAnsi="Arial" w:eastAsia="MS Mincho;ＭＳ 明朝" w:cs="Arial"/>
      <w:szCs w:val="22"/>
    </w:rPr>
  </w:style>
  <w:style w:type="paragraph" w:styleId="BalloonText2">
    <w:name w:val="Balloon Text2"/>
    <w:basedOn w:val="Normal"/>
    <w:qFormat/>
    <w:pPr/>
    <w:rPr>
      <w:rFonts w:ascii="Arial" w:hAnsi="Arial" w:eastAsia="MS Gothic;ＭＳ ゴシック" w:cs="Arial"/>
      <w:sz w:val="18"/>
      <w:szCs w:val="18"/>
    </w:rPr>
  </w:style>
  <w:style w:type="paragraph" w:styleId="CharChar1CharChar">
    <w:name w:val="Char Char1 Char Char"/>
    <w:basedOn w:val="Normal"/>
    <w:qFormat/>
    <w:pPr>
      <w:widowControl w:val="false"/>
      <w:spacing w:before="0" w:after="0"/>
      <w:jc w:val="both"/>
    </w:pPr>
    <w:rPr>
      <w:rFonts w:eastAsia="SimSun;宋体"/>
      <w:kern w:val="2"/>
      <w:sz w:val="21"/>
      <w:szCs w:val="24"/>
      <w:lang w:val="en-US" w:eastAsia="zh-CN"/>
    </w:rPr>
  </w:style>
  <w:style w:type="paragraph" w:styleId="CharCharCharCharCarCarCharCarCarCharCharCarCarCharCarCarCharCarCar">
    <w:name w:val="Char Char Char Char Car Car Char Car Car Char Char Car Car Char Car Car Char Car Car"/>
    <w:qFormat/>
    <w:pPr>
      <w:keepNext w:val="true"/>
      <w:widowControl/>
      <w:tabs>
        <w:tab w:val="clear" w:pos="284"/>
        <w:tab w:val="left" w:pos="851" w:leader="none"/>
      </w:tabs>
      <w:autoSpaceDE w:val="false"/>
      <w:bidi w:val="0"/>
      <w:spacing w:before="60" w:after="60"/>
      <w:ind w:start="851" w:hanging="851"/>
      <w:jc w:val="both"/>
    </w:pPr>
    <w:rPr>
      <w:rFonts w:ascii="Arial" w:hAnsi="Arial" w:eastAsia="SimSun;宋体" w:cs="Arial"/>
      <w:color w:val="0000FF"/>
      <w:kern w:val="2"/>
      <w:sz w:val="20"/>
      <w:szCs w:val="20"/>
      <w:lang w:val="en-US" w:eastAsia="zh-CN" w:bidi="ar-SA"/>
    </w:rPr>
  </w:style>
  <w:style w:type="paragraph" w:styleId="CharChar1CharCharCharCharCharCharCharCharCharCharCharCharCharChar">
    <w:name w:val="Char Char1 Char Char Char Char Char Char Char Char Char Char Char Char Char Char"/>
    <w:basedOn w:val="Normal"/>
    <w:qFormat/>
    <w:pPr>
      <w:widowControl w:val="false"/>
      <w:spacing w:before="0" w:after="0"/>
      <w:jc w:val="both"/>
    </w:pPr>
    <w:rPr>
      <w:rFonts w:eastAsia="SimSun;宋体"/>
      <w:kern w:val="2"/>
      <w:sz w:val="21"/>
      <w:szCs w:val="24"/>
      <w:lang w:val="en-US" w:eastAsia="zh-CN"/>
    </w:rPr>
  </w:style>
  <w:style w:type="paragraph" w:styleId="CarCar">
    <w:name w:val="Car Car"/>
    <w:qFormat/>
    <w:pPr>
      <w:keepNext w:val="true"/>
      <w:widowControl/>
      <w:tabs>
        <w:tab w:val="clear" w:pos="284"/>
        <w:tab w:val="left" w:pos="720" w:leader="none"/>
      </w:tabs>
      <w:autoSpaceDE w:val="false"/>
      <w:bidi w:val="0"/>
      <w:spacing w:before="60" w:after="60"/>
      <w:ind w:start="720" w:hanging="360"/>
      <w:jc w:val="both"/>
    </w:pPr>
    <w:rPr>
      <w:rFonts w:ascii="Arial" w:hAnsi="Arial" w:eastAsia="SimSun;宋体" w:cs="Arial"/>
      <w:color w:val="0000FF"/>
      <w:kern w:val="2"/>
      <w:sz w:val="20"/>
      <w:szCs w:val="20"/>
      <w:lang w:val="en-US" w:eastAsia="zh-CN" w:bidi="ar-SA"/>
    </w:rPr>
  </w:style>
  <w:style w:type="paragraph" w:styleId="Tf1">
    <w:name w:val="tf"/>
    <w:basedOn w:val="Normal"/>
    <w:qFormat/>
    <w:pPr>
      <w:spacing w:before="280" w:after="280"/>
    </w:pPr>
    <w:rPr>
      <w:rFonts w:eastAsia="MS Mincho;ＭＳ 明朝"/>
      <w:sz w:val="24"/>
      <w:szCs w:val="24"/>
      <w:lang w:val="en-US" w:eastAsia="ja-JP"/>
    </w:rPr>
  </w:style>
  <w:style w:type="paragraph" w:styleId="Doctext2">
    <w:name w:val="Doc-text2"/>
    <w:basedOn w:val="Normal"/>
    <w:qFormat/>
    <w:pPr>
      <w:spacing w:before="0" w:after="0"/>
      <w:ind w:start="1622" w:hanging="363"/>
    </w:pPr>
    <w:rPr>
      <w:rFonts w:ascii="Arial" w:hAnsi="Arial" w:eastAsia="SimSun;宋体" w:cs="Arial"/>
      <w:color w:val="0000FF"/>
      <w:kern w:val="2"/>
      <w:lang w:val="en-US" w:eastAsia="zh-CN"/>
    </w:rPr>
  </w:style>
  <w:style w:type="paragraph" w:styleId="P1">
    <w:name w:val="p1"/>
    <w:basedOn w:val="Normal"/>
    <w:qFormat/>
    <w:pPr>
      <w:spacing w:before="0" w:after="0"/>
    </w:pPr>
    <w:rPr>
      <w:rFonts w:eastAsia="Calibri"/>
      <w:sz w:val="24"/>
      <w:szCs w:val="24"/>
      <w:lang w:val="en-US"/>
    </w:rPr>
  </w:style>
  <w:style w:type="paragraph" w:styleId="TALLeft1cm">
    <w:name w:val="TAL + Left:  1 cm"/>
    <w:basedOn w:val="TAL"/>
    <w:qFormat/>
    <w:pPr>
      <w:overflowPunct w:val="false"/>
      <w:autoSpaceDE w:val="false"/>
      <w:ind w:start="567" w:hanging="0"/>
      <w:textAlignment w:val="baseline"/>
    </w:pPr>
    <w:rPr/>
  </w:style>
  <w:style w:type="paragraph" w:styleId="NoteBoxed">
    <w:name w:val="Note - Boxed"/>
    <w:basedOn w:val="Normal"/>
    <w:next w:val="Normal"/>
    <w:qFormat/>
    <w:pPr>
      <w:pBdr>
        <w:top w:val="single" w:sz="8" w:space="1" w:color="000000" w:shadow="1"/>
        <w:left w:val="single" w:sz="8" w:space="4" w:color="000000" w:shadow="1"/>
        <w:bottom w:val="single" w:sz="8" w:space="1" w:color="000000" w:shadow="1"/>
        <w:right w:val="single" w:sz="8" w:space="4" w:color="000000" w:shadow="1"/>
      </w:pBdr>
      <w:shd w:fill="FFFF99" w:val="clear"/>
      <w:spacing w:before="100" w:after="100"/>
      <w:ind w:start="720" w:hanging="720"/>
    </w:pPr>
    <w:rPr>
      <w:rFonts w:ascii="Monotype Sorts;Segoe UI Symbol" w:hAnsi="Monotype Sorts;Segoe UI Symbol" w:eastAsia="Monotype Sorts;Segoe UI Symbol" w:cs="Monotype Sorts;Segoe UI Symbol"/>
      <w:bCs/>
      <w:i/>
      <w:sz w:val="22"/>
      <w:lang w:eastAsia="ko-KR"/>
    </w:rPr>
  </w:style>
  <w:style w:type="paragraph" w:styleId="FirstChange">
    <w:name w:val="First Change"/>
    <w:basedOn w:val="Normal"/>
    <w:qFormat/>
    <w:pPr>
      <w:jc w:val="center"/>
    </w:pPr>
    <w:rPr>
      <w:rFonts w:eastAsia="SimSun;宋体"/>
      <w:color w:val="FF0000"/>
    </w:rPr>
  </w:style>
  <w:style w:type="paragraph" w:styleId="TALLeft0">
    <w:name w:val="TAL + Left:  0"/>
    <w:basedOn w:val="TAL"/>
    <w:qFormat/>
    <w:pPr>
      <w:overflowPunct w:val="false"/>
      <w:autoSpaceDE w:val="false"/>
      <w:spacing w:lineRule="atLeast" w:line="0"/>
      <w:ind w:start="142" w:hanging="0"/>
      <w:textAlignment w:val="baseline"/>
    </w:pPr>
    <w:rPr>
      <w:rFonts w:eastAsia="SimSun;宋体"/>
    </w:rPr>
  </w:style>
  <w:style w:type="paragraph" w:styleId="BodyC">
    <w:name w:val="Body C"/>
    <w:qFormat/>
    <w:pPr>
      <w:widowControl/>
      <w:pBdr/>
      <w:bidi w:val="0"/>
    </w:pPr>
    <w:rPr>
      <w:rFonts w:ascii="Times New Roman" w:hAnsi="Times New Roman" w:eastAsia="Arial Unicode MS" w:cs="Arial Unicode MS"/>
      <w:color w:val="000000"/>
      <w:sz w:val="24"/>
      <w:szCs w:val="24"/>
      <w:lang w:val="en-US" w:bidi="ar-SA" w:eastAsia="zh-CN"/>
    </w:rPr>
  </w:style>
  <w:style w:type="paragraph" w:styleId="3GPPHeader">
    <w:name w:val="3GPP_Header"/>
    <w:basedOn w:val="Normal"/>
    <w:qFormat/>
    <w:pPr>
      <w:overflowPunct w:val="false"/>
      <w:autoSpaceDE w:val="false"/>
      <w:spacing w:before="0" w:after="240"/>
      <w:jc w:val="both"/>
      <w:textAlignment w:val="baseline"/>
    </w:pPr>
    <w:rPr>
      <w:rFonts w:ascii="Arial" w:hAnsi="Arial" w:cs="Arial"/>
      <w:b/>
      <w:sz w:val="24"/>
      <w:lang w:eastAsia="zh-CN"/>
    </w:rPr>
  </w:style>
  <w:style w:type="paragraph" w:styleId="ListParagraph">
    <w:name w:val="List Paragraph"/>
    <w:basedOn w:val="Normal"/>
    <w:qFormat/>
    <w:pPr>
      <w:spacing w:before="0" w:after="180"/>
      <w:ind w:start="720" w:hanging="0"/>
      <w:contextualSpacing/>
    </w:pPr>
    <w:rPr/>
  </w:style>
  <w:style w:type="paragraph" w:styleId="HTMLPreformatted">
    <w:name w:val="HTML Preformatted"/>
    <w:basedOn w:val="Normal"/>
    <w:qFormat/>
    <w:pPr>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overflowPunct w:val="false"/>
      <w:autoSpaceDE w:val="false"/>
      <w:spacing w:before="0" w:after="0"/>
      <w:textAlignment w:val="baseline"/>
    </w:pPr>
    <w:rPr>
      <w:rFonts w:ascii="Courier New" w:hAnsi="Courier New" w:eastAsia="Times New Roman" w:cs="Courier New"/>
      <w:lang w:val="en-US"/>
    </w:rPr>
  </w:style>
  <w:style w:type="paragraph" w:styleId="Tal1">
    <w:name w:val="tal"/>
    <w:basedOn w:val="Normal"/>
    <w:qFormat/>
    <w:pPr>
      <w:overflowPunct w:val="false"/>
      <w:autoSpaceDE w:val="false"/>
      <w:spacing w:before="280" w:after="280"/>
      <w:textAlignment w:val="baseline"/>
    </w:pPr>
    <w:rPr>
      <w:rFonts w:ascii="SimSun;宋体" w:hAnsi="SimSun;宋体" w:eastAsia="SimSun;宋体" w:cs="SimSun;宋体"/>
      <w:sz w:val="24"/>
      <w:szCs w:val="24"/>
      <w:lang w:val="en-US" w:eastAsia="zh-CN"/>
    </w:rPr>
  </w:style>
  <w:style w:type="paragraph" w:styleId="2">
    <w:name w:val="编号2"/>
    <w:basedOn w:val="Normal"/>
    <w:qFormat/>
    <w:pPr>
      <w:numPr>
        <w:ilvl w:val="0"/>
        <w:numId w:val="2"/>
      </w:numPr>
      <w:tabs>
        <w:tab w:val="clear" w:pos="284"/>
        <w:tab w:val="left" w:pos="704" w:leader="none"/>
      </w:tabs>
      <w:ind w:start="704" w:hanging="420"/>
    </w:pPr>
    <w:rPr>
      <w:rFonts w:eastAsia="SimSun;宋体"/>
      <w:lang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3gpp.org/Change-Requests" TargetMode="External"/><Relationship Id="rId3" Type="http://schemas.openxmlformats.org/officeDocument/2006/relationships/hyperlink" Target="http://www.3gpp.org/ftp/Specs/html-info/21900.htm" TargetMode="External"/><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2024-03-07T06:12:00Z</dcterms:created>
  <dc:creator>Michael Sanders, John M Meredith</dc:creator>
  <dc:description/>
  <cp:keywords/>
  <dc:language>en-US</dc:language>
  <cp:lastModifiedBy>Nok-1</cp:lastModifiedBy>
  <cp:lastPrinted>1900-01-01T07:00:00Z</cp:lastPrinted>
  <dcterms:modified xsi:type="dcterms:W3CDTF">2024-03-07T06:14:00Z</dcterms:modified>
  <cp:revision>3</cp:revision>
  <dc:subject/>
  <dc:title>3GPP Change Request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_2015_ms_pID_725343">
    <vt:lpwstr>(3)qaCiGgUUdRyUbA4K09Gd4pnfn08Uh1GmdferMPEhK5AmI1b6obcw6VQo0WFehaBmF3ZpjO+k
WG7HvG3+L9Kovo/56XQ135Ut1t54f1jRHMhgcu75kAWgdBhsee7P1uOS2TIAQrAxlvbVB50j
kiswfLsLFOzhgIBNykBdcAQWYr4f9WZAIfVbIzPzjKLIpoeUjNf2G9TtFTUITuAn7FfSbt85
zKrdrLNTRRmyh4YoJX</vt:lpwstr>
  </property>
  <property fmtid="{D5CDD505-2E9C-101B-9397-08002B2CF9AE}" pid="4" name="_2015_ms_pID_7253431">
    <vt:lpwstr>P6xW1uIsqRvC6hXl2XJl6qjD9ry+mi4aa55xnAGPmBSwLgn43bI5Ae
17gMt1hQWssm9n5twFiCjlV+/iUuBnGxQtxy1bw++Kn7ID5rBlR6HG5VDZwYf+bZI4WNRL/Q
Qzhhdacm6qeK5G/L9oWFQE3XScpYiLjdwHYAvAksfgyY7h5utGBRS1imzSg/DSSFO+uwU0DM
c23zsXIF5id52BBwIs697hIKmYdioy3Zp/c1</vt:lpwstr>
  </property>
  <property fmtid="{D5CDD505-2E9C-101B-9397-08002B2CF9AE}" pid="5" name="_2015_ms_pID_7253432">
    <vt:lpwstr>sg==</vt:lpwstr>
  </property>
  <property fmtid="{D5CDD505-2E9C-101B-9397-08002B2CF9AE}" pid="6" name="_change">
    <vt:lpwstr/>
  </property>
  <property fmtid="{D5CDD505-2E9C-101B-9397-08002B2CF9AE}" pid="7" name="_full-control">
    <vt:lpwstr/>
  </property>
  <property fmtid="{D5CDD505-2E9C-101B-9397-08002B2CF9AE}" pid="8" name="_readonly">
    <vt:lpwstr/>
  </property>
  <property fmtid="{D5CDD505-2E9C-101B-9397-08002B2CF9AE}" pid="9" name="sflag">
    <vt:lpwstr>1508504937</vt:lpwstr>
  </property>
</Properties>
</file>