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i/>
          <w:i/>
          <w:sz w:val="28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  <w:t>3GPP TSG-RAN WG3 Meeting #123</w:t>
      </w:r>
      <w:r>
        <w:rPr>
          <w:rFonts w:eastAsia="Times New Roman" w:cs="Arial" w:ascii="Arial" w:hAnsi="Arial"/>
          <w:b/>
          <w:i/>
          <w:sz w:val="28"/>
          <w:lang w:val="en-US" w:eastAsia="en-US"/>
        </w:rPr>
        <w:tab/>
      </w:r>
      <w:r>
        <w:rPr>
          <w:rFonts w:eastAsia="Times New Roman" w:cs="Arial" w:ascii="Arial" w:hAnsi="Arial"/>
          <w:b/>
          <w:iCs/>
          <w:sz w:val="28"/>
          <w:lang w:val="en-US" w:eastAsia="en-US"/>
        </w:rPr>
        <w:t>R3-241159</w:t>
      </w:r>
    </w:p>
    <w:p>
      <w:pPr>
        <w:pStyle w:val="Normal"/>
        <w:spacing w:before="0" w:after="120"/>
        <w:rPr>
          <w:rFonts w:ascii="Arial" w:hAnsi="Arial" w:eastAsia="Times New Roman" w:cs="Arial"/>
          <w:b/>
          <w:b/>
          <w:sz w:val="24"/>
          <w:lang w:val="en-US" w:eastAsia="en-US"/>
        </w:rPr>
      </w:pPr>
      <w:bookmarkStart w:id="0" w:name="_Hlk57190503"/>
      <w:r>
        <w:rPr>
          <w:rFonts w:eastAsia="Times New Roman" w:cs="Arial" w:ascii="Arial" w:hAnsi="Arial"/>
          <w:b/>
          <w:sz w:val="24"/>
          <w:lang w:val="en-US" w:eastAsia="en-US"/>
        </w:rPr>
        <w:t>Athens, Greece, 26</w:t>
      </w:r>
      <w:r>
        <w:rPr>
          <w:rFonts w:eastAsia="Times New Roman" w:cs="Arial" w:ascii="Arial" w:hAnsi="Arial"/>
          <w:b/>
          <w:sz w:val="24"/>
          <w:vertAlign w:val="superscript"/>
          <w:lang w:val="en-US" w:eastAsia="en-US"/>
        </w:rPr>
        <w:t>th</w:t>
      </w:r>
      <w:r>
        <w:rPr>
          <w:rFonts w:eastAsia="Times New Roman" w:cs="Arial" w:ascii="Arial" w:hAnsi="Arial"/>
          <w:b/>
          <w:sz w:val="24"/>
          <w:lang w:val="en-US" w:eastAsia="en-US"/>
        </w:rPr>
        <w:t xml:space="preserve"> February – 01</w:t>
      </w:r>
      <w:r>
        <w:rPr>
          <w:rFonts w:eastAsia="Times New Roman" w:cs="Arial" w:ascii="Arial" w:hAnsi="Arial"/>
          <w:b/>
          <w:sz w:val="24"/>
          <w:vertAlign w:val="superscript"/>
          <w:lang w:val="en-US" w:eastAsia="en-US"/>
        </w:rPr>
        <w:t>st</w:t>
      </w:r>
      <w:r>
        <w:rPr>
          <w:rFonts w:eastAsia="Times New Roman" w:cs="Arial" w:ascii="Arial" w:hAnsi="Arial"/>
          <w:b/>
          <w:sz w:val="24"/>
          <w:lang w:val="en-US" w:eastAsia="en-US"/>
        </w:rPr>
        <w:t xml:space="preserve"> March 2024</w:t>
      </w:r>
      <w:bookmarkEnd w:id="0"/>
    </w:p>
    <w:tbl>
      <w:tblPr>
        <w:tblW w:w="9641" w:type="dxa"/>
        <w:jc w:val="start"/>
        <w:tblInd w:w="-5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>
        <w:trPr/>
        <w:tc>
          <w:tcPr>
            <w:tcW w:w="9641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4"/>
                <w:lang w:val="en-US" w:eastAsia="en-US"/>
              </w:rPr>
              <w:t>CR-Form-v12.2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32"/>
                <w:lang w:val="en-US" w:eastAsia="en-US"/>
              </w:rPr>
              <w:t>CHANGE REQUEST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42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end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559" w:type="dxa"/>
            <w:tcBorders/>
            <w:shd w:fill="FFFFB2" w:val="clea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b/>
                <w:b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"Spec#"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38.423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CR</w:t>
            </w:r>
          </w:p>
        </w:tc>
        <w:tc>
          <w:tcPr>
            <w:tcW w:w="1276" w:type="dxa"/>
            <w:tcBorders/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"Cr#"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1122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284"/>
                <w:tab w:val="right" w:pos="6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lang w:val="en-US" w:eastAsia="en-US"/>
              </w:rPr>
              <w:t>rev</w:t>
            </w:r>
          </w:p>
        </w:tc>
        <w:tc>
          <w:tcPr>
            <w:tcW w:w="992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sz w:val="28"/>
                <w:szCs w:val="2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2410" w:type="dxa"/>
            <w:tcBorders/>
          </w:tcPr>
          <w:p>
            <w:pPr>
              <w:pStyle w:val="Normal"/>
              <w:tabs>
                <w:tab w:val="clear" w:pos="284"/>
                <w:tab w:val="right" w:pos="18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  <w:lang w:val="en-US" w:eastAsia="en-US"/>
              </w:rPr>
              <w:t>Current version:</w:t>
            </w:r>
          </w:p>
        </w:tc>
        <w:tc>
          <w:tcPr>
            <w:tcW w:w="1701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"Revision"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18.0.0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143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  <w:sz w:val="28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For </w:t>
            </w:r>
            <w:r>
              <w:fldChar w:fldCharType="begin"/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instrText xml:space="preserve"> HYPERLINK "http://www.3gpp.org/3G_Specs/CRs.htm" \l "_blank"</w:instrTex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separate"/>
            </w:r>
            <w:r>
              <w:rPr>
                <w:rStyle w:val="InternetLink"/>
                <w:rFonts w:eastAsia="Times New Roman" w:cs="Arial" w:ascii="Arial" w:hAnsi="Arial"/>
                <w:b/>
                <w:i/>
                <w:color w:val="FF0000"/>
                <w:u w:val="single"/>
                <w:lang w:val="en-US" w:eastAsia="en-US"/>
              </w:rPr>
              <w:t>HELP</w: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end"/>
            </w:r>
            <w:r>
              <w:rPr>
                <w:rFonts w:eastAsia="Times New Roman" w:cs="Arial" w:ascii="Arial" w:hAnsi="Arial"/>
                <w:b/>
                <w:i/>
                <w:color w:val="FF0000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on using this form: comprehensive instructions can be found at </w:t>
              <w:br/>
            </w:r>
            <w:hyperlink r:id="rId2">
              <w:r>
                <w:rPr>
                  <w:rStyle w:val="InternetLink"/>
                  <w:rFonts w:eastAsia="Times New Roman" w:cs="Arial" w:ascii="Arial" w:hAnsi="Arial"/>
                  <w:i/>
                  <w:color w:val="0000FF"/>
                  <w:u w:val="single"/>
                  <w:lang w:val="en-US" w:eastAsia="en-US"/>
                </w:rPr>
                <w:t>http://www.3gpp.org/Change-Requests</w:t>
              </w:r>
            </w:hyperlink>
            <w:r>
              <w:rPr>
                <w:rFonts w:eastAsia="Times New Roman" w:cs="Arial" w:ascii="Arial" w:hAnsi="Arial"/>
                <w:i/>
                <w:lang w:val="en-US" w:eastAsia="en-US"/>
              </w:rPr>
              <w:t>.</w:t>
            </w:r>
          </w:p>
        </w:tc>
      </w:tr>
      <w:tr>
        <w:trPr/>
        <w:tc>
          <w:tcPr>
            <w:tcW w:w="9641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8"/>
                <w:szCs w:val="8"/>
                <w:lang w:val="en-US" w:eastAsia="en-US"/>
              </w:rPr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>
        <w:trPr/>
        <w:tc>
          <w:tcPr>
            <w:tcW w:w="2835" w:type="dxa"/>
            <w:tcBorders/>
          </w:tcPr>
          <w:p>
            <w:pPr>
              <w:pStyle w:val="Normal"/>
              <w:tabs>
                <w:tab w:val="clear" w:pos="284"/>
                <w:tab w:val="right" w:pos="2751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Proposed change affects: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709" w:type="dxa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ME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u w:val="single"/>
                <w:lang w:val="en-US" w:eastAsia="en-US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F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caps/>
                <w:lang w:val="en-US" w:eastAsia="en-US"/>
              </w:rPr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40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>
        <w:trPr/>
        <w:tc>
          <w:tcPr>
            <w:tcW w:w="9640" w:type="dxa"/>
            <w:gridSpan w:val="11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Title:</w:t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MS Mincho;ＭＳ 明朝" w:cs="Arial" w:ascii="Arial" w:hAnsi="Arial"/>
                <w:color w:val="000000"/>
                <w:lang w:eastAsia="ja-JP"/>
              </w:rPr>
              <w:t>Correction of cell unavailable list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WG: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Nokia, Nokia Shanghai Bell, Deutsche Telekom, Ericsson, ZTE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TSG: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"SourceIfTsg"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R3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Work item code:</w:t>
            </w:r>
          </w:p>
        </w:tc>
        <w:tc>
          <w:tcPr>
            <w:tcW w:w="3686" w:type="dxa"/>
            <w:gridSpan w:val="5"/>
            <w:tcBorders/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MS Mincho;ＭＳ 明朝" w:cs="Arial" w:ascii="Arial" w:hAnsi="Arial"/>
                <w:color w:val="000000"/>
                <w:lang w:eastAsia="ja-JP"/>
              </w:rPr>
              <w:t xml:space="preserve">eNS_Ph3-NR-Core </w:t>
            </w:r>
          </w:p>
        </w:tc>
        <w:tc>
          <w:tcPr>
            <w:tcW w:w="567" w:type="dxa"/>
            <w:tcBorders/>
          </w:tcPr>
          <w:p>
            <w:pPr>
              <w:pStyle w:val="Normal"/>
              <w:snapToGrid w:val="false"/>
              <w:spacing w:before="0" w:after="0"/>
              <w:ind w:end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Date: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2024-02-26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1986" w:type="dxa"/>
            <w:gridSpan w:val="4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267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212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Category:</w:t>
            </w:r>
          </w:p>
        </w:tc>
        <w:tc>
          <w:tcPr>
            <w:tcW w:w="851" w:type="dxa"/>
            <w:tcBorders/>
            <w:shd w:fill="FFFFB2" w:val="clear"/>
          </w:tcPr>
          <w:p>
            <w:pPr>
              <w:pStyle w:val="Normal"/>
              <w:spacing w:before="0" w:after="0"/>
              <w:ind w:start="100" w:end="-609" w:hanging="0"/>
              <w:rPr>
                <w:rFonts w:ascii="Arial" w:hAnsi="Arial" w:eastAsia="Times New Roman" w:cs="Arial"/>
                <w:bCs/>
                <w:lang w:val="en-US" w:eastAsia="en-US"/>
              </w:rPr>
            </w:pPr>
            <w:r>
              <w:rPr>
                <w:rFonts w:eastAsia="Times New Roman" w:cs="Arial" w:ascii="Arial" w:hAnsi="Arial"/>
                <w:bCs/>
                <w:lang w:val="en-US" w:eastAsia="en-US"/>
              </w:rPr>
              <w:t>F</w:t>
            </w:r>
          </w:p>
        </w:tc>
        <w:tc>
          <w:tcPr>
            <w:tcW w:w="3402" w:type="dxa"/>
            <w:gridSpan w:val="5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Cs/>
                <w:lang w:val="en-US" w:eastAsia="en-US"/>
              </w:rPr>
            </w:pPr>
            <w:r>
              <w:rPr>
                <w:rFonts w:eastAsia="Times New Roman" w:cs="Arial" w:ascii="Arial" w:hAnsi="Arial"/>
                <w:bCs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Release: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"Release"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Rel-18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4677" w:type="dxa"/>
            <w:gridSpan w:val="8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ind w:start="383" w:hanging="383"/>
              <w:rPr>
                <w:rFonts w:ascii="Arial" w:hAnsi="Arial" w:eastAsia="Times New Roman" w:cs="Arial"/>
                <w:i/>
                <w:i/>
                <w:sz w:val="1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categories:</w:t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br/>
              <w:t>F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(correction)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A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(mirror corresponding to a change in an earlier </w:t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release)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B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(addition of feature), 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C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(functional modification of feature)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D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(editorial modification)</w:t>
              <w:br/>
            </w:r>
            <w:r>
              <w:rPr>
                <w:rFonts w:eastAsia="Times New Roman" w:cs="Arial" w:ascii="Arial" w:hAnsi="Arial"/>
                <w:b/>
                <w:bCs/>
                <w:i/>
                <w:sz w:val="18"/>
                <w:lang w:val="en-US" w:eastAsia="en-US"/>
              </w:rPr>
              <w:t>S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(adding to the sourcing companies’ CR statistics)</w:t>
            </w:r>
          </w:p>
          <w:p>
            <w:pPr>
              <w:pStyle w:val="Normal"/>
              <w:spacing w:before="0" w:after="12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Detailed explanations of the above categories can</w:t>
              <w:br/>
              <w:t xml:space="preserve">be found in 3GPP </w:t>
            </w:r>
            <w:hyperlink r:id="rId3">
              <w:r>
                <w:rPr>
                  <w:rStyle w:val="InternetLink"/>
                  <w:rFonts w:eastAsia="Times New Roman" w:cs="Arial" w:ascii="Arial" w:hAnsi="Arial"/>
                  <w:color w:val="0000FF"/>
                  <w:sz w:val="18"/>
                  <w:u w:val="single"/>
                  <w:lang w:val="en-US" w:eastAsia="en-US"/>
                </w:rPr>
                <w:t>TR 21.900</w:t>
              </w:r>
            </w:hyperlink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left" w:pos="950" w:leader="none"/>
              </w:tabs>
              <w:spacing w:before="0" w:after="0"/>
              <w:ind w:start="241" w:hanging="241"/>
              <w:rPr>
                <w:rFonts w:ascii="Arial" w:hAnsi="Arial" w:eastAsia="Times New Roman" w:cs="Arial"/>
                <w:i/>
                <w:i/>
                <w:sz w:val="1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releases:</w:t>
              <w:br/>
              <w:t>Rel-8</w:t>
              <w:tab/>
              <w:t>(Release 8)</w:t>
              <w:br/>
              <w:t>Rel-9</w:t>
              <w:tab/>
              <w:t>(Release 9)</w:t>
              <w:br/>
              <w:t>Rel-10</w:t>
              <w:tab/>
              <w:t>(Release 10)</w:t>
              <w:br/>
              <w:t>Rel-11</w:t>
              <w:tab/>
              <w:t>(Release 11)</w:t>
              <w:br/>
              <w:t>…</w:t>
              <w:br/>
              <w:t>Rel-16</w:t>
              <w:tab/>
              <w:t>(Release 16)</w:t>
              <w:br/>
              <w:t>Rel-17</w:t>
              <w:tab/>
              <w:t>(Release 17)</w:t>
              <w:br/>
              <w:t>Rel-18</w:t>
              <w:tab/>
              <w:t>(Release 18)</w:t>
              <w:br/>
              <w:t>Rel-19</w:t>
              <w:tab/>
              <w:t>(Release 19)</w:t>
            </w:r>
          </w:p>
        </w:tc>
      </w:tr>
      <w:tr>
        <w:trPr/>
        <w:tc>
          <w:tcPr>
            <w:tcW w:w="1843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tabs>
                <w:tab w:val="clear" w:pos="284"/>
                <w:tab w:val="left" w:pos="384" w:leader="none"/>
              </w:tabs>
              <w:spacing w:before="20" w:after="8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The encoding of cells unavailable for a slice in a TA is not easy if only a few cells are available for a slice in the TA (e.g. enterprise use case). In that case, it is easier to encode the list of cells which are available.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Summary of change:</w:t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A choice structure is introduced to allow encoding either the list of cells which are unavailable in the TA or the list of cells which are available. 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u w:val="single"/>
                <w:lang w:val="en-US" w:eastAsia="zh-CN"/>
              </w:rPr>
            </w:pPr>
            <w:r>
              <w:rPr>
                <w:rFonts w:eastAsia="SimSun;宋体" w:cs="Arial" w:ascii="Arial" w:hAnsi="Arial"/>
                <w:u w:val="single"/>
                <w:lang w:val="en-US" w:eastAsia="zh-CN"/>
              </w:rPr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u w:val="single"/>
                <w:lang w:eastAsia="zh-CN"/>
              </w:rPr>
            </w:pPr>
            <w:r>
              <w:rPr>
                <w:rFonts w:eastAsia="SimSun;宋体" w:cs="Arial" w:ascii="Arial" w:hAnsi="Arial"/>
                <w:u w:val="single"/>
                <w:lang w:eastAsia="zh-CN"/>
              </w:rPr>
              <w:t>Impact assessment towards the previous version of the specification (same release):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lang w:eastAsia="zh-CN"/>
              </w:rPr>
            </w:pPr>
            <w:r>
              <w:rPr>
                <w:rFonts w:eastAsia="SimSun;宋体" w:cs="Arial" w:ascii="Arial" w:hAnsi="Arial"/>
                <w:lang w:eastAsia="zh-CN"/>
              </w:rPr>
              <w:t>This CR has an isolated impact towards the previous version of the specification (same release).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lang w:val="en-US" w:eastAsia="en-US"/>
              </w:rPr>
            </w:pPr>
            <w:r>
              <w:rPr>
                <w:rFonts w:eastAsia="SimSun;宋体" w:cs="Arial" w:ascii="Arial" w:hAnsi="Arial"/>
                <w:lang w:eastAsia="zh-CN"/>
              </w:rPr>
              <w:t xml:space="preserve">This CR has an impact on </w:t>
            </w:r>
            <w:r>
              <w:rPr>
                <w:rFonts w:eastAsia="SimSun;宋体" w:cs="Arial" w:ascii="Arial" w:hAnsi="Arial"/>
                <w:lang w:val="en-US" w:eastAsia="en-US"/>
              </w:rPr>
              <w:t>the</w:t>
            </w:r>
            <w:r>
              <w:rPr>
                <w:rFonts w:eastAsia="SimSun;宋体" w:cs="Arial" w:ascii="Arial" w:hAnsi="Arial"/>
                <w:lang w:val="en-US" w:eastAsia="en-US"/>
              </w:rPr>
              <w:t xml:space="preserve"> slicing function.</w:t>
            </w:r>
          </w:p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SimSun;宋体" w:cs="Arial" w:ascii="Arial" w:hAnsi="Arial"/>
                <w:lang w:val="en-US" w:eastAsia="en-US"/>
              </w:rPr>
              <w:t>This CR is asn1 non backwards compatible.</w:t>
            </w:r>
          </w:p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The encoding of cells unavailable for a slice in a TA remains inefficient if only a few cells are available for a slice in the TA (e.g. enterprise use case).</w:t>
            </w:r>
          </w:p>
        </w:tc>
      </w:tr>
      <w:tr>
        <w:trPr/>
        <w:tc>
          <w:tcPr>
            <w:tcW w:w="2694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9.2.3.207, 9.3.5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Y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N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Other core specifications</w:t>
              <w:tab/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TS/TR … CR …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Test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TS/TR ... CR ...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(show related CRs)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O&amp;M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</w:p>
        </w:tc>
      </w:tr>
    </w:tbl>
    <w:p>
      <w:pPr>
        <w:pStyle w:val="Normal"/>
        <w:spacing w:before="0" w:after="0"/>
        <w:rPr>
          <w:rFonts w:ascii="Arial" w:hAnsi="Arial" w:eastAsia="Times New Roman" w:cs="Arial"/>
          <w:sz w:val="8"/>
          <w:szCs w:val="8"/>
          <w:lang w:val="en-US" w:eastAsia="en-US"/>
        </w:rPr>
      </w:pPr>
      <w:r>
        <w:rPr>
          <w:rFonts w:eastAsia="Times New Roman" w:cs="Arial" w:ascii="Arial" w:hAnsi="Arial"/>
          <w:sz w:val="8"/>
          <w:szCs w:val="8"/>
          <w:lang w:val="en-US" w:eastAsia="en-US"/>
        </w:rPr>
      </w:r>
    </w:p>
    <w:p>
      <w:pPr>
        <w:sectPr>
          <w:headerReference w:type="default" r:id="rId4"/>
          <w:footerReference w:type="default" r:id="rId5"/>
          <w:type w:val="nextPage"/>
          <w:pgSz w:w="11906" w:h="16838"/>
          <w:pgMar w:left="1134" w:right="1134" w:gutter="0" w:header="680" w:top="1418" w:footer="567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Arial" w:hAnsi="Arial" w:eastAsia="Times New Roman" w:cs="Arial"/>
          <w:sz w:val="8"/>
          <w:szCs w:val="8"/>
          <w:lang w:val="en-US" w:eastAsia="en-US"/>
        </w:rPr>
      </w:pPr>
      <w:r>
        <w:rPr>
          <w:rFonts w:eastAsia="Times New Roman" w:cs="Arial" w:ascii="Arial" w:hAnsi="Arial"/>
          <w:sz w:val="8"/>
          <w:szCs w:val="8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First Change &gt;&gt;&gt;&gt;&gt;&gt;&gt;&gt;&gt;&gt;&gt;&gt;&gt;&gt;&gt;&gt;&gt;&gt;&gt;&gt;</w:t>
      </w:r>
    </w:p>
    <w:p>
      <w:pPr>
        <w:pStyle w:val="Heading4"/>
        <w:keepNext w:val="false"/>
        <w:keepLines w:val="false"/>
        <w:widowControl w:val="false"/>
        <w:ind w:start="1418" w:hanging="1418"/>
        <w:rPr/>
      </w:pPr>
      <w:r>
        <w:rPr/>
        <w:t>9.2.3.20</w:t>
        <w:tab/>
        <w:t>TAI Support List</w:t>
      </w:r>
    </w:p>
    <w:p>
      <w:pPr>
        <w:pStyle w:val="Normal"/>
        <w:widowControl w:val="false"/>
        <w:rPr/>
      </w:pPr>
      <w:r>
        <w:rPr/>
        <w:t>This IE indicates the list of TAIs supported by NG-RAN node and associated characteristics e.g. supported slices.</w:t>
      </w:r>
    </w:p>
    <w:tbl>
      <w:tblPr>
        <w:tblW w:w="972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1080"/>
        <w:gridCol w:w="1080"/>
        <w:gridCol w:w="1512"/>
        <w:gridCol w:w="1728"/>
        <w:gridCol w:w="1080"/>
        <w:gridCol w:w="1080"/>
      </w:tblGrid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IE/Group Name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Presence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Range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IE type and reference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Semantics 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Criticality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Assigned Criticality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b/>
              </w:rPr>
              <w:t xml:space="preserve">TAI Support </w:t>
            </w:r>
            <w:r>
              <w:rPr>
                <w:rFonts w:eastAsia="MS Mincho;ＭＳ 明朝"/>
                <w:b/>
              </w:rPr>
              <w:t>Item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bCs/>
                <w:i/>
                <w:szCs w:val="18"/>
              </w:rPr>
              <w:t>1..&lt;maxnoofsupportedTACs&gt;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–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113" w:hanging="0"/>
              <w:rPr>
                <w:b/>
                <w:b/>
              </w:rPr>
            </w:pPr>
            <w:r>
              <w:rPr>
                <w:rFonts w:eastAsia="Batang;바탕"/>
              </w:rPr>
              <w:t>&gt;TAC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M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9.2.2.5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Broadcast TAC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–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113" w:hanging="0"/>
              <w:rPr>
                <w:b/>
                <w:b/>
              </w:rPr>
            </w:pPr>
            <w:r>
              <w:rPr>
                <w:rFonts w:eastAsia="Batang;바탕"/>
                <w:b/>
              </w:rPr>
              <w:t>&gt;Broadcast PLMNs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snapToGrid w:val="false"/>
              <w:rPr>
                <w:b/>
                <w:b/>
                <w:lang w:eastAsia="ja-JP"/>
              </w:rPr>
            </w:pPr>
            <w:r>
              <w:rPr>
                <w:b/>
                <w:lang w:eastAsia="ja-JP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bCs/>
                <w:i/>
                <w:i/>
                <w:szCs w:val="18"/>
              </w:rPr>
            </w:pPr>
            <w:r>
              <w:rPr>
                <w:i/>
              </w:rPr>
              <w:t>1..&lt;maxnoofsupportedPLMNs&gt;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–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227" w:hanging="0"/>
              <w:rPr>
                <w:b/>
                <w:b/>
              </w:rPr>
            </w:pPr>
            <w:r>
              <w:rPr>
                <w:rFonts w:eastAsia="Batang;바탕"/>
              </w:rPr>
              <w:t>&gt;&gt;PLMN Identity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M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rFonts w:eastAsia="MS Mincho;ＭＳ 明朝"/>
              </w:rPr>
              <w:t>9.2.2.4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Broadcast PLMN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–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227" w:hanging="0"/>
              <w:rPr>
                <w:b/>
                <w:b/>
              </w:rPr>
            </w:pPr>
            <w:r>
              <w:rPr>
                <w:rFonts w:eastAsia="Batang;바탕"/>
              </w:rPr>
              <w:t>&gt;&gt;TAI Slice Support List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M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/>
              <w:t>Slice Support List</w:t>
              <w:br/>
              <w:t>9.2.3.22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Supported S-NSSAIs per TAC, per PLMN or per SNPN.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–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  <w:t>&gt;&gt;NPN Support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O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9.2.2.72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/>
            </w:pPr>
            <w:r>
              <w:rPr/>
              <w:t>YES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/>
            </w:pPr>
            <w:r>
              <w:rPr/>
              <w:t>reject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  <w:t>&gt;&gt;Extended TAI Slice Support List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O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Extended Slice Support List</w:t>
              <w:br/>
              <w:t>9.2.3.139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Additional Supported S-NSSAIs per TAC, per PLMN or per SNPN.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/>
            </w:pPr>
            <w:r>
              <w:rPr/>
              <w:t>YES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/>
            </w:pPr>
            <w:r>
              <w:rPr/>
              <w:t>reject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  <w:t>&gt;&gt;</w:t>
            </w:r>
            <w:r>
              <w:rPr>
                <w:rFonts w:cs="Arial"/>
                <w:szCs w:val="18"/>
                <w:lang w:eastAsia="ja-JP"/>
              </w:rPr>
              <w:t>TAI NSAG Support List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O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9.2.3.170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>
                <w:rFonts w:cs="Arial"/>
                <w:szCs w:val="18"/>
                <w:lang w:eastAsia="ja-JP"/>
              </w:rPr>
              <w:t>NSAG information associated with the slices per TAC, per PLMN or per SNPN.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/>
            </w:pPr>
            <w:r>
              <w:rPr/>
              <w:t>YES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/>
            </w:pPr>
            <w:r>
              <w:rPr/>
              <w:t>ignore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  <w:t>&gt;&gt;TAI Slice Unavailable Cell List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O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9.2.3.207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rFonts w:cs="Arial"/>
                <w:szCs w:val="18"/>
                <w:lang w:eastAsia="ja-JP"/>
              </w:rPr>
            </w:pPr>
            <w:r>
              <w:rPr>
                <w:rFonts w:cs="Arial"/>
                <w:szCs w:val="18"/>
                <w:lang w:eastAsia="ja-JP"/>
              </w:rPr>
              <w:t>Indicates the cells of the TAI configured with zero resources for a slice.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/>
            </w:pPr>
            <w:r>
              <w:rPr/>
              <w:t>YES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C"/>
              <w:keepNext w:val="false"/>
              <w:keepLines w:val="false"/>
              <w:widowControl w:val="false"/>
              <w:rPr/>
            </w:pPr>
            <w:r>
              <w:rPr/>
              <w:t>ignore</w:t>
            </w:r>
          </w:p>
        </w:tc>
      </w:tr>
    </w:tbl>
    <w:p>
      <w:pPr>
        <w:pStyle w:val="Normal"/>
        <w:widowControl w:val="false"/>
        <w:rPr/>
      </w:pPr>
      <w:r>
        <w:rPr/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5670"/>
      </w:tblGrid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Range bound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Explanation</w:t>
            </w:r>
          </w:p>
        </w:tc>
      </w:tr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maxnoofsupportedTACs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Maximum no. of TACs supported by an NG-RAN node. Value is 256.</w:t>
            </w:r>
          </w:p>
        </w:tc>
      </w:tr>
      <w:tr>
        <w:trPr/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maxnoofsupportedPLMNs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Maximum no. of PLMNs supported by an NG-RAN node. Value is 12.</w:t>
            </w:r>
          </w:p>
        </w:tc>
      </w:tr>
    </w:tbl>
    <w:p>
      <w:pPr>
        <w:pStyle w:val="Normal"/>
        <w:widowControl w:val="false"/>
        <w:rPr/>
      </w:pPr>
      <w:r>
        <w:rPr/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color w:val="FF0000"/>
          <w:sz w:val="24"/>
          <w:lang w:val="en-US" w:eastAsia="en-US"/>
        </w:rPr>
      </w:pPr>
      <w:r>
        <w:rPr>
          <w:rFonts w:eastAsia="Times New Roman" w:cs="Arial" w:ascii="Arial" w:hAnsi="Arial"/>
          <w:b/>
          <w:color w:val="FF0000"/>
          <w:sz w:val="24"/>
          <w:lang w:val="en-US" w:eastAsia="en-US"/>
        </w:rPr>
      </w:r>
    </w:p>
    <w:p>
      <w:pPr>
        <w:pStyle w:val="Heading4"/>
        <w:keepNext w:val="false"/>
        <w:keepLines w:val="false"/>
        <w:widowControl w:val="false"/>
        <w:ind w:start="1418" w:hanging="1418"/>
        <w:rPr/>
      </w:pPr>
      <w:r>
        <w:rPr/>
        <w:t>9.2.3.207</w:t>
        <w:tab/>
        <w:t>TAI Slice Unavailable Cell List</w:t>
      </w:r>
    </w:p>
    <w:p>
      <w:pPr>
        <w:pStyle w:val="Normal"/>
        <w:widowControl w:val="false"/>
        <w:rPr/>
      </w:pPr>
      <w:r>
        <w:rPr/>
        <w:t>This IE is used by the NG-RAN to indicate resource configuration of a slice for the cells of the TA.</w:t>
      </w:r>
    </w:p>
    <w:tbl>
      <w:tblPr>
        <w:tblW w:w="903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1080"/>
        <w:gridCol w:w="1080"/>
        <w:gridCol w:w="1512"/>
        <w:gridCol w:w="3207"/>
      </w:tblGrid>
      <w:tr>
        <w:trPr>
          <w:tblHeader w:val="true"/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IE/Group Name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Presence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Range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IE type and reference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/>
            </w:pPr>
            <w:r>
              <w:rPr/>
              <w:t>Semantics description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>
                <w:b/>
                <w:b/>
                <w:bCs/>
                <w:lang w:eastAsia="ja-JP"/>
              </w:rPr>
            </w:pPr>
            <w:r>
              <w:rPr>
                <w:b/>
                <w:bCs/>
              </w:rPr>
              <w:t>TAI Slice Unavailable Cell Item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b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bCs/>
                <w:i/>
                <w:szCs w:val="18"/>
              </w:rPr>
              <w:t>1..&lt;maxnoofExtSliceItems&gt;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113" w:hanging="0"/>
              <w:rPr>
                <w:b/>
                <w:b/>
              </w:rPr>
            </w:pPr>
            <w:bookmarkStart w:id="1" w:name="_Hlk155376883"/>
            <w:bookmarkEnd w:id="1"/>
            <w:r>
              <w:rPr>
                <w:rFonts w:eastAsia="Batang;바탕"/>
              </w:rPr>
              <w:t>&gt;S-NSSAI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>
                <w:lang w:eastAsia="ja-JP"/>
              </w:rPr>
            </w:pPr>
            <w:r>
              <w:rPr>
                <w:lang w:eastAsia="ja-JP"/>
              </w:rPr>
              <w:t>M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9.2.3.21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ind w:start="113" w:hanging="0"/>
              <w:rPr>
                <w:rFonts w:eastAsia="Batang;바탕"/>
              </w:rPr>
            </w:pPr>
            <w:ins w:id="0" w:author="Nok-1" w:date="2024-01-05T19:54:00Z">
              <w:bookmarkStart w:id="2" w:name="_Hlk155391539"/>
              <w:bookmarkEnd w:id="2"/>
              <w:r>
                <w:rPr>
                  <w:rFonts w:eastAsia="Batang;바탕"/>
                </w:rPr>
                <w:t>&gt;C</w:t>
              </w:r>
            </w:ins>
            <w:ins w:id="1" w:author="Nok-1" w:date="2024-03-01T13:02:00Z">
              <w:r>
                <w:rPr>
                  <w:rFonts w:eastAsia="Batang;바탕"/>
                </w:rPr>
                <w:t>HOICE</w:t>
              </w:r>
            </w:ins>
            <w:ins w:id="2" w:author="Nok-1" w:date="2024-01-05T19:54:00Z">
              <w:r>
                <w:rPr>
                  <w:rFonts w:eastAsia="Batang;바탕"/>
                </w:rPr>
                <w:t xml:space="preserve"> </w:t>
              </w:r>
            </w:ins>
            <w:ins w:id="3" w:author="Nok-1" w:date="2024-01-05T19:54:00Z">
              <w:r>
                <w:rPr>
                  <w:rFonts w:eastAsia="Batang;바탕"/>
                  <w:i/>
                  <w:iCs/>
                </w:rPr>
                <w:t xml:space="preserve">Slice </w:t>
              </w:r>
            </w:ins>
            <w:ins w:id="4" w:author="Nok-1" w:date="2024-01-05T19:55:00Z">
              <w:r>
                <w:rPr>
                  <w:rFonts w:eastAsia="Batang;바탕"/>
                  <w:i/>
                  <w:iCs/>
                </w:rPr>
                <w:t xml:space="preserve">Cell </w:t>
              </w:r>
            </w:ins>
            <w:ins w:id="5" w:author="Nok-1" w:date="2024-01-05T19:54:00Z">
              <w:r>
                <w:rPr>
                  <w:rFonts w:eastAsia="Batang;바탕"/>
                  <w:i/>
                  <w:iCs/>
                </w:rPr>
                <w:t>Availability List</w:t>
              </w:r>
            </w:ins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>
                <w:lang w:eastAsia="ja-JP"/>
              </w:rPr>
            </w:pPr>
            <w:ins w:id="6" w:author="Nok-1" w:date="2024-01-05T19:54:00Z">
              <w:r>
                <w:rPr>
                  <w:lang w:eastAsia="ja-JP"/>
                </w:rPr>
                <w:t>M</w:t>
              </w:r>
            </w:ins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ind w:start="227" w:hanging="0"/>
              <w:rPr>
                <w:rFonts w:eastAsia="Batang;바탕"/>
              </w:rPr>
            </w:pPr>
            <w:ins w:id="7" w:author="Nok-1" w:date="2024-01-05T19:56:00Z">
              <w:r>
                <w:rPr>
                  <w:rFonts w:eastAsia="Batang;바탕"/>
                </w:rPr>
                <w:t>&gt;&gt;</w:t>
              </w:r>
            </w:ins>
            <w:ins w:id="8" w:author="Nok-1" w:date="2024-01-05T19:57:00Z">
              <w:r>
                <w:rPr>
                  <w:rFonts w:eastAsia="Batang;바탕"/>
                </w:rPr>
                <w:t xml:space="preserve"> </w:t>
              </w:r>
            </w:ins>
            <w:ins w:id="9" w:author="Nok-1" w:date="2024-01-05T19:57:00Z">
              <w:r>
                <w:rPr>
                  <w:rFonts w:eastAsia="Batang;바탕"/>
                  <w:i/>
                  <w:iCs/>
                </w:rPr>
                <w:t>Unavailable cell list</w:t>
              </w:r>
            </w:ins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overflowPunct w:val="false"/>
              <w:autoSpaceDE w:val="false"/>
              <w:ind w:start="340" w:hanging="0"/>
              <w:textAlignment w:val="baseline"/>
              <w:rPr>
                <w:rFonts w:eastAsia="Batang;바탕"/>
                <w:b/>
                <w:b/>
                <w:bCs/>
              </w:rPr>
            </w:pPr>
            <w:ins w:id="10" w:author="Nok-1" w:date="2024-01-05T23:51:00Z">
              <w:r>
                <w:rPr>
                  <w:rFonts w:eastAsia="SimSun;宋体"/>
                  <w:lang w:eastAsia="ja-JP"/>
                </w:rPr>
                <w:t>&gt;&gt;</w:t>
              </w:r>
            </w:ins>
            <w:r>
              <w:rPr>
                <w:rFonts w:eastAsia="SimSun;宋体"/>
                <w:lang w:eastAsia="ja-JP"/>
              </w:rPr>
              <w:t>&gt;Unavailable NR Cell List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rFonts w:eastAsia="Batang;바탕"/>
                <w:b/>
                <w:b/>
                <w:bCs/>
                <w:lang w:eastAsia="ja-JP"/>
              </w:rPr>
            </w:pPr>
            <w:r>
              <w:rPr>
                <w:rFonts w:eastAsia="Batang;바탕"/>
                <w:b/>
                <w:bCs/>
                <w:lang w:eastAsia="ja-JP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bCs/>
                <w:i/>
                <w:i/>
                <w:szCs w:val="18"/>
              </w:rPr>
            </w:pPr>
            <w:r>
              <w:rPr>
                <w:bCs/>
                <w:i/>
                <w:szCs w:val="18"/>
              </w:rPr>
              <w:t>1</w:t>
            </w:r>
            <w:del w:id="11" w:author="Nok-1" w:date="2024-02-06T19:29:00Z">
              <w:r>
                <w:rPr>
                  <w:bCs/>
                  <w:i/>
                  <w:szCs w:val="18"/>
                </w:rPr>
                <w:delText xml:space="preserve"> .. &lt; maxnoofCellsinNG-RAN node&gt;</w:delText>
              </w:r>
            </w:del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Left1cm"/>
              <w:rPr/>
            </w:pPr>
            <w:ins w:id="12" w:author="Nok-1" w:date="2024-01-05T23:52:00Z">
              <w:r>
                <w:rPr/>
                <w:t>&gt;&gt;</w:t>
              </w:r>
            </w:ins>
            <w:r>
              <w:rPr/>
              <w:t>&gt;&gt;NR-CGI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rPr>
                <w:lang w:eastAsia="ja-JP"/>
              </w:rPr>
            </w:pPr>
            <w:del w:id="13" w:author="Nok-1" w:date="2024-02-06T19:29:00Z">
              <w:r>
                <w:rPr>
                  <w:lang w:eastAsia="ja-JP"/>
                </w:rPr>
                <w:delText>M</w:delText>
              </w:r>
            </w:del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bCs/>
                <w:i/>
                <w:i/>
                <w:szCs w:val="18"/>
              </w:rPr>
            </w:pPr>
            <w:ins w:id="14" w:author="Nok-1" w:date="2024-02-06T19:29:00Z">
              <w:r>
                <w:rPr>
                  <w:bCs/>
                  <w:i/>
                  <w:szCs w:val="18"/>
                </w:rPr>
                <w:t>1 .. &lt; maxnoofCellsinNG-RAN node&gt;</w:t>
              </w:r>
            </w:ins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9.2.2.7</w:t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r>
              <w:rPr/>
              <w:t>Indicates the cells of the TAI configured with zero resources for the indicated slice.</w:t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ind w:start="227" w:hanging="0"/>
              <w:rPr>
                <w:rFonts w:eastAsia="Batang;바탕"/>
              </w:rPr>
            </w:pPr>
            <w:ins w:id="15" w:author="Nok-1" w:date="2024-01-05T23:59:00Z">
              <w:r>
                <w:rPr>
                  <w:rFonts w:eastAsia="Batang;바탕"/>
                </w:rPr>
                <w:t xml:space="preserve">&gt;&gt; </w:t>
              </w:r>
            </w:ins>
            <w:ins w:id="16" w:author="Nok-1" w:date="2024-01-06T00:00:00Z">
              <w:r>
                <w:rPr>
                  <w:rFonts w:eastAsia="Batang;바탕"/>
                  <w:i/>
                  <w:iCs/>
                </w:rPr>
                <w:t>A</w:t>
              </w:r>
            </w:ins>
            <w:ins w:id="17" w:author="Nok-1" w:date="2024-01-05T23:59:00Z">
              <w:r>
                <w:rPr>
                  <w:rFonts w:eastAsia="Batang;바탕"/>
                  <w:i/>
                  <w:iCs/>
                </w:rPr>
                <w:t>vailable cell list</w:t>
              </w:r>
            </w:ins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ind w:start="227" w:hanging="0"/>
              <w:rPr>
                <w:rFonts w:eastAsia="Batang;바탕"/>
              </w:rPr>
            </w:pPr>
            <w:r>
              <w:rPr>
                <w:rFonts w:eastAsia="Batang;바탕"/>
              </w:rPr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overflowPunct w:val="false"/>
              <w:autoSpaceDE w:val="false"/>
              <w:ind w:start="340" w:hanging="0"/>
              <w:textAlignment w:val="baseline"/>
              <w:rPr>
                <w:rFonts w:eastAsia="Batang;바탕"/>
                <w:b/>
                <w:b/>
                <w:bCs/>
              </w:rPr>
            </w:pPr>
            <w:ins w:id="18" w:author="Nok-1" w:date="2024-01-05T23:59:00Z">
              <w:r>
                <w:rPr>
                  <w:rFonts w:eastAsia="SimSun;宋体"/>
                  <w:lang w:eastAsia="ja-JP"/>
                </w:rPr>
                <w:t>&gt;&gt;&gt;</w:t>
              </w:r>
            </w:ins>
            <w:ins w:id="19" w:author="Nok-1" w:date="2024-01-06T00:01:00Z">
              <w:r>
                <w:rPr>
                  <w:rFonts w:eastAsia="SimSun;宋体"/>
                  <w:lang w:eastAsia="ja-JP"/>
                </w:rPr>
                <w:t>A</w:t>
              </w:r>
            </w:ins>
            <w:ins w:id="20" w:author="Nok-1" w:date="2024-01-05T23:59:00Z">
              <w:r>
                <w:rPr>
                  <w:rFonts w:eastAsia="SimSun;宋体"/>
                  <w:lang w:eastAsia="ja-JP"/>
                </w:rPr>
                <w:t>vailable NR Cell List</w:t>
              </w:r>
            </w:ins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rFonts w:eastAsia="Batang;바탕"/>
                <w:b/>
                <w:b/>
                <w:bCs/>
                <w:lang w:eastAsia="ja-JP"/>
              </w:rPr>
            </w:pPr>
            <w:r>
              <w:rPr>
                <w:rFonts w:eastAsia="Batang;바탕"/>
                <w:b/>
                <w:bCs/>
                <w:lang w:eastAsia="ja-JP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bCs/>
                <w:i/>
                <w:i/>
                <w:szCs w:val="18"/>
              </w:rPr>
            </w:pPr>
            <w:ins w:id="21" w:author="Nok-1" w:date="2024-02-06T19:26:00Z">
              <w:r>
                <w:rPr>
                  <w:bCs/>
                  <w:i/>
                  <w:szCs w:val="18"/>
                </w:rPr>
                <w:t xml:space="preserve">1 </w:t>
              </w:r>
            </w:ins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bCs/>
                <w:i/>
                <w:i/>
                <w:szCs w:val="18"/>
                <w:lang w:eastAsia="ja-JP"/>
              </w:rPr>
            </w:pPr>
            <w:r>
              <w:rPr>
                <w:bCs/>
                <w:i/>
                <w:szCs w:val="18"/>
                <w:lang w:eastAsia="ja-JP"/>
              </w:rPr>
            </w:r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</w:tr>
      <w:tr>
        <w:trPr>
          <w:cantSplit w:val="true"/>
        </w:trPr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Left1cm"/>
              <w:rPr/>
            </w:pPr>
            <w:ins w:id="22" w:author="Nok-1" w:date="2024-01-05T23:59:00Z">
              <w:r>
                <w:rPr/>
                <w:t>&gt;&gt;&gt;&gt;NR-CGI</w:t>
              </w:r>
            </w:ins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snapToGrid w:val="false"/>
              <w:rPr>
                <w:lang w:eastAsia="ja-JP"/>
              </w:rPr>
            </w:pPr>
            <w:r>
              <w:rPr>
                <w:lang w:eastAsia="ja-JP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bCs/>
                <w:i/>
                <w:i/>
                <w:szCs w:val="18"/>
              </w:rPr>
            </w:pPr>
            <w:ins w:id="23" w:author="Nok-1" w:date="2024-02-06T19:25:00Z">
              <w:r>
                <w:rPr>
                  <w:bCs/>
                  <w:i/>
                  <w:szCs w:val="18"/>
                </w:rPr>
                <w:t>1 .. &lt; maxnoofCellsinNG-RAN node&gt;</w:t>
              </w:r>
            </w:ins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ins w:id="24" w:author="Nok-1" w:date="2024-01-05T23:59:00Z">
              <w:r>
                <w:rPr>
                  <w:lang w:eastAsia="ja-JP"/>
                </w:rPr>
                <w:t>9.2.2.7</w:t>
              </w:r>
            </w:ins>
          </w:p>
        </w:tc>
        <w:tc>
          <w:tcPr>
            <w:tcW w:w="3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/>
            </w:pPr>
            <w:ins w:id="25" w:author="Nok-1" w:date="2024-01-05T23:59:00Z">
              <w:r>
                <w:rPr/>
                <w:t xml:space="preserve">Indicates the cells configured with </w:t>
              </w:r>
            </w:ins>
            <w:ins w:id="26" w:author="Nok-1" w:date="2024-01-06T00:02:00Z">
              <w:r>
                <w:rPr/>
                <w:t xml:space="preserve">more than </w:t>
              </w:r>
            </w:ins>
            <w:ins w:id="27" w:author="Nok-1" w:date="2024-01-05T23:59:00Z">
              <w:r>
                <w:rPr/>
                <w:t>zero resources for the indicated slice</w:t>
              </w:r>
            </w:ins>
            <w:ins w:id="28" w:author="Nok-1" w:date="2024-02-07T11:21:00Z">
              <w:r>
                <w:rPr/>
                <w:t xml:space="preserve"> in a TAI in which </w:t>
              </w:r>
            </w:ins>
            <w:ins w:id="29" w:author="Nok-1" w:date="2024-02-07T11:22:00Z">
              <w:r>
                <w:rPr/>
                <w:t>the other cells of the TAI</w:t>
              </w:r>
            </w:ins>
            <w:ins w:id="30" w:author="Nok-1" w:date="2024-02-07T11:21:00Z">
              <w:r>
                <w:rPr/>
                <w:t xml:space="preserve"> have been configured with zero resources</w:t>
              </w:r>
            </w:ins>
            <w:ins w:id="31" w:author="Nok-1" w:date="2024-01-05T23:59:00Z">
              <w:r>
                <w:rPr/>
                <w:t>.</w:t>
              </w:r>
            </w:ins>
          </w:p>
        </w:tc>
      </w:tr>
    </w:tbl>
    <w:p>
      <w:pPr>
        <w:pStyle w:val="Normal"/>
        <w:widowControl w:val="false"/>
        <w:rPr/>
      </w:pPr>
      <w:r>
        <w:rPr/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5670"/>
      </w:tblGrid>
      <w:tr>
        <w:trPr>
          <w:tblHeader w:val="true"/>
          <w:cantSplit w:val="true"/>
        </w:trPr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Range bound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H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>
                <w:lang w:eastAsia="ja-JP"/>
              </w:rPr>
              <w:t>Explanation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/>
              <w:t>maxnoofExtSliceItems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/>
              <w:t xml:space="preserve">Maximum no. of signalled slice support items. Value is </w:t>
            </w:r>
            <w:r>
              <w:rPr>
                <w:lang w:eastAsia="zh-CN"/>
              </w:rPr>
              <w:t>65535</w:t>
            </w:r>
            <w:r>
              <w:rPr/>
              <w:t xml:space="preserve">. 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/>
              <w:t>maxnoofCellsinNG-RAN node</w:t>
            </w:r>
          </w:p>
        </w:tc>
        <w:tc>
          <w:tcPr>
            <w:tcW w:w="5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L"/>
              <w:keepNext w:val="false"/>
              <w:keepLines w:val="false"/>
              <w:widowControl w:val="false"/>
              <w:rPr>
                <w:lang w:eastAsia="ja-JP"/>
              </w:rPr>
            </w:pPr>
            <w:r>
              <w:rPr/>
              <w:t>Maximum no. of cells of the TAI configured with zero resources for the indicated slice. Value is 16384.</w:t>
            </w:r>
          </w:p>
        </w:tc>
      </w:tr>
    </w:tbl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highlight w:val="yellow"/>
          <w:lang w:val="en-US" w:eastAsia="en-US"/>
        </w:rPr>
      </w:pPr>
      <w:r>
        <w:rPr>
          <w:rFonts w:eastAsia="Times New Roman" w:cs="Arial" w:ascii="Arial" w:hAnsi="Arial"/>
          <w:b/>
          <w:sz w:val="24"/>
          <w:highlight w:val="yellow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Heading3"/>
        <w:overflowPunct w:val="false"/>
        <w:autoSpaceDE w:val="false"/>
        <w:textAlignment w:val="baseline"/>
        <w:rPr>
          <w:rFonts w:eastAsia="SimSun;宋体"/>
          <w:lang w:eastAsia="ko-KR"/>
        </w:rPr>
      </w:pPr>
      <w:r>
        <w:rPr>
          <w:rFonts w:eastAsia="SimSun;宋体"/>
          <w:lang w:eastAsia="ko-KR"/>
        </w:rPr>
        <w:t>9.3.5</w:t>
        <w:tab/>
        <w:t>Information Element definitions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-- ASN1START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-- **************************************************************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--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-- Information Element Definitions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--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-- **************************************************************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XnAP-IEs {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itu-t (0) identified-organization (4) etsi (0) mobileDomain (0)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ngran-access (22) modules (3) xnap (2) version1 (1) xnap-IEs (2) }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DEFINITIONS AUTOMATIC TAGS ::=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BEGIN</w:t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TAISliceUnavailableCellList</w:t>
        <w:tab/>
        <w:t>::= SEQUENCE (SIZE(1..maxnoofExtSliceItems)) OF TAISliceUnavailableCellItem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TAISliceUnavailableCellItem ::= SEQUENCE {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ab/>
        <w:t>sNSSAI</w:t>
        <w:tab/>
        <w:tab/>
        <w:tab/>
        <w:tab/>
        <w:tab/>
        <w:t>S-NSSAI,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ab/>
      </w:r>
      <w:ins w:id="32" w:author="Nok-1" w:date="2024-01-02T23:16:00Z">
        <w:r>
          <w:rPr>
            <w:rFonts w:eastAsia="SimSun;宋体"/>
            <w:lang w:val="en-US" w:eastAsia="en-US"/>
          </w:rPr>
          <w:t>sliceAvailabilityList</w:t>
        </w:r>
      </w:ins>
      <w:del w:id="33" w:author="Nok-1" w:date="2024-01-02T23:16:00Z">
        <w:r>
          <w:rPr>
            <w:rFonts w:eastAsia="SimSun;宋体"/>
            <w:lang w:val="en-US" w:eastAsia="en-US"/>
          </w:rPr>
          <w:delText>unavailableNRCellList</w:delText>
        </w:r>
      </w:del>
      <w:r>
        <w:rPr>
          <w:rFonts w:eastAsia="SimSun;宋体"/>
          <w:lang w:val="en-US" w:eastAsia="en-US"/>
        </w:rPr>
        <w:tab/>
      </w:r>
      <w:ins w:id="34" w:author="Nok-1" w:date="2024-01-02T23:16:00Z">
        <w:r>
          <w:rPr>
            <w:rFonts w:eastAsia="SimSun;宋体"/>
            <w:lang w:val="en-US" w:eastAsia="en-US"/>
          </w:rPr>
          <w:t>SliceAvailability</w:t>
        </w:r>
      </w:ins>
      <w:del w:id="35" w:author="Nok-1" w:date="2024-01-02T23:17:00Z">
        <w:r>
          <w:rPr>
            <w:rFonts w:eastAsia="SimSun;宋体"/>
            <w:lang w:val="en-US" w:eastAsia="en-US"/>
          </w:rPr>
          <w:delText>UnavailableNRCell</w:delText>
        </w:r>
      </w:del>
      <w:r>
        <w:rPr>
          <w:rFonts w:eastAsia="SimSun;宋体"/>
          <w:lang w:val="en-US" w:eastAsia="en-US"/>
        </w:rPr>
        <w:t>List,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ab/>
        <w:t>iE-Extensions</w:t>
        <w:tab/>
        <w:tab/>
        <w:tab/>
        <w:t>ProtocolExtensionContainer { {TAISliceUnavailableCellItem-ExtIEs} }</w:t>
        <w:tab/>
        <w:t>OPTIONAL,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ab/>
        <w:t>...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}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TAISliceUnavailableCellItem-ExtIEs XNAP-PROTOCOL-EXTENSION ::= {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ab/>
        <w:t>...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}</w:t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38" w:author="Nok-1" w:date="2024-01-02T23:17:00Z"/>
        </w:rPr>
      </w:pPr>
      <w:ins w:id="36" w:author="Nok-1" w:date="2024-01-02T23:18:00Z">
        <w:r>
          <w:rPr>
            <w:rFonts w:eastAsia="SimSun;宋体"/>
            <w:lang w:val="en-US" w:eastAsia="en-US"/>
          </w:rPr>
          <w:t>SliceAvailabilityList</w:t>
        </w:r>
      </w:ins>
      <w:ins w:id="37" w:author="Nok-1" w:date="2024-01-02T23:17:00Z">
        <w:r>
          <w:rPr>
            <w:rFonts w:eastAsia="SimSun;宋体"/>
            <w:lang w:val="en-US" w:eastAsia="en-US"/>
          </w:rPr>
          <w:t xml:space="preserve"> ::= CHOICE {</w:t>
          <w:tab/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44" w:author="Nok-1" w:date="2024-01-02T23:17:00Z"/>
        </w:rPr>
      </w:pPr>
      <w:ins w:id="39" w:author="Nok-1" w:date="2024-01-02T23:17:00Z">
        <w:r>
          <w:rPr>
            <w:rFonts w:eastAsia="SimSun;宋体"/>
            <w:lang w:val="en-US" w:eastAsia="en-US"/>
          </w:rPr>
          <w:tab/>
        </w:r>
      </w:ins>
      <w:ins w:id="40" w:author="Nok-1" w:date="2024-01-02T23:18:00Z">
        <w:r>
          <w:rPr>
            <w:rFonts w:eastAsia="SimSun;宋体"/>
            <w:lang w:val="en-US" w:eastAsia="en-US"/>
          </w:rPr>
          <w:t>unavailableCellList</w:t>
        </w:r>
      </w:ins>
      <w:ins w:id="41" w:author="Nok-1" w:date="2024-01-02T23:17:00Z">
        <w:r>
          <w:rPr>
            <w:rFonts w:eastAsia="SimSun;宋体"/>
            <w:lang w:val="en-US" w:eastAsia="en-US"/>
          </w:rPr>
          <w:tab/>
          <w:tab/>
          <w:tab/>
        </w:r>
      </w:ins>
      <w:ins w:id="42" w:author="Nok-1" w:date="2024-01-02T23:18:00Z">
        <w:r>
          <w:rPr>
            <w:rFonts w:eastAsia="SimSun;宋体"/>
            <w:lang w:val="en-US" w:eastAsia="en-US"/>
          </w:rPr>
          <w:t>UnavailableCellList</w:t>
        </w:r>
      </w:ins>
      <w:ins w:id="43" w:author="Nok-1" w:date="2024-01-02T23:17:00Z">
        <w:r>
          <w:rPr>
            <w:rFonts w:eastAsia="SimSun;宋体"/>
            <w:lang w:val="en-US" w:eastAsia="en-US"/>
          </w:rPr>
          <w:t>,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50" w:author="Nok-1" w:date="2024-01-02T23:17:00Z"/>
        </w:rPr>
      </w:pPr>
      <w:ins w:id="45" w:author="Nok-1" w:date="2024-01-02T23:17:00Z">
        <w:r>
          <w:rPr>
            <w:rFonts w:eastAsia="SimSun;宋体"/>
            <w:lang w:val="en-US" w:eastAsia="en-US"/>
          </w:rPr>
          <w:tab/>
        </w:r>
      </w:ins>
      <w:ins w:id="46" w:author="Nok-1" w:date="2024-01-02T23:19:00Z">
        <w:r>
          <w:rPr>
            <w:rFonts w:eastAsia="SimSun;宋体"/>
            <w:lang w:val="en-US" w:eastAsia="en-US"/>
          </w:rPr>
          <w:t>availableCellList</w:t>
        </w:r>
      </w:ins>
      <w:ins w:id="47" w:author="Nok-1" w:date="2024-01-02T23:17:00Z">
        <w:r>
          <w:rPr>
            <w:rFonts w:eastAsia="SimSun;宋体"/>
            <w:lang w:val="en-US" w:eastAsia="en-US"/>
          </w:rPr>
          <w:tab/>
          <w:tab/>
          <w:tab/>
        </w:r>
      </w:ins>
      <w:ins w:id="48" w:author="Nok-1" w:date="2024-01-02T23:19:00Z">
        <w:r>
          <w:rPr>
            <w:rFonts w:eastAsia="SimSun;宋体"/>
            <w:lang w:val="en-US" w:eastAsia="en-US"/>
          </w:rPr>
          <w:t>AvailableCellList</w:t>
        </w:r>
      </w:ins>
      <w:ins w:id="49" w:author="Nok-1" w:date="2024-01-02T23:17:00Z">
        <w:r>
          <w:rPr>
            <w:rFonts w:eastAsia="SimSun;宋体"/>
            <w:lang w:val="en-US" w:eastAsia="en-US"/>
          </w:rPr>
          <w:t>,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52" w:author="Nok-1" w:date="2024-01-02T23:17:00Z"/>
        </w:rPr>
      </w:pPr>
      <w:ins w:id="51" w:author="Nok-1" w:date="2024-01-02T23:17:00Z">
        <w:r>
          <w:rPr>
            <w:rFonts w:eastAsia="SimSun;宋体"/>
            <w:lang w:val="en-US" w:eastAsia="en-US"/>
          </w:rPr>
          <w:tab/>
          <w:t>...,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56" w:author="Nok-1" w:date="2024-01-02T23:17:00Z"/>
        </w:rPr>
      </w:pPr>
      <w:ins w:id="53" w:author="Nok-1" w:date="2024-01-02T23:17:00Z">
        <w:r>
          <w:rPr>
            <w:rFonts w:eastAsia="SimSun;宋体"/>
            <w:lang w:val="en-US" w:eastAsia="en-US"/>
          </w:rPr>
          <w:tab/>
          <w:t>choice-extension</w:t>
          <w:tab/>
          <w:tab/>
          <w:t>ProtocolIE-Single-Container { {</w:t>
        </w:r>
      </w:ins>
      <w:ins w:id="54" w:author="Nok-1" w:date="2024-01-02T23:20:00Z">
        <w:r>
          <w:rPr>
            <w:rFonts w:eastAsia="SimSun;宋体"/>
            <w:lang w:val="en-US" w:eastAsia="en-US"/>
          </w:rPr>
          <w:t>SliceAvailabilityList</w:t>
        </w:r>
      </w:ins>
      <w:ins w:id="55" w:author="Nok-1" w:date="2024-01-02T23:17:00Z">
        <w:r>
          <w:rPr>
            <w:rFonts w:eastAsia="SimSun;宋体"/>
            <w:lang w:val="en-US" w:eastAsia="en-US"/>
          </w:rPr>
          <w:t>-ExtIEs} }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58" w:author="Nok-1" w:date="2024-01-02T23:17:00Z"/>
        </w:rPr>
      </w:pPr>
      <w:ins w:id="57" w:author="Nok-1" w:date="2024-01-02T23:17:00Z">
        <w:r>
          <w:rPr>
            <w:rFonts w:eastAsia="SimSun;宋体"/>
            <w:lang w:val="en-US" w:eastAsia="en-US"/>
          </w:rPr>
          <w:t>}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60" w:author="Nok-1" w:date="2024-01-02T23:17:00Z"/>
        </w:rPr>
      </w:pPr>
      <w:ins w:id="59" w:author="Nok-1" w:date="2024-01-02T23:17:00Z">
        <w:r>
          <w:rPr>
            <w:rFonts w:eastAsia="SimSun;宋体"/>
            <w:lang w:val="en-US" w:eastAsia="en-US"/>
          </w:rPr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62" w:author="Nok-1" w:date="2024-01-02T23:21:00Z"/>
        </w:rPr>
      </w:pPr>
      <w:ins w:id="61" w:author="Nok-1" w:date="2024-01-02T23:21:00Z">
        <w:r>
          <w:rPr>
            <w:rFonts w:eastAsia="SimSun;宋体"/>
            <w:lang w:val="en-US" w:eastAsia="en-US"/>
          </w:rPr>
          <w:t>SliceAvailabilityList-ExtIEs XNAP-PROTOCOL-IES ::= {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64" w:author="Nok-1" w:date="2024-01-02T23:21:00Z"/>
        </w:rPr>
      </w:pPr>
      <w:ins w:id="63" w:author="Nok-1" w:date="2024-01-02T23:21:00Z">
        <w:r>
          <w:rPr>
            <w:rFonts w:eastAsia="SimSun;宋体"/>
            <w:lang w:val="en-US" w:eastAsia="en-US"/>
          </w:rPr>
          <w:tab/>
          <w:t>...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66" w:author="Nok-1" w:date="2024-01-02T23:21:00Z"/>
        </w:rPr>
      </w:pPr>
      <w:ins w:id="65" w:author="Nok-1" w:date="2024-01-02T23:21:00Z">
        <w:r>
          <w:rPr>
            <w:rFonts w:eastAsia="SimSun;宋体"/>
            <w:lang w:val="en-US" w:eastAsia="en-US"/>
          </w:rPr>
          <w:t>}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68" w:author="Nok-1" w:date="2024-01-02T23:17:00Z"/>
        </w:rPr>
      </w:pPr>
      <w:ins w:id="67" w:author="Nok-1" w:date="2024-01-02T23:17:00Z">
        <w:r>
          <w:rPr>
            <w:rFonts w:eastAsia="SimSun;宋体"/>
            <w:lang w:val="en-US" w:eastAsia="en-US"/>
          </w:rPr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70" w:author="Nok-1" w:date="2024-01-02T23:17:00Z"/>
        </w:rPr>
      </w:pPr>
      <w:ins w:id="69" w:author="Nok-1" w:date="2024-01-02T23:17:00Z">
        <w:r>
          <w:rPr>
            <w:rFonts w:eastAsia="SimSun;宋体"/>
            <w:lang w:val="en-US" w:eastAsia="en-US"/>
          </w:rPr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72" w:author="Nok-1" w:date="2024-02-06T19:22:00Z"/>
        </w:rPr>
      </w:pPr>
      <w:ins w:id="71" w:author="Nok-1" w:date="2024-02-06T19:22:00Z">
        <w:r>
          <w:rPr>
            <w:rFonts w:eastAsia="SimSun;宋体"/>
            <w:lang w:val="en-US" w:eastAsia="en-US"/>
          </w:rPr>
          <w:t>AvailableCellList ::= SEQUENCE {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78" w:author="Nok-1" w:date="2024-02-06T19:22:00Z"/>
        </w:rPr>
      </w:pPr>
      <w:ins w:id="73" w:author="Nok-1" w:date="2024-02-06T19:22:00Z">
        <w:r>
          <w:rPr>
            <w:rFonts w:eastAsia="SimSun;宋体"/>
            <w:lang w:val="en-US" w:eastAsia="en-US"/>
          </w:rPr>
          <w:tab/>
        </w:r>
      </w:ins>
      <w:ins w:id="74" w:author="Nok-1" w:date="2024-02-06T19:24:00Z">
        <w:r>
          <w:rPr>
            <w:rFonts w:eastAsia="SimSun;宋体"/>
            <w:lang w:val="en-US" w:eastAsia="en-US"/>
          </w:rPr>
          <w:t>availableNRCellList</w:t>
        </w:r>
      </w:ins>
      <w:ins w:id="75" w:author="Nok-1" w:date="2024-02-06T19:22:00Z">
        <w:r>
          <w:rPr>
            <w:rFonts w:eastAsia="SimSun;宋体"/>
            <w:lang w:val="en-US" w:eastAsia="en-US"/>
          </w:rPr>
          <w:tab/>
          <w:tab/>
          <w:tab/>
          <w:tab/>
          <w:tab/>
        </w:r>
      </w:ins>
      <w:ins w:id="76" w:author="Nok-1" w:date="2024-02-06T19:24:00Z">
        <w:r>
          <w:rPr>
            <w:rFonts w:eastAsia="SimSun;宋体"/>
            <w:lang w:val="en-US" w:eastAsia="en-US"/>
          </w:rPr>
          <w:t>AvailableNRCellList</w:t>
        </w:r>
      </w:ins>
      <w:ins w:id="77" w:author="Nok-1" w:date="2024-02-06T19:22:00Z">
        <w:r>
          <w:rPr>
            <w:rFonts w:eastAsia="SimSun;宋体"/>
            <w:lang w:val="en-US" w:eastAsia="en-US"/>
          </w:rPr>
          <w:t>,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84" w:author="Nok-1" w:date="2024-02-06T19:22:00Z"/>
        </w:rPr>
      </w:pPr>
      <w:ins w:id="79" w:author="Nok-1" w:date="2024-02-06T19:22:00Z">
        <w:r>
          <w:rPr>
            <w:rFonts w:eastAsia="SimSun;宋体"/>
            <w:lang w:val="en-US" w:eastAsia="en-US"/>
          </w:rPr>
          <w:tab/>
          <w:t>iE-Extensions</w:t>
          <w:tab/>
          <w:tab/>
          <w:tab/>
          <w:t>ProtocolExtensionContainer { {</w:t>
        </w:r>
      </w:ins>
      <w:ins w:id="80" w:author="Nok-1" w:date="2024-02-06T19:24:00Z">
        <w:r>
          <w:rPr>
            <w:rFonts w:eastAsia="SimSun;宋体"/>
            <w:lang w:val="en-US" w:eastAsia="en-US"/>
          </w:rPr>
          <w:t>A</w:t>
        </w:r>
      </w:ins>
      <w:ins w:id="81" w:author="Nok-1" w:date="2024-02-06T19:22:00Z">
        <w:r>
          <w:rPr>
            <w:rFonts w:eastAsia="SimSun;宋体"/>
            <w:lang w:val="en-US" w:eastAsia="en-US"/>
          </w:rPr>
          <w:t>vailableCell</w:t>
        </w:r>
      </w:ins>
      <w:ins w:id="82" w:author="Nok-1" w:date="2024-02-06T19:24:00Z">
        <w:r>
          <w:rPr>
            <w:rFonts w:eastAsia="SimSun;宋体"/>
            <w:lang w:val="en-US" w:eastAsia="en-US"/>
          </w:rPr>
          <w:t>List</w:t>
        </w:r>
      </w:ins>
      <w:ins w:id="83" w:author="Nok-1" w:date="2024-02-06T19:22:00Z">
        <w:r>
          <w:rPr>
            <w:rFonts w:eastAsia="SimSun;宋体"/>
            <w:lang w:val="en-US" w:eastAsia="en-US"/>
          </w:rPr>
          <w:t>-ExtIEs} }</w:t>
          <w:tab/>
          <w:t>OPTIONAL,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86" w:author="Nok-1" w:date="2024-02-06T19:22:00Z"/>
        </w:rPr>
      </w:pPr>
      <w:ins w:id="85" w:author="Nok-1" w:date="2024-02-06T19:22:00Z">
        <w:r>
          <w:rPr>
            <w:rFonts w:eastAsia="SimSun;宋体"/>
            <w:lang w:val="en-US" w:eastAsia="en-US"/>
          </w:rPr>
          <w:tab/>
          <w:t>...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88" w:author="Nok-1" w:date="2024-02-06T19:22:00Z"/>
        </w:rPr>
      </w:pPr>
      <w:ins w:id="87" w:author="Nok-1" w:date="2024-02-06T19:22:00Z">
        <w:r>
          <w:rPr>
            <w:rFonts w:eastAsia="SimSun;宋体"/>
            <w:lang w:val="en-US" w:eastAsia="en-US"/>
          </w:rPr>
          <w:t>}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90" w:author="Nok-1" w:date="2024-02-06T19:22:00Z"/>
        </w:rPr>
      </w:pPr>
      <w:ins w:id="89" w:author="Nok-1" w:date="2024-02-06T19:22:00Z">
        <w:r>
          <w:rPr>
            <w:rFonts w:eastAsia="SimSun;宋体"/>
            <w:lang w:val="en-US" w:eastAsia="en-US"/>
          </w:rPr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95" w:author="Nok-1" w:date="2024-02-06T19:22:00Z"/>
        </w:rPr>
      </w:pPr>
      <w:ins w:id="91" w:author="Nok-1" w:date="2024-02-06T19:24:00Z">
        <w:r>
          <w:rPr>
            <w:rFonts w:eastAsia="SimSun;宋体"/>
            <w:lang w:val="en-US" w:eastAsia="en-US"/>
          </w:rPr>
          <w:t>A</w:t>
        </w:r>
      </w:ins>
      <w:ins w:id="92" w:author="Nok-1" w:date="2024-02-06T19:22:00Z">
        <w:r>
          <w:rPr>
            <w:rFonts w:eastAsia="SimSun;宋体"/>
            <w:lang w:val="en-US" w:eastAsia="en-US"/>
          </w:rPr>
          <w:t>vailableCell</w:t>
        </w:r>
      </w:ins>
      <w:ins w:id="93" w:author="Nok-1" w:date="2024-02-06T19:25:00Z">
        <w:r>
          <w:rPr>
            <w:rFonts w:eastAsia="SimSun;宋体"/>
            <w:lang w:val="en-US" w:eastAsia="en-US"/>
          </w:rPr>
          <w:t>List</w:t>
        </w:r>
      </w:ins>
      <w:ins w:id="94" w:author="Nok-1" w:date="2024-02-06T19:22:00Z">
        <w:r>
          <w:rPr>
            <w:rFonts w:eastAsia="SimSun;宋体"/>
            <w:lang w:val="en-US" w:eastAsia="en-US"/>
          </w:rPr>
          <w:t>-ExtIEs XNAP-PROTOCOL-EXTENSION ::= {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97" w:author="Nok-1" w:date="2024-02-06T19:22:00Z"/>
        </w:rPr>
      </w:pPr>
      <w:ins w:id="96" w:author="Nok-1" w:date="2024-02-06T19:22:00Z">
        <w:r>
          <w:rPr>
            <w:rFonts w:eastAsia="SimSun;宋体"/>
            <w:lang w:val="en-US" w:eastAsia="en-US"/>
          </w:rPr>
          <w:tab/>
          <w:t>...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99" w:author="Nok-1" w:date="2024-02-06T19:22:00Z"/>
        </w:rPr>
      </w:pPr>
      <w:ins w:id="98" w:author="Nok-1" w:date="2024-02-06T19:22:00Z">
        <w:r>
          <w:rPr>
            <w:rFonts w:eastAsia="SimSun;宋体"/>
            <w:lang w:val="en-US" w:eastAsia="en-US"/>
          </w:rPr>
          <w:t>}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02" w:author="Nok-1" w:date="2024-01-02T23:22:00Z"/>
        </w:rPr>
      </w:pPr>
      <w:ins w:id="100" w:author="Nok-1" w:date="2024-01-02T23:23:00Z">
        <w:r>
          <w:rPr>
            <w:rFonts w:eastAsia="SimSun;宋体"/>
            <w:lang w:val="en-US" w:eastAsia="en-US"/>
          </w:rPr>
          <w:t>A</w:t>
        </w:r>
      </w:ins>
      <w:ins w:id="101" w:author="Nok-1" w:date="2024-01-02T23:22:00Z">
        <w:r>
          <w:rPr>
            <w:rFonts w:eastAsia="SimSun;宋体"/>
            <w:lang w:val="en-US" w:eastAsia="en-US"/>
          </w:rPr>
          <w:t>vailableNRCellList ::= SEQUENCE (SIZE (1..maxnoofCellsinNG-RANnode)) OF NR-CGI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</w:r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04" w:author="Nok-1" w:date="2024-02-06T19:27:00Z"/>
        </w:rPr>
      </w:pPr>
      <w:ins w:id="103" w:author="Nok-1" w:date="2024-02-06T19:27:00Z">
        <w:r>
          <w:rPr>
            <w:rFonts w:eastAsia="SimSun;宋体"/>
            <w:lang w:val="en-US" w:eastAsia="en-US"/>
          </w:rPr>
          <w:t>UnavailableCellList ::= SEQUENCE {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06" w:author="Nok-1" w:date="2024-02-06T19:27:00Z"/>
        </w:rPr>
      </w:pPr>
      <w:ins w:id="105" w:author="Nok-1" w:date="2024-02-06T19:27:00Z">
        <w:r>
          <w:rPr>
            <w:rFonts w:eastAsia="SimSun;宋体"/>
            <w:lang w:val="en-US" w:eastAsia="en-US"/>
          </w:rPr>
          <w:tab/>
          <w:t>unavailableNRCellList</w:t>
          <w:tab/>
          <w:tab/>
          <w:tab/>
          <w:tab/>
          <w:tab/>
          <w:t>UnavailableNRCellList,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10" w:author="Nok-1" w:date="2024-02-06T19:27:00Z"/>
        </w:rPr>
      </w:pPr>
      <w:ins w:id="107" w:author="Nok-1" w:date="2024-02-06T19:27:00Z">
        <w:r>
          <w:rPr>
            <w:rFonts w:eastAsia="SimSun;宋体"/>
            <w:lang w:val="en-US" w:eastAsia="en-US"/>
          </w:rPr>
          <w:tab/>
          <w:t>iE-Extensions</w:t>
          <w:tab/>
          <w:tab/>
          <w:tab/>
          <w:t>ProtocolExtensionContainer { {</w:t>
        </w:r>
      </w:ins>
      <w:ins w:id="108" w:author="Nok-1" w:date="2024-02-06T19:28:00Z">
        <w:r>
          <w:rPr>
            <w:rFonts w:eastAsia="SimSun;宋体"/>
            <w:lang w:val="en-US" w:eastAsia="en-US"/>
          </w:rPr>
          <w:t>Una</w:t>
        </w:r>
      </w:ins>
      <w:ins w:id="109" w:author="Nok-1" w:date="2024-02-06T19:27:00Z">
        <w:r>
          <w:rPr>
            <w:rFonts w:eastAsia="SimSun;宋体"/>
            <w:lang w:val="en-US" w:eastAsia="en-US"/>
          </w:rPr>
          <w:t>vailableCellList-ExtIEs} }</w:t>
          <w:tab/>
          <w:t>OPTIONAL,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12" w:author="Nok-1" w:date="2024-02-06T19:27:00Z"/>
        </w:rPr>
      </w:pPr>
      <w:ins w:id="111" w:author="Nok-1" w:date="2024-02-06T19:27:00Z">
        <w:r>
          <w:rPr>
            <w:rFonts w:eastAsia="SimSun;宋体"/>
            <w:lang w:val="en-US" w:eastAsia="en-US"/>
          </w:rPr>
          <w:tab/>
          <w:t>...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14" w:author="Nok-1" w:date="2024-02-06T19:27:00Z"/>
        </w:rPr>
      </w:pPr>
      <w:ins w:id="113" w:author="Nok-1" w:date="2024-02-06T19:27:00Z">
        <w:r>
          <w:rPr>
            <w:rFonts w:eastAsia="SimSun;宋体"/>
            <w:lang w:val="en-US" w:eastAsia="en-US"/>
          </w:rPr>
          <w:t>}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16" w:author="Nok-1" w:date="2024-02-06T19:27:00Z"/>
        </w:rPr>
      </w:pPr>
      <w:ins w:id="115" w:author="Nok-1" w:date="2024-02-06T19:27:00Z">
        <w:r>
          <w:rPr>
            <w:rFonts w:eastAsia="SimSun;宋体"/>
            <w:lang w:val="en-US" w:eastAsia="en-US"/>
          </w:rPr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19" w:author="Nok-1" w:date="2024-02-06T19:27:00Z"/>
        </w:rPr>
      </w:pPr>
      <w:ins w:id="117" w:author="Nok-1" w:date="2024-02-06T19:28:00Z">
        <w:r>
          <w:rPr>
            <w:rFonts w:eastAsia="SimSun;宋体"/>
            <w:lang w:val="en-US" w:eastAsia="en-US"/>
          </w:rPr>
          <w:t>Una</w:t>
        </w:r>
      </w:ins>
      <w:ins w:id="118" w:author="Nok-1" w:date="2024-02-06T19:27:00Z">
        <w:r>
          <w:rPr>
            <w:rFonts w:eastAsia="SimSun;宋体"/>
            <w:lang w:val="en-US" w:eastAsia="en-US"/>
          </w:rPr>
          <w:t>vailableCellList-ExtIEs XNAP-PROTOCOL-EXTENSION ::= {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21" w:author="Nok-1" w:date="2024-02-06T19:27:00Z"/>
        </w:rPr>
      </w:pPr>
      <w:ins w:id="120" w:author="Nok-1" w:date="2024-02-06T19:27:00Z">
        <w:r>
          <w:rPr>
            <w:rFonts w:eastAsia="SimSun;宋体"/>
            <w:lang w:val="en-US" w:eastAsia="en-US"/>
          </w:rPr>
          <w:tab/>
          <w:t>...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23" w:author="Nok-1" w:date="2024-02-06T19:27:00Z"/>
        </w:rPr>
      </w:pPr>
      <w:ins w:id="122" w:author="Nok-1" w:date="2024-02-06T19:27:00Z">
        <w:r>
          <w:rPr>
            <w:rFonts w:eastAsia="SimSun;宋体"/>
            <w:lang w:val="en-US" w:eastAsia="en-US"/>
          </w:rPr>
          <w:t>}</w:t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  <w:ins w:id="125" w:author="Nok-1" w:date="2024-02-06T19:27:00Z"/>
        </w:rPr>
      </w:pPr>
      <w:ins w:id="124" w:author="Nok-1" w:date="2024-02-06T19:27:00Z">
        <w:r>
          <w:rPr>
            <w:rFonts w:eastAsia="SimSun;宋体"/>
            <w:lang w:val="en-US" w:eastAsia="en-US"/>
          </w:rPr>
        </w:r>
      </w:ins>
    </w:p>
    <w:p>
      <w:pPr>
        <w:pStyle w:val="PL"/>
        <w:overflowPunct w:val="false"/>
        <w:autoSpaceDE w:val="false"/>
        <w:textAlignment w:val="baseline"/>
        <w:rPr>
          <w:rFonts w:eastAsia="SimSun;宋体"/>
          <w:lang w:val="en-US" w:eastAsia="en-US"/>
        </w:rPr>
      </w:pPr>
      <w:r>
        <w:rPr>
          <w:rFonts w:eastAsia="SimSun;宋体"/>
          <w:lang w:val="en-US" w:eastAsia="en-US"/>
        </w:rPr>
        <w:t>UnavailableNRCellList ::= SEQUENCE (SIZE (1..maxnoofCellsinNG-RANnode)) OF NR-CGI</w:t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End of Changes &gt;&gt;&gt;&gt;&gt;&gt;&gt;&gt;&gt;&gt;&gt;&gt;&gt;&gt;&gt;&gt;&gt;&gt;&gt;&gt;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color w:val="FF0000"/>
          <w:sz w:val="16"/>
          <w:lang w:eastAsia="ko-KR"/>
        </w:rPr>
      </w:pPr>
      <w:r>
        <w:rPr>
          <w:rFonts w:eastAsia="Times New Roman" w:cs="Courier New" w:ascii="Courier New" w:hAnsi="Courier New"/>
          <w:color w:val="FF0000"/>
          <w:sz w:val="16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</w:r>
    </w:p>
    <w:p>
      <w:pPr>
        <w:pStyle w:val="Normal"/>
        <w:overflowPunct w:val="false"/>
        <w:autoSpaceDE w:val="false"/>
        <w:textAlignment w:val="baseline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1134" w:gutter="0" w:header="680" w:top="1418" w:footer="567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Calibri">
    <w:charset w:val="00" w:characterSet="windows-1252"/>
    <w:family w:val="swiss"/>
    <w:pitch w:val="variable"/>
  </w:font>
  <w:font w:name="ZapfDingbats">
    <w:altName w:val="Wingdings"/>
    <w:charset w:val="02"/>
    <w:family w:val="decorative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S LineDraw">
    <w:charset w:val="02"/>
    <w:family w:val="modern"/>
    <w:pitch w:val="default"/>
  </w:font>
  <w:font w:name="Times">
    <w:altName w:val="Times New Roman"/>
    <w:charset w:val="00" w:characterSet="windows-1252"/>
    <w:family w:val="roman"/>
    <w:pitch w:val="default"/>
  </w:font>
  <w:font w:name="Monotype Sorts">
    <w:altName w:val="Segoe UI Symbol"/>
    <w:charset w:val="02"/>
    <w:family w:val="auto"/>
    <w:pitch w:val="variable"/>
  </w:font>
  <w:font w:name="SimSun">
    <w:altName w:val="宋体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1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284"/>
        <w:tab w:val="right" w:pos="9639" w:leader="none"/>
      </w:tabs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840"/>
        </w:tabs>
        <w:ind w:start="1560" w:hanging="720"/>
      </w:pPr>
      <w:rPr>
        <w:rFonts w:ascii="Times New Roman" w:hAnsi="Times New Roman" w:eastAsia="SimSun;宋体" w:cs="Times New Roman"/>
      </w:rPr>
    </w:lvl>
  </w:abstractNum>
  <w:abstractNum w:abstractNumId="3">
    <w:lvl w:ilvl="0">
      <w:start w:val="1"/>
      <w:numFmt w:val="bullet"/>
      <w:lvlText w:val=""/>
      <w:lvlJc w:val="start"/>
      <w:pPr>
        <w:tabs>
          <w:tab w:val="num" w:pos="851"/>
        </w:tabs>
        <w:ind w:start="851" w:hanging="851"/>
      </w:pPr>
      <w:rPr>
        <w:rFonts w:ascii="ZapfDingbats" w:hAnsi="ZapfDingbats" w:cs="ZapfDingbats" w:hint="default"/>
        <w:sz w:val="20"/>
        <w:i w:val="false"/>
        <w:b/>
        <w:szCs w:val="20"/>
        <w:color w:val="70CEF5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28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180"/>
    </w:pPr>
    <w:rPr>
      <w:rFonts w:ascii="Times New Roman" w:hAnsi="Times New Roman" w:eastAsia="DengXian;等线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next w:val="Normal"/>
    <w:qFormat/>
    <w:pPr>
      <w:keepNext w:val="true"/>
      <w:keepLines/>
      <w:widowControl/>
      <w:numPr>
        <w:ilvl w:val="0"/>
        <w:numId w:val="1"/>
      </w:numPr>
      <w:pBdr>
        <w:top w:val="single" w:sz="12" w:space="3" w:color="000000"/>
      </w:pBdr>
      <w:bidi w:val="0"/>
      <w:spacing w:before="240" w:after="180"/>
      <w:ind w:start="1134" w:hanging="1134"/>
      <w:outlineLvl w:val="0"/>
    </w:pPr>
    <w:rPr>
      <w:rFonts w:ascii="Arial" w:hAnsi="Arial" w:eastAsia="DengXian;等线" w:cs="Arial"/>
      <w:color w:val="auto"/>
      <w:sz w:val="36"/>
      <w:szCs w:val="20"/>
      <w:lang w:val="en-GB" w:bidi="ar-SA" w:eastAsia="zh-CN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pBdr>
        <w:top w:val="nil"/>
      </w:pBdr>
      <w:spacing w:before="180" w:after="180"/>
      <w:outlineLvl w:val="1"/>
    </w:pPr>
    <w:rPr>
      <w:sz w:val="32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spacing w:before="120" w:after="180"/>
      <w:outlineLvl w:val="2"/>
    </w:pPr>
    <w:rPr>
      <w:sz w:val="28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ind w:start="1418" w:hanging="1418"/>
      <w:outlineLvl w:val="3"/>
    </w:pPr>
    <w:rPr>
      <w:sz w:val="24"/>
    </w:rPr>
  </w:style>
  <w:style w:type="paragraph" w:styleId="Heading5">
    <w:name w:val="Heading 5"/>
    <w:basedOn w:val="Heading4"/>
    <w:next w:val="Normal"/>
    <w:qFormat/>
    <w:pPr>
      <w:numPr>
        <w:ilvl w:val="4"/>
        <w:numId w:val="1"/>
      </w:numPr>
      <w:ind w:start="1701" w:hanging="1701"/>
      <w:outlineLvl w:val="4"/>
    </w:pPr>
    <w:rPr>
      <w:sz w:val="22"/>
    </w:rPr>
  </w:style>
  <w:style w:type="paragraph" w:styleId="Heading6">
    <w:name w:val="Heading 6"/>
    <w:basedOn w:val="H6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6"/>
    <w:next w:val="Normal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1"/>
    <w:next w:val="Normal"/>
    <w:qFormat/>
    <w:pPr>
      <w:numPr>
        <w:ilvl w:val="7"/>
        <w:numId w:val="1"/>
      </w:numPr>
      <w:ind w:start="0" w:hanging="0"/>
      <w:outlineLvl w:val="7"/>
    </w:pPr>
    <w:rPr/>
  </w:style>
  <w:style w:type="paragraph" w:styleId="Heading9">
    <w:name w:val="Heading 9"/>
    <w:basedOn w:val="Heading8"/>
    <w:next w:val="Normal"/>
    <w:qFormat/>
    <w:pPr>
      <w:numPr>
        <w:ilvl w:val="8"/>
        <w:numId w:val="1"/>
      </w:numPr>
      <w:outlineLvl w:val="8"/>
    </w:pPr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eastAsia="SimSun;宋体" w:cs="Times New Roman"/>
    </w:rPr>
  </w:style>
  <w:style w:type="character" w:styleId="WW8Num13z1">
    <w:name w:val="WW8Num13z1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sz w:val="18"/>
    </w:rPr>
  </w:style>
  <w:style w:type="character" w:styleId="WW8Num21z0">
    <w:name w:val="WW8Num21z0"/>
    <w:qFormat/>
    <w:rPr>
      <w:rFonts w:ascii="Times New Roman" w:hAnsi="Times New Roman" w:eastAsia="MS Mincho;ＭＳ 明朝" w:cs="Times New Roman"/>
    </w:rPr>
  </w:style>
  <w:style w:type="character" w:styleId="WW8Num21z1">
    <w:name w:val="WW8Num21z1"/>
    <w:qFormat/>
    <w:rPr>
      <w:rFonts w:ascii="Wingdings" w:hAnsi="Wingdings" w:cs="Wingdings"/>
    </w:rPr>
  </w:style>
  <w:style w:type="character" w:styleId="WW8Num22z0">
    <w:name w:val="WW8Num22z0"/>
    <w:qFormat/>
    <w:rPr>
      <w:rFonts w:ascii="Arial" w:hAnsi="Arial" w:cs="Arial"/>
      <w:sz w:val="16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Arial" w:hAnsi="Arial" w:eastAsia="MS Mincho;ＭＳ 明朝" w:cs="Arial"/>
    </w:rPr>
  </w:style>
  <w:style w:type="character" w:styleId="WW8Num23z1">
    <w:name w:val="WW8Num23z1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Times New Roman" w:hAnsi="Times New Roman" w:eastAsia="SimSun;宋体" w:cs="Times New Roman"/>
    </w:rPr>
  </w:style>
  <w:style w:type="character" w:styleId="WW8Num27z0">
    <w:name w:val="WW8Num27z0"/>
    <w:qFormat/>
    <w:rPr>
      <w:rFonts w:ascii="Calibri" w:hAnsi="Calibri" w:cs="Calibri"/>
    </w:rPr>
  </w:style>
  <w:style w:type="character" w:styleId="WW8Num27z1">
    <w:name w:val="WW8Num27z1"/>
    <w:qFormat/>
    <w:rPr>
      <w:rFonts w:ascii="Wingdings" w:hAnsi="Wingdings" w:cs="Wingdings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eastAsia="Times New Roman" w:cs="Aria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Arial" w:hAnsi="Arial" w:eastAsia="Times New Roman" w:cs="Aria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Times New Roman" w:hAnsi="Times New Roman" w:cs="Times New Roman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Arial" w:hAnsi="Arial" w:cs="Arial"/>
      <w:sz w:val="16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5z0">
    <w:name w:val="WW8Num35z0"/>
    <w:qFormat/>
    <w:rPr>
      <w:rFonts w:ascii="Times New Roman" w:hAnsi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ascii="Times New Roman" w:hAnsi="Times New Roman" w:eastAsia="MS Mincho;ＭＳ 明朝" w:cs="Times New Roman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Arial" w:hAnsi="Arial" w:eastAsia="Times New Roman" w:cs="Aria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39z3">
    <w:name w:val="WW8Num39z3"/>
    <w:qFormat/>
    <w:rPr>
      <w:rFonts w:ascii="Symbol" w:hAnsi="Symbol" w:cs="Symbol"/>
    </w:rPr>
  </w:style>
  <w:style w:type="character" w:styleId="WW8Num40z0">
    <w:name w:val="WW8Num40z0"/>
    <w:qFormat/>
    <w:rPr>
      <w:rFonts w:ascii="Arial" w:hAnsi="Arial" w:eastAsia="Times New Roman" w:cs="Aria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1z0">
    <w:name w:val="WW8Num41z0"/>
    <w:qFormat/>
    <w:rPr>
      <w:rFonts w:ascii="ZapfDingbats;Wingdings" w:hAnsi="ZapfDingbats;Wingdings" w:cs="ZapfDingbats;Wingdings"/>
      <w:b/>
      <w:i w:val="false"/>
      <w:color w:val="70CEF5"/>
      <w:sz w:val="20"/>
      <w:szCs w:val="20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Times New Roman" w:hAnsi="Times New Roman" w:cs="Times New Roman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St3z0">
    <w:name w:val="WW8NumSt3z0"/>
    <w:qFormat/>
    <w:rPr>
      <w:rFonts w:ascii="Symbol" w:hAnsi="Symbol" w:cs="Symbol"/>
    </w:rPr>
  </w:style>
  <w:style w:type="character" w:styleId="WW8NumSt4z0">
    <w:name w:val="WW8NumSt4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b/>
      <w:sz w:val="16"/>
      <w:vertAlign w:val="superscript"/>
    </w:rPr>
  </w:style>
  <w:style w:type="character" w:styleId="ZGSM">
    <w:name w:val="ZGSM"/>
    <w:qFormat/>
    <w:rPr/>
  </w:style>
  <w:style w:type="character" w:styleId="InternetLink">
    <w:name w:val="Hyperlink"/>
    <w:rPr>
      <w:color w:val="0000FF"/>
      <w:u w:val="single"/>
    </w:rPr>
  </w:style>
  <w:style w:type="character" w:styleId="CommentReference">
    <w:name w:val="Comment Reference"/>
    <w:qFormat/>
    <w:rPr>
      <w:sz w:val="16"/>
    </w:rPr>
  </w:style>
  <w:style w:type="character" w:styleId="VisitedInternetLink">
    <w:name w:val="FollowedHyperlink"/>
    <w:rPr>
      <w:color w:val="800080"/>
      <w:u w:val="single"/>
    </w:rPr>
  </w:style>
  <w:style w:type="character" w:styleId="B1Char">
    <w:name w:val="B1 Char"/>
    <w:qFormat/>
    <w:rPr>
      <w:rFonts w:ascii="Times New Roman" w:hAnsi="Times New Roman" w:cs="Times New Roman"/>
      <w:lang w:val="en-GB"/>
    </w:rPr>
  </w:style>
  <w:style w:type="character" w:styleId="TFZchn">
    <w:name w:val="TF Zchn"/>
    <w:qFormat/>
    <w:rPr>
      <w:rFonts w:ascii="Arial" w:hAnsi="Arial" w:cs="Arial"/>
      <w:b/>
      <w:lang w:val="en-GB"/>
    </w:rPr>
  </w:style>
  <w:style w:type="character" w:styleId="THChar">
    <w:name w:val="TH Char"/>
    <w:qFormat/>
    <w:rPr>
      <w:rFonts w:ascii="Arial" w:hAnsi="Arial" w:cs="Arial"/>
      <w:b/>
      <w:lang w:val="en-GB"/>
    </w:rPr>
  </w:style>
  <w:style w:type="character" w:styleId="Msoins">
    <w:name w:val="msoins"/>
    <w:qFormat/>
    <w:rPr/>
  </w:style>
  <w:style w:type="character" w:styleId="TALChar">
    <w:name w:val="TAL Char"/>
    <w:qFormat/>
    <w:rPr>
      <w:rFonts w:ascii="Arial" w:hAnsi="Arial" w:cs="Arial"/>
      <w:sz w:val="18"/>
      <w:lang w:val="en-GB"/>
    </w:rPr>
  </w:style>
  <w:style w:type="character" w:styleId="Emphasis">
    <w:name w:val="Emphasis"/>
    <w:qFormat/>
    <w:rPr>
      <w:i/>
      <w:iCs/>
    </w:rPr>
  </w:style>
  <w:style w:type="character" w:styleId="TAHChar">
    <w:name w:val="TAH Char"/>
    <w:qFormat/>
    <w:rPr>
      <w:rFonts w:ascii="Arial" w:hAnsi="Arial" w:cs="Arial"/>
      <w:b/>
      <w:sz w:val="18"/>
      <w:lang w:val="en-GB"/>
    </w:rPr>
  </w:style>
  <w:style w:type="character" w:styleId="TACChar">
    <w:name w:val="TAC Char"/>
    <w:qFormat/>
    <w:rPr/>
  </w:style>
  <w:style w:type="character" w:styleId="PLChar">
    <w:name w:val="PL Char"/>
    <w:qFormat/>
    <w:rPr>
      <w:rFonts w:ascii="Courier New" w:hAnsi="Courier New" w:cs="Courier New"/>
      <w:sz w:val="16"/>
      <w:lang w:val="en-GB" w:eastAsia="en-US" w:bidi="ar-SA"/>
    </w:rPr>
  </w:style>
  <w:style w:type="character" w:styleId="EditorsNoteChar">
    <w:name w:val="Editor's Note Char"/>
    <w:qFormat/>
    <w:rPr>
      <w:rFonts w:ascii="Times New Roman" w:hAnsi="Times New Roman" w:cs="Times New Roman"/>
      <w:color w:val="FF0000"/>
      <w:lang w:val="en-GB"/>
    </w:rPr>
  </w:style>
  <w:style w:type="character" w:styleId="StandardZchn">
    <w:name w:val="Standard Zchn"/>
    <w:qFormat/>
    <w:rPr>
      <w:rFonts w:ascii="Times New Roman" w:hAnsi="Times New Roman" w:cs="Times New Roman"/>
      <w:szCs w:val="22"/>
      <w:lang w:val="en-GB"/>
    </w:rPr>
  </w:style>
  <w:style w:type="character" w:styleId="BodyTextChar">
    <w:name w:val="Body Text Char"/>
    <w:qFormat/>
    <w:rPr>
      <w:rFonts w:ascii="Times New Roman" w:hAnsi="Times New Roman" w:cs="Times New Roman"/>
    </w:rPr>
  </w:style>
  <w:style w:type="character" w:styleId="TALCar">
    <w:name w:val="TAL Car"/>
    <w:qFormat/>
    <w:rPr>
      <w:rFonts w:ascii="Arial" w:hAnsi="Arial" w:cs="Arial"/>
      <w:sz w:val="18"/>
      <w:lang w:val="en-GB" w:bidi="ar-SA"/>
    </w:rPr>
  </w:style>
  <w:style w:type="character" w:styleId="Msoins1">
    <w:name w:val="msoins1"/>
    <w:qFormat/>
    <w:rPr/>
  </w:style>
  <w:style w:type="character" w:styleId="TFChar">
    <w:name w:val="TF Char"/>
    <w:qFormat/>
    <w:rPr>
      <w:rFonts w:ascii="Arial" w:hAnsi="Arial" w:eastAsia="SimSun;宋体" w:cs="Arial"/>
      <w:b/>
      <w:lang w:val="en-GB" w:bidi="ar-SA"/>
    </w:rPr>
  </w:style>
  <w:style w:type="character" w:styleId="CommentTextChar">
    <w:name w:val="Comment Text Char"/>
    <w:qFormat/>
    <w:rPr>
      <w:rFonts w:ascii="Times New Roman" w:hAnsi="Times New Roman" w:cs="Times New Roman"/>
      <w:lang w:val="en-GB"/>
    </w:rPr>
  </w:style>
  <w:style w:type="character" w:styleId="TALLeft100cmCharChar">
    <w:name w:val="TAL + Left:  1;00 cm Char Char"/>
    <w:qFormat/>
    <w:rPr>
      <w:rFonts w:ascii="Arial" w:hAnsi="Arial" w:cs="Arial"/>
      <w:sz w:val="18"/>
      <w:lang w:val="en-GB"/>
    </w:rPr>
  </w:style>
  <w:style w:type="character" w:styleId="B1Zchn">
    <w:name w:val="B1 Zchn"/>
    <w:qFormat/>
    <w:rPr>
      <w:lang w:val="en-GB" w:bidi="ar-SA"/>
    </w:rPr>
  </w:style>
  <w:style w:type="character" w:styleId="DocumentMapChar">
    <w:name w:val="Document Map Char"/>
    <w:qFormat/>
    <w:rPr>
      <w:rFonts w:ascii="Tahoma" w:hAnsi="Tahoma" w:cs="Tahoma"/>
      <w:shd w:fill="000080" w:val="clear"/>
      <w:lang w:val="en-GB"/>
    </w:rPr>
  </w:style>
  <w:style w:type="character" w:styleId="TAHCar">
    <w:name w:val="TAH Car"/>
    <w:qFormat/>
    <w:rPr>
      <w:rFonts w:ascii="Arial" w:hAnsi="Arial" w:cs="Arial"/>
      <w:b/>
      <w:sz w:val="18"/>
      <w:lang w:val="en-GB"/>
    </w:rPr>
  </w:style>
  <w:style w:type="character" w:styleId="Heading3Char">
    <w:name w:val="Heading 3 Char"/>
    <w:qFormat/>
    <w:rPr>
      <w:rFonts w:ascii="Arial" w:hAnsi="Arial" w:eastAsia="SimSun;宋体" w:cs="Arial"/>
      <w:color w:val="0000FF"/>
      <w:kern w:val="2"/>
      <w:sz w:val="28"/>
      <w:lang w:val="en-GB" w:bidi="ar-SA"/>
    </w:rPr>
  </w:style>
  <w:style w:type="character" w:styleId="NOChar">
    <w:name w:val="NO Char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B2Char">
    <w:name w:val="B2 Char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PlainTextChar">
    <w:name w:val="Plain Text Char"/>
    <w:qFormat/>
    <w:rPr>
      <w:rFonts w:ascii="Courier New" w:hAnsi="Courier New" w:eastAsia="MS Mincho;ＭＳ 明朝" w:cs="Courier New"/>
      <w:lang w:val="nb-NO"/>
    </w:rPr>
  </w:style>
  <w:style w:type="character" w:styleId="BodyTextIndentChar">
    <w:name w:val="Body Text Indent Char"/>
    <w:qFormat/>
    <w:rPr>
      <w:rFonts w:ascii="Times New Roman" w:hAnsi="Times New Roman" w:eastAsia="MS Mincho;ＭＳ 明朝" w:cs="Times New Roman"/>
      <w:lang w:val="en-GB"/>
    </w:rPr>
  </w:style>
  <w:style w:type="character" w:styleId="QuotationZchn">
    <w:name w:val="Quotation Zchn"/>
    <w:qFormat/>
    <w:rPr>
      <w:rFonts w:ascii="Arial" w:hAnsi="Arial" w:eastAsia="SimSun;宋体" w:cs="Arial"/>
      <w:color w:val="0000FF"/>
      <w:kern w:val="2"/>
      <w:szCs w:val="22"/>
      <w:lang w:val="en-GB" w:bidi="ar-SA"/>
    </w:rPr>
  </w:style>
  <w:style w:type="character" w:styleId="EditorsNoteZchn">
    <w:name w:val="Editor's Note Zchn"/>
    <w:qFormat/>
    <w:rPr>
      <w:rFonts w:ascii="Arial" w:hAnsi="Arial" w:eastAsia="SimSun;宋体" w:cs="Arial"/>
      <w:color w:val="FF0000"/>
      <w:kern w:val="2"/>
      <w:lang w:val="en-GB" w:bidi="ar-SA"/>
    </w:rPr>
  </w:style>
  <w:style w:type="character" w:styleId="Heading2Char">
    <w:name w:val="Heading 2 Char"/>
    <w:qFormat/>
    <w:rPr>
      <w:rFonts w:ascii="Arial" w:hAnsi="Arial" w:cs="Arial"/>
      <w:sz w:val="32"/>
      <w:lang w:val="en-GB"/>
    </w:rPr>
  </w:style>
  <w:style w:type="character" w:styleId="Heading3Char1">
    <w:name w:val="Heading 3 Char1"/>
    <w:qFormat/>
    <w:rPr>
      <w:rFonts w:ascii="Arial" w:hAnsi="Arial" w:cs="Arial"/>
      <w:sz w:val="28"/>
      <w:lang w:val="en-GB"/>
    </w:rPr>
  </w:style>
  <w:style w:type="character" w:styleId="Head2AChar">
    <w:name w:val="Head2A Char"/>
    <w:qFormat/>
    <w:rPr>
      <w:rFonts w:ascii="Arial" w:hAnsi="Arial" w:eastAsia="MS Mincho;ＭＳ 明朝" w:cs="Arial"/>
      <w:color w:val="0000FF"/>
      <w:kern w:val="2"/>
      <w:sz w:val="32"/>
      <w:lang w:val="en-GB" w:bidi="ar-SA"/>
    </w:rPr>
  </w:style>
  <w:style w:type="character" w:styleId="CharChar">
    <w:name w:val="Char Char"/>
    <w:qFormat/>
    <w:rPr>
      <w:rFonts w:ascii="Arial" w:hAnsi="Arial" w:eastAsia="MS Mincho;ＭＳ 明朝" w:cs="Arial"/>
      <w:color w:val="0000FF"/>
      <w:kern w:val="2"/>
      <w:lang w:val="en-GB" w:bidi="ar-SA"/>
    </w:rPr>
  </w:style>
  <w:style w:type="character" w:styleId="B1Char1">
    <w:name w:val="B1 Char1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Msoins0">
    <w:name w:val="msoins0"/>
    <w:qFormat/>
    <w:rPr>
      <w:rFonts w:ascii="Arial" w:hAnsi="Arial" w:eastAsia="SimSun;宋体" w:cs="Arial"/>
      <w:color w:val="0000FF"/>
      <w:kern w:val="2"/>
      <w:lang w:val="en-US" w:eastAsia="zh-CN" w:bidi="ar-SA"/>
    </w:rPr>
  </w:style>
  <w:style w:type="character" w:styleId="StrongEmphasis">
    <w:name w:val="Strong Emphasis"/>
    <w:qFormat/>
    <w:rPr>
      <w:rFonts w:ascii="Arial" w:hAnsi="Arial" w:eastAsia="SimSun;宋体" w:cs="Arial"/>
      <w:b/>
      <w:bCs/>
      <w:color w:val="0000FF"/>
      <w:kern w:val="2"/>
      <w:lang w:val="en-US" w:eastAsia="zh-CN" w:bidi="ar-SA"/>
    </w:rPr>
  </w:style>
  <w:style w:type="character" w:styleId="Doctext2Char">
    <w:name w:val="Doc-text2 Char"/>
    <w:qFormat/>
    <w:rPr>
      <w:rFonts w:ascii="Arial" w:hAnsi="Arial" w:eastAsia="SimSun;宋体" w:cs="Arial"/>
      <w:color w:val="0000FF"/>
      <w:kern w:val="2"/>
      <w:lang w:eastAsia="zh-CN"/>
    </w:rPr>
  </w:style>
  <w:style w:type="character" w:styleId="TFleftCharChar">
    <w:name w:val="TF;left Char Char"/>
    <w:qFormat/>
    <w:rPr>
      <w:rFonts w:ascii="Arial" w:hAnsi="Arial" w:eastAsia="SimSun;宋体" w:cs="Arial"/>
      <w:b/>
      <w:color w:val="0000FF"/>
      <w:kern w:val="2"/>
      <w:lang w:val="en-GB" w:bidi="ar-SA"/>
    </w:rPr>
  </w:style>
  <w:style w:type="character" w:styleId="CharChar2">
    <w:name w:val="Char Char2"/>
    <w:qFormat/>
    <w:rPr>
      <w:rFonts w:ascii="Times New Roman" w:hAnsi="Times New Roman" w:eastAsia="MS Mincho;ＭＳ 明朝" w:cs="Times New Roman"/>
      <w:lang w:val="en-GB"/>
    </w:rPr>
  </w:style>
  <w:style w:type="character" w:styleId="H6Char">
    <w:name w:val="H6 Char"/>
    <w:qFormat/>
    <w:rPr>
      <w:rFonts w:ascii="Arial" w:hAnsi="Arial" w:cs="Arial"/>
      <w:lang w:val="en-GB"/>
    </w:rPr>
  </w:style>
  <w:style w:type="character" w:styleId="EXChar">
    <w:name w:val="EX Char"/>
    <w:qFormat/>
    <w:rPr>
      <w:rFonts w:ascii="Times New Roman" w:hAnsi="Times New Roman" w:cs="Times New Roman"/>
      <w:lang w:val="en-GB"/>
    </w:rPr>
  </w:style>
  <w:style w:type="character" w:styleId="B2Car">
    <w:name w:val="B2 Car"/>
    <w:qFormat/>
    <w:rPr>
      <w:rFonts w:ascii="Times New Roman" w:hAnsi="Times New Roman" w:cs="Times New Roman"/>
      <w:lang w:val="en-GB"/>
    </w:rPr>
  </w:style>
  <w:style w:type="character" w:styleId="B3Char">
    <w:name w:val="B3 Char"/>
    <w:qFormat/>
    <w:rPr>
      <w:rFonts w:ascii="Times New Roman" w:hAnsi="Times New Roman" w:cs="Times New Roman"/>
      <w:lang w:val="en-GB"/>
    </w:rPr>
  </w:style>
  <w:style w:type="character" w:styleId="Style5">
    <w:name w:val="首标题"/>
    <w:qFormat/>
    <w:rPr>
      <w:rFonts w:ascii="Arial" w:hAnsi="Arial" w:eastAsia="SimSun;宋体" w:cs="Arial"/>
      <w:sz w:val="24"/>
      <w:lang w:val="en-US" w:eastAsia="zh-CN" w:bidi="ar-SA"/>
    </w:rPr>
  </w:style>
  <w:style w:type="character" w:styleId="HeaderChar">
    <w:name w:val="Header Char"/>
    <w:qFormat/>
    <w:rPr>
      <w:rFonts w:ascii="Arial" w:hAnsi="Arial" w:cs="Arial"/>
      <w:b/>
      <w:sz w:val="18"/>
      <w:lang w:val="en-GB" w:eastAsia="en-US" w:bidi="ar-SA"/>
    </w:rPr>
  </w:style>
  <w:style w:type="character" w:styleId="CRCoverPageZchn">
    <w:name w:val="CR Cover Page Zchn"/>
    <w:qFormat/>
    <w:rPr>
      <w:rFonts w:ascii="Arial" w:hAnsi="Arial" w:cs="Arial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GB"/>
    </w:rPr>
  </w:style>
  <w:style w:type="character" w:styleId="CommentSubjectChar">
    <w:name w:val="Comment Subject Char"/>
    <w:qFormat/>
    <w:rPr>
      <w:rFonts w:ascii="Times New Roman" w:hAnsi="Times New Roman" w:cs="Times New Roman"/>
      <w:b/>
      <w:bCs/>
      <w:lang w:val="en-GB"/>
    </w:rPr>
  </w:style>
  <w:style w:type="character" w:styleId="FootnoteTextChar">
    <w:name w:val="Footnote Text Char"/>
    <w:qFormat/>
    <w:rPr>
      <w:rFonts w:ascii="Times New Roman" w:hAnsi="Times New Roman" w:cs="Times New Roman"/>
      <w:sz w:val="16"/>
      <w:lang w:val="en-GB"/>
    </w:rPr>
  </w:style>
  <w:style w:type="character" w:styleId="FooterChar">
    <w:name w:val="Footer Char"/>
    <w:qFormat/>
    <w:rPr>
      <w:rFonts w:ascii="Arial" w:hAnsi="Arial" w:cs="Arial"/>
      <w:b/>
      <w:i/>
      <w:sz w:val="18"/>
      <w:lang w:val="en-GB" w:eastAsia="en-US"/>
    </w:rPr>
  </w:style>
  <w:style w:type="character" w:styleId="HTMLPreformattedChar">
    <w:name w:val="HTML Preformatted Char"/>
    <w:qFormat/>
    <w:rPr>
      <w:rFonts w:ascii="Courier New" w:hAnsi="Courier New" w:eastAsia="Times New Roman" w:cs="Courier New"/>
      <w:lang w:val="en-US"/>
    </w:rPr>
  </w:style>
  <w:style w:type="character" w:styleId="UnresolvedMention">
    <w:name w:val="Unresolved Mention"/>
    <w:qFormat/>
    <w:rPr>
      <w:color w:val="808080"/>
      <w:shd w:fill="E6E6E6" w:val="clear"/>
    </w:rPr>
  </w:style>
  <w:style w:type="character" w:styleId="Heading1Char">
    <w:name w:val="Heading 1 Char"/>
    <w:qFormat/>
    <w:rPr>
      <w:rFonts w:ascii="Arial" w:hAnsi="Arial" w:cs="Arial"/>
      <w:sz w:val="36"/>
      <w:lang w:val="en-GB"/>
    </w:rPr>
  </w:style>
  <w:style w:type="character" w:styleId="Heading4Char">
    <w:name w:val="Heading 4 Char"/>
    <w:qFormat/>
    <w:rPr>
      <w:rFonts w:ascii="Arial" w:hAnsi="Arial" w:cs="Arial"/>
      <w:sz w:val="24"/>
      <w:lang w:val="en-GB"/>
    </w:rPr>
  </w:style>
  <w:style w:type="character" w:styleId="Heading5Char">
    <w:name w:val="Heading 5 Char"/>
    <w:qFormat/>
    <w:rPr>
      <w:rFonts w:ascii="Arial" w:hAnsi="Arial" w:cs="Arial"/>
      <w:sz w:val="22"/>
      <w:lang w:val="en-GB"/>
    </w:rPr>
  </w:style>
  <w:style w:type="character" w:styleId="NOZchn">
    <w:name w:val="NO Zchn"/>
    <w:qFormat/>
    <w:rPr>
      <w:rFonts w:ascii="Times New Roman" w:hAnsi="Times New Roman" w:cs="Times New Roman"/>
      <w:lang w:val="en-GB"/>
    </w:rPr>
  </w:style>
  <w:style w:type="character" w:styleId="ListParagraphChar">
    <w:name w:val="List Paragraph Char"/>
    <w:qFormat/>
    <w:rPr>
      <w:rFonts w:ascii="Times New Roman" w:hAnsi="Times New Roman" w:cs="Times New Roman"/>
      <w:lang w:val="en-GB"/>
    </w:rPr>
  </w:style>
  <w:style w:type="character" w:styleId="B4Char">
    <w:name w:val="B4 Char"/>
    <w:qFormat/>
    <w:rPr>
      <w:rFonts w:ascii="Times New Roman" w:hAnsi="Times New Roman" w:cs="Times New Roman"/>
      <w:lang w:val="en-GB"/>
    </w:rPr>
  </w:style>
  <w:style w:type="character" w:styleId="UnresolvedMention1">
    <w:name w:val="Unresolved Mention1"/>
    <w:qFormat/>
    <w:rPr>
      <w:color w:val="808080"/>
      <w:shd w:fill="E6E6E6" w:val="clear"/>
    </w:rPr>
  </w:style>
  <w:style w:type="character" w:styleId="Heading6Char">
    <w:name w:val="Heading 6 Char"/>
    <w:qFormat/>
    <w:rPr>
      <w:rFonts w:ascii="Arial" w:hAnsi="Arial" w:cs="Arial"/>
      <w:lang w:val="en-GB"/>
    </w:rPr>
  </w:style>
  <w:style w:type="character" w:styleId="Heading7Char">
    <w:name w:val="Heading 7 Char"/>
    <w:qFormat/>
    <w:rPr>
      <w:rFonts w:ascii="Arial" w:hAnsi="Arial" w:cs="Arial"/>
      <w:lang w:val="en-GB"/>
    </w:rPr>
  </w:style>
  <w:style w:type="character" w:styleId="Heading8Char">
    <w:name w:val="Heading 8 Char"/>
    <w:qFormat/>
    <w:rPr>
      <w:rFonts w:ascii="Arial" w:hAnsi="Arial" w:cs="Arial"/>
      <w:sz w:val="36"/>
      <w:lang w:val="en-GB"/>
    </w:rPr>
  </w:style>
  <w:style w:type="character" w:styleId="Heading9Char">
    <w:name w:val="Heading 9 Char"/>
    <w:qFormat/>
    <w:rPr>
      <w:rFonts w:ascii="Arial" w:hAnsi="Arial" w:cs="Arial"/>
      <w:sz w:val="36"/>
      <w:lang w:val="en-GB"/>
    </w:rPr>
  </w:style>
  <w:style w:type="character" w:styleId="UnresolvedMention2">
    <w:name w:val="Unresolved Mention2"/>
    <w:qFormat/>
    <w:rPr>
      <w:color w:val="808080"/>
      <w:shd w:fill="E6E6E6" w:val="clear"/>
    </w:rPr>
  </w:style>
  <w:style w:type="character" w:styleId="Mention">
    <w:name w:val="Mention"/>
    <w:qFormat/>
    <w:rPr>
      <w:color w:val="2B579A"/>
      <w:shd w:fill="E6E6E6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overflowPunct w:val="false"/>
      <w:autoSpaceDE w:val="false"/>
      <w:textAlignment w:val="baseline"/>
    </w:pPr>
    <w:rPr>
      <w:lang w:val="en-US"/>
    </w:rPr>
  </w:style>
  <w:style w:type="paragraph" w:styleId="List">
    <w:name w:val="List"/>
    <w:basedOn w:val="Normal"/>
    <w:pPr>
      <w:ind w:start="568" w:hanging="284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6">
    <w:name w:val="H6"/>
    <w:basedOn w:val="Heading5"/>
    <w:next w:val="Normal"/>
    <w:qFormat/>
    <w:pPr>
      <w:numPr>
        <w:ilvl w:val="0"/>
        <w:numId w:val="0"/>
      </w:numPr>
      <w:ind w:start="1985" w:hanging="1985"/>
      <w:outlineLvl w:val="9"/>
    </w:pPr>
    <w:rPr>
      <w:sz w:val="20"/>
    </w:rPr>
  </w:style>
  <w:style w:type="paragraph" w:styleId="Contents1">
    <w:name w:val="TOC 1"/>
    <w:pPr>
      <w:keepNext w:val="true"/>
      <w:keepLines/>
      <w:widowControl w:val="false"/>
      <w:tabs>
        <w:tab w:val="clear" w:pos="284"/>
        <w:tab w:val="right" w:pos="9639" w:leader="dot"/>
      </w:tabs>
      <w:bidi w:val="0"/>
      <w:spacing w:before="120" w:after="0"/>
      <w:ind w:start="567" w:end="425" w:hanging="567"/>
    </w:pPr>
    <w:rPr>
      <w:rFonts w:ascii="Times New Roman" w:hAnsi="Times New Roman" w:eastAsia="DengXian;等线" w:cs="Times New Roman"/>
      <w:color w:val="auto"/>
      <w:sz w:val="22"/>
      <w:szCs w:val="20"/>
      <w:lang w:val="en-GB" w:eastAsia="en-US" w:bidi="ar-SA"/>
    </w:rPr>
  </w:style>
  <w:style w:type="paragraph" w:styleId="Contents8">
    <w:name w:val="TOC 8"/>
    <w:basedOn w:val="Contents1"/>
    <w:pPr>
      <w:spacing w:before="180" w:after="0"/>
      <w:ind w:start="2693" w:end="425" w:hanging="2693"/>
    </w:pPr>
    <w:rPr>
      <w:b/>
    </w:rPr>
  </w:style>
  <w:style w:type="paragraph" w:styleId="ZT">
    <w:name w:val="ZT"/>
    <w:qFormat/>
    <w:pPr>
      <w:widowControl w:val="false"/>
      <w:bidi w:val="0"/>
      <w:spacing w:lineRule="atLeast" w:line="240"/>
      <w:jc w:val="end"/>
    </w:pPr>
    <w:rPr>
      <w:rFonts w:ascii="Arial" w:hAnsi="Arial" w:eastAsia="DengXian;等线" w:cs="Arial"/>
      <w:b/>
      <w:color w:val="auto"/>
      <w:sz w:val="34"/>
      <w:szCs w:val="20"/>
      <w:lang w:val="en-GB" w:bidi="ar-SA" w:eastAsia="zh-CN"/>
    </w:rPr>
  </w:style>
  <w:style w:type="paragraph" w:styleId="Contents2">
    <w:name w:val="TOC 2"/>
    <w:basedOn w:val="Contents1"/>
    <w:pPr>
      <w:keepNext w:val="false"/>
      <w:spacing w:before="0" w:after="0"/>
      <w:ind w:start="851" w:end="425" w:hanging="851"/>
    </w:pPr>
    <w:rPr>
      <w:sz w:val="20"/>
    </w:rPr>
  </w:style>
  <w:style w:type="paragraph" w:styleId="Contents3">
    <w:name w:val="TOC 3"/>
    <w:basedOn w:val="Contents2"/>
    <w:pPr>
      <w:ind w:start="1134" w:end="425" w:hanging="1134"/>
    </w:pPr>
    <w:rPr/>
  </w:style>
  <w:style w:type="paragraph" w:styleId="Contents4">
    <w:name w:val="TOC 4"/>
    <w:basedOn w:val="Contents3"/>
    <w:pPr>
      <w:ind w:start="1418" w:end="425" w:hanging="1418"/>
    </w:pPr>
    <w:rPr/>
  </w:style>
  <w:style w:type="paragraph" w:styleId="Contents5">
    <w:name w:val="TOC 5"/>
    <w:basedOn w:val="Contents4"/>
    <w:pPr>
      <w:ind w:start="1701" w:end="425" w:hanging="1701"/>
    </w:pPr>
    <w:rPr/>
  </w:style>
  <w:style w:type="paragraph" w:styleId="Index1">
    <w:name w:val="Index 1"/>
    <w:basedOn w:val="Normal"/>
    <w:pPr>
      <w:keepLines/>
      <w:spacing w:before="0" w:after="0"/>
    </w:pPr>
    <w:rPr/>
  </w:style>
  <w:style w:type="paragraph" w:styleId="Index2">
    <w:name w:val="Index 2"/>
    <w:basedOn w:val="Index1"/>
    <w:pPr>
      <w:ind w:start="284" w:hanging="0"/>
    </w:pPr>
    <w:rPr/>
  </w:style>
  <w:style w:type="paragraph" w:styleId="ZH">
    <w:name w:val="ZH"/>
    <w:qFormat/>
    <w:pPr>
      <w:widowControl w:val="false"/>
      <w:bidi w:val="0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TT">
    <w:name w:val="TT"/>
    <w:basedOn w:val="Heading1"/>
    <w:next w:val="Normal"/>
    <w:qFormat/>
    <w:pPr>
      <w:numPr>
        <w:ilvl w:val="0"/>
        <w:numId w:val="0"/>
      </w:numPr>
      <w:ind w:start="1134" w:hanging="1134"/>
      <w:outlineLvl w:val="9"/>
    </w:pPr>
    <w:rPr/>
  </w:style>
  <w:style w:type="paragraph" w:styleId="ListNumber">
    <w:name w:val="List Number"/>
    <w:basedOn w:val="List"/>
    <w:qFormat/>
    <w:pPr/>
    <w:rPr/>
  </w:style>
  <w:style w:type="paragraph" w:styleId="ListNumber2">
    <w:name w:val="List Number 2"/>
    <w:basedOn w:val="ListNumber"/>
    <w:qFormat/>
    <w:pPr>
      <w:ind w:start="851" w:hanging="284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284"/>
        <w:tab w:val="center" w:pos="4819" w:leader="none"/>
        <w:tab w:val="right" w:pos="9638" w:leader="none"/>
      </w:tabs>
    </w:pPr>
    <w:rPr/>
  </w:style>
  <w:style w:type="paragraph" w:styleId="Header">
    <w:name w:val="Header"/>
    <w:pPr>
      <w:widowControl w:val="false"/>
      <w:bidi w:val="0"/>
    </w:pPr>
    <w:rPr>
      <w:rFonts w:ascii="Arial" w:hAnsi="Arial" w:eastAsia="DengXian;等线" w:cs="Arial"/>
      <w:b/>
      <w:color w:val="auto"/>
      <w:sz w:val="18"/>
      <w:szCs w:val="20"/>
      <w:lang w:val="en-GB" w:eastAsia="en-US" w:bidi="ar-SA"/>
    </w:rPr>
  </w:style>
  <w:style w:type="paragraph" w:styleId="Footnote">
    <w:name w:val="Footnote Text"/>
    <w:basedOn w:val="Normal"/>
    <w:pPr>
      <w:keepLines/>
      <w:spacing w:before="0" w:after="0"/>
      <w:ind w:start="454" w:hanging="454"/>
    </w:pPr>
    <w:rPr>
      <w:sz w:val="16"/>
    </w:rPr>
  </w:style>
  <w:style w:type="paragraph" w:styleId="TAL">
    <w:name w:val="TAL"/>
    <w:basedOn w:val="Normal"/>
    <w:qFormat/>
    <w:pPr>
      <w:keepNext w:val="true"/>
      <w:keepLines/>
      <w:spacing w:before="0" w:after="0"/>
    </w:pPr>
    <w:rPr>
      <w:rFonts w:ascii="Arial" w:hAnsi="Arial" w:cs="Arial"/>
      <w:sz w:val="18"/>
    </w:rPr>
  </w:style>
  <w:style w:type="paragraph" w:styleId="TAC">
    <w:name w:val="TAC"/>
    <w:basedOn w:val="TAL"/>
    <w:qFormat/>
    <w:pPr>
      <w:jc w:val="center"/>
    </w:pPr>
    <w:rPr/>
  </w:style>
  <w:style w:type="paragraph" w:styleId="TAH">
    <w:name w:val="TAH"/>
    <w:basedOn w:val="TAC"/>
    <w:qFormat/>
    <w:pPr/>
    <w:rPr>
      <w:b/>
    </w:rPr>
  </w:style>
  <w:style w:type="paragraph" w:styleId="TH">
    <w:name w:val="TH"/>
    <w:basedOn w:val="Normal"/>
    <w:qFormat/>
    <w:pPr>
      <w:keepNext w:val="true"/>
      <w:keepLines/>
      <w:spacing w:before="60" w:after="180"/>
      <w:jc w:val="center"/>
    </w:pPr>
    <w:rPr>
      <w:rFonts w:ascii="Arial" w:hAnsi="Arial" w:cs="Arial"/>
      <w:b/>
    </w:rPr>
  </w:style>
  <w:style w:type="paragraph" w:styleId="TF">
    <w:name w:val="TF"/>
    <w:basedOn w:val="TH"/>
    <w:qFormat/>
    <w:pPr>
      <w:keepNext w:val="false"/>
      <w:spacing w:before="0" w:after="240"/>
    </w:pPr>
    <w:rPr/>
  </w:style>
  <w:style w:type="paragraph" w:styleId="NO">
    <w:name w:val="NO"/>
    <w:basedOn w:val="Normal"/>
    <w:qFormat/>
    <w:pPr>
      <w:keepLines/>
      <w:ind w:start="1135" w:hanging="851"/>
    </w:pPr>
    <w:rPr/>
  </w:style>
  <w:style w:type="paragraph" w:styleId="Contents9">
    <w:name w:val="TOC 9"/>
    <w:basedOn w:val="Contents8"/>
    <w:pPr>
      <w:ind w:start="1418" w:end="425" w:hanging="1418"/>
    </w:pPr>
    <w:rPr/>
  </w:style>
  <w:style w:type="paragraph" w:styleId="EX">
    <w:name w:val="EX"/>
    <w:basedOn w:val="Normal"/>
    <w:qFormat/>
    <w:pPr>
      <w:keepLines/>
      <w:ind w:start="1702" w:hanging="1418"/>
    </w:pPr>
    <w:rPr/>
  </w:style>
  <w:style w:type="paragraph" w:styleId="FP">
    <w:name w:val="FP"/>
    <w:basedOn w:val="Normal"/>
    <w:qFormat/>
    <w:pPr>
      <w:spacing w:before="0" w:after="0"/>
    </w:pPr>
    <w:rPr/>
  </w:style>
  <w:style w:type="paragraph" w:styleId="LD">
    <w:name w:val="LD"/>
    <w:qFormat/>
    <w:pPr>
      <w:keepNext w:val="true"/>
      <w:keepLines/>
      <w:widowControl/>
      <w:bidi w:val="0"/>
      <w:spacing w:lineRule="exact" w:line="180"/>
    </w:pPr>
    <w:rPr>
      <w:rFonts w:ascii="MS LineDraw" w:hAnsi="MS LineDraw" w:eastAsia="DengXian;等线" w:cs="MS LineDraw"/>
      <w:color w:val="auto"/>
      <w:sz w:val="20"/>
      <w:szCs w:val="20"/>
      <w:lang w:val="en-GB" w:eastAsia="en-US" w:bidi="ar-SA"/>
    </w:rPr>
  </w:style>
  <w:style w:type="paragraph" w:styleId="NW">
    <w:name w:val="NW"/>
    <w:basedOn w:val="NO"/>
    <w:qFormat/>
    <w:pPr>
      <w:spacing w:before="0" w:after="0"/>
    </w:pPr>
    <w:rPr/>
  </w:style>
  <w:style w:type="paragraph" w:styleId="EW">
    <w:name w:val="EW"/>
    <w:basedOn w:val="EX"/>
    <w:qFormat/>
    <w:pPr>
      <w:spacing w:before="0" w:after="0"/>
    </w:pPr>
    <w:rPr/>
  </w:style>
  <w:style w:type="paragraph" w:styleId="Contents6">
    <w:name w:val="TOC 6"/>
    <w:basedOn w:val="Contents5"/>
    <w:next w:val="Normal"/>
    <w:pPr>
      <w:ind w:start="1985" w:end="425" w:hanging="1985"/>
    </w:pPr>
    <w:rPr/>
  </w:style>
  <w:style w:type="paragraph" w:styleId="Contents7">
    <w:name w:val="TOC 7"/>
    <w:basedOn w:val="Contents6"/>
    <w:next w:val="Normal"/>
    <w:pPr>
      <w:ind w:start="2268" w:end="425" w:hanging="2268"/>
    </w:pPr>
    <w:rPr/>
  </w:style>
  <w:style w:type="paragraph" w:styleId="ListBullet">
    <w:name w:val="List Bullet"/>
    <w:basedOn w:val="List"/>
    <w:qFormat/>
    <w:pPr/>
    <w:rPr/>
  </w:style>
  <w:style w:type="paragraph" w:styleId="ListBullet2">
    <w:name w:val="List Bullet 2"/>
    <w:basedOn w:val="ListBullet"/>
    <w:qFormat/>
    <w:pPr>
      <w:ind w:start="851" w:hanging="284"/>
    </w:pPr>
    <w:rPr/>
  </w:style>
  <w:style w:type="paragraph" w:styleId="ListBullet3">
    <w:name w:val="List Bullet 3"/>
    <w:basedOn w:val="ListBullet2"/>
    <w:qFormat/>
    <w:pPr>
      <w:ind w:start="1135" w:hanging="284"/>
    </w:pPr>
    <w:rPr/>
  </w:style>
  <w:style w:type="paragraph" w:styleId="EQ">
    <w:name w:val="EQ"/>
    <w:basedOn w:val="Normal"/>
    <w:next w:val="Normal"/>
    <w:qFormat/>
    <w:pPr>
      <w:keepLines/>
    </w:pPr>
    <w:rPr>
      <w:lang w:val="en-US" w:eastAsia="en-US"/>
    </w:rPr>
  </w:style>
  <w:style w:type="paragraph" w:styleId="NF">
    <w:name w:val="NF"/>
    <w:basedOn w:val="NO"/>
    <w:qFormat/>
    <w:pPr>
      <w:keepNext w:val="true"/>
      <w:spacing w:before="0" w:after="0"/>
    </w:pPr>
    <w:rPr>
      <w:rFonts w:ascii="Arial" w:hAnsi="Arial" w:cs="Arial"/>
      <w:sz w:val="18"/>
    </w:rPr>
  </w:style>
  <w:style w:type="paragraph" w:styleId="PL">
    <w:name w:val="PL"/>
    <w:qFormat/>
    <w:pPr>
      <w:widowControl/>
      <w:tabs>
        <w:tab w:val="clear" w:pos="284"/>
        <w:tab w:val="left" w:pos="384" w:leader="none"/>
        <w:tab w:val="left" w:pos="768" w:leader="none"/>
        <w:tab w:val="left" w:pos="1152" w:leader="none"/>
        <w:tab w:val="left" w:pos="1536" w:leader="none"/>
        <w:tab w:val="left" w:pos="1920" w:leader="none"/>
        <w:tab w:val="left" w:pos="2304" w:leader="none"/>
        <w:tab w:val="left" w:pos="2688" w:leader="none"/>
        <w:tab w:val="left" w:pos="3072" w:leader="none"/>
        <w:tab w:val="left" w:pos="3456" w:leader="none"/>
        <w:tab w:val="left" w:pos="3840" w:leader="none"/>
        <w:tab w:val="left" w:pos="4224" w:leader="none"/>
        <w:tab w:val="left" w:pos="4608" w:leader="none"/>
        <w:tab w:val="left" w:pos="4992" w:leader="none"/>
        <w:tab w:val="left" w:pos="5376" w:leader="none"/>
        <w:tab w:val="left" w:pos="5760" w:leader="none"/>
        <w:tab w:val="left" w:pos="6144" w:leader="none"/>
        <w:tab w:val="left" w:pos="6528" w:leader="none"/>
        <w:tab w:val="left" w:pos="6912" w:leader="none"/>
        <w:tab w:val="left" w:pos="7296" w:leader="none"/>
        <w:tab w:val="left" w:pos="7680" w:leader="none"/>
        <w:tab w:val="left" w:pos="8064" w:leader="none"/>
        <w:tab w:val="left" w:pos="8448" w:leader="none"/>
        <w:tab w:val="left" w:pos="8832" w:leader="none"/>
        <w:tab w:val="left" w:pos="9216" w:leader="none"/>
      </w:tabs>
      <w:bidi w:val="0"/>
    </w:pPr>
    <w:rPr>
      <w:rFonts w:ascii="Courier New" w:hAnsi="Courier New" w:eastAsia="DengXian;等线" w:cs="Courier New"/>
      <w:color w:val="auto"/>
      <w:sz w:val="16"/>
      <w:szCs w:val="20"/>
      <w:lang w:val="en-GB" w:eastAsia="en-US" w:bidi="ar-SA"/>
    </w:rPr>
  </w:style>
  <w:style w:type="paragraph" w:styleId="TAR">
    <w:name w:val="TAR"/>
    <w:basedOn w:val="TAL"/>
    <w:qFormat/>
    <w:pPr>
      <w:jc w:val="end"/>
    </w:pPr>
    <w:rPr/>
  </w:style>
  <w:style w:type="paragraph" w:styleId="TAN">
    <w:name w:val="TAN"/>
    <w:basedOn w:val="TAL"/>
    <w:qFormat/>
    <w:pPr>
      <w:ind w:start="851" w:hanging="851"/>
    </w:pPr>
    <w:rPr/>
  </w:style>
  <w:style w:type="paragraph" w:styleId="ZA">
    <w:name w:val="ZA"/>
    <w:qFormat/>
    <w:pPr>
      <w:widowControl w:val="false"/>
      <w:pBdr>
        <w:bottom w:val="single" w:sz="12" w:space="1" w:color="000000"/>
      </w:pBdr>
      <w:bidi w:val="0"/>
      <w:jc w:val="end"/>
    </w:pPr>
    <w:rPr>
      <w:rFonts w:ascii="Arial" w:hAnsi="Arial" w:eastAsia="DengXian;等线" w:cs="Arial"/>
      <w:color w:val="auto"/>
      <w:sz w:val="40"/>
      <w:szCs w:val="20"/>
      <w:lang w:val="en-GB" w:eastAsia="en-US" w:bidi="ar-SA"/>
    </w:rPr>
  </w:style>
  <w:style w:type="paragraph" w:styleId="ZB">
    <w:name w:val="ZB"/>
    <w:qFormat/>
    <w:pPr>
      <w:widowControl w:val="false"/>
      <w:bidi w:val="0"/>
      <w:ind w:end="28" w:hanging="0"/>
      <w:jc w:val="end"/>
    </w:pPr>
    <w:rPr>
      <w:rFonts w:ascii="Arial" w:hAnsi="Arial" w:eastAsia="DengXian;等线" w:cs="Arial"/>
      <w:i/>
      <w:color w:val="auto"/>
      <w:sz w:val="20"/>
      <w:szCs w:val="20"/>
      <w:lang w:val="en-GB" w:eastAsia="en-US" w:bidi="ar-SA"/>
    </w:rPr>
  </w:style>
  <w:style w:type="paragraph" w:styleId="ZD">
    <w:name w:val="ZD"/>
    <w:qFormat/>
    <w:pPr>
      <w:widowControl w:val="false"/>
      <w:bidi w:val="0"/>
    </w:pPr>
    <w:rPr>
      <w:rFonts w:ascii="Arial" w:hAnsi="Arial" w:eastAsia="DengXian;等线" w:cs="Arial"/>
      <w:color w:val="auto"/>
      <w:sz w:val="32"/>
      <w:szCs w:val="20"/>
      <w:lang w:val="en-GB" w:eastAsia="en-US" w:bidi="ar-SA"/>
    </w:rPr>
  </w:style>
  <w:style w:type="paragraph" w:styleId="ZU">
    <w:name w:val="ZU"/>
    <w:qFormat/>
    <w:pPr>
      <w:widowControl w:val="false"/>
      <w:pBdr>
        <w:top w:val="single" w:sz="12" w:space="1" w:color="000000"/>
      </w:pBdr>
      <w:bidi w:val="0"/>
      <w:jc w:val="end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ZV">
    <w:name w:val="ZV"/>
    <w:basedOn w:val="ZU"/>
    <w:qFormat/>
    <w:pPr/>
    <w:rPr/>
  </w:style>
  <w:style w:type="paragraph" w:styleId="List2">
    <w:name w:val="List Bullet 3"/>
    <w:basedOn w:val="List"/>
    <w:pPr>
      <w:ind w:start="851" w:hanging="284"/>
    </w:pPr>
    <w:rPr/>
  </w:style>
  <w:style w:type="paragraph" w:styleId="ZG">
    <w:name w:val="ZG"/>
    <w:qFormat/>
    <w:pPr>
      <w:widowControl w:val="false"/>
      <w:bidi w:val="0"/>
      <w:jc w:val="end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List3">
    <w:name w:val="List Bullet 4"/>
    <w:basedOn w:val="List2"/>
    <w:pPr>
      <w:ind w:start="1135" w:hanging="284"/>
    </w:pPr>
    <w:rPr/>
  </w:style>
  <w:style w:type="paragraph" w:styleId="List4">
    <w:name w:val="List Bullet 5"/>
    <w:basedOn w:val="List3"/>
    <w:pPr>
      <w:ind w:start="1418" w:hanging="284"/>
    </w:pPr>
    <w:rPr/>
  </w:style>
  <w:style w:type="paragraph" w:styleId="List5">
    <w:name w:val="List Number"/>
    <w:basedOn w:val="List4"/>
    <w:pPr>
      <w:ind w:start="1702" w:hanging="284"/>
    </w:pPr>
    <w:rPr/>
  </w:style>
  <w:style w:type="paragraph" w:styleId="EditorsNote">
    <w:name w:val="Editor's Note"/>
    <w:basedOn w:val="NO"/>
    <w:qFormat/>
    <w:pPr/>
    <w:rPr>
      <w:color w:val="FF0000"/>
    </w:rPr>
  </w:style>
  <w:style w:type="paragraph" w:styleId="ListBullet4">
    <w:name w:val="List Bullet 4"/>
    <w:basedOn w:val="ListBullet3"/>
    <w:qFormat/>
    <w:pPr>
      <w:ind w:start="1418" w:hanging="284"/>
    </w:pPr>
    <w:rPr/>
  </w:style>
  <w:style w:type="paragraph" w:styleId="ListBullet5">
    <w:name w:val="List Bullet 5"/>
    <w:basedOn w:val="ListBullet4"/>
    <w:qFormat/>
    <w:pPr>
      <w:ind w:start="1702" w:hanging="284"/>
    </w:pPr>
    <w:rPr/>
  </w:style>
  <w:style w:type="paragraph" w:styleId="B1">
    <w:name w:val="B1"/>
    <w:basedOn w:val="List"/>
    <w:qFormat/>
    <w:pPr/>
    <w:rPr/>
  </w:style>
  <w:style w:type="paragraph" w:styleId="B2">
    <w:name w:val="B2"/>
    <w:basedOn w:val="List2"/>
    <w:qFormat/>
    <w:pPr/>
    <w:rPr/>
  </w:style>
  <w:style w:type="paragraph" w:styleId="B3">
    <w:name w:val="B3"/>
    <w:basedOn w:val="List3"/>
    <w:qFormat/>
    <w:pPr/>
    <w:rPr/>
  </w:style>
  <w:style w:type="paragraph" w:styleId="B4">
    <w:name w:val="B4"/>
    <w:basedOn w:val="List4"/>
    <w:qFormat/>
    <w:pPr/>
    <w:rPr/>
  </w:style>
  <w:style w:type="paragraph" w:styleId="B5">
    <w:name w:val="B5"/>
    <w:basedOn w:val="List5"/>
    <w:qFormat/>
    <w:pPr/>
    <w:rPr/>
  </w:style>
  <w:style w:type="paragraph" w:styleId="Footer">
    <w:name w:val="Footer"/>
    <w:basedOn w:val="Header"/>
    <w:pPr>
      <w:jc w:val="center"/>
    </w:pPr>
    <w:rPr>
      <w:i/>
    </w:rPr>
  </w:style>
  <w:style w:type="paragraph" w:styleId="ZTD">
    <w:name w:val="ZTD"/>
    <w:basedOn w:val="ZB"/>
    <w:qFormat/>
    <w:pPr/>
    <w:rPr>
      <w:i w:val="false"/>
      <w:sz w:val="40"/>
    </w:rPr>
  </w:style>
  <w:style w:type="paragraph" w:styleId="CRCoverPage">
    <w:name w:val="CR Cover Page"/>
    <w:qFormat/>
    <w:pPr>
      <w:widowControl/>
      <w:bidi w:val="0"/>
      <w:spacing w:before="0" w:after="120"/>
    </w:pPr>
    <w:rPr>
      <w:rFonts w:ascii="Arial" w:hAnsi="Arial" w:eastAsia="DengXian;等线" w:cs="Arial"/>
      <w:color w:val="auto"/>
      <w:sz w:val="20"/>
      <w:szCs w:val="20"/>
      <w:lang w:val="en-GB" w:bidi="ar-SA" w:eastAsia="zh-CN"/>
    </w:rPr>
  </w:style>
  <w:style w:type="paragraph" w:styleId="Tdocheader">
    <w:name w:val="tdoc-header"/>
    <w:qFormat/>
    <w:pPr>
      <w:widowControl/>
      <w:bidi w:val="0"/>
    </w:pPr>
    <w:rPr>
      <w:rFonts w:ascii="Arial" w:hAnsi="Arial" w:eastAsia="DengXian;等线" w:cs="Arial"/>
      <w:color w:val="auto"/>
      <w:sz w:val="24"/>
      <w:szCs w:val="20"/>
      <w:lang w:val="en-GB" w:eastAsia="en-US" w:bidi="ar-SA"/>
    </w:rPr>
  </w:style>
  <w:style w:type="paragraph" w:styleId="CommentText">
    <w:name w:val="Comment Text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Standard1">
    <w:name w:val="Standard1"/>
    <w:basedOn w:val="Normal"/>
    <w:qFormat/>
    <w:pPr>
      <w:overflowPunct w:val="false"/>
      <w:autoSpaceDE w:val="false"/>
      <w:spacing w:before="0" w:after="120"/>
      <w:textAlignment w:val="baseline"/>
    </w:pPr>
    <w:rPr>
      <w:szCs w:val="22"/>
    </w:rPr>
  </w:style>
  <w:style w:type="paragraph" w:styleId="Guidance">
    <w:name w:val="Guidance"/>
    <w:basedOn w:val="Normal"/>
    <w:qFormat/>
    <w:pPr>
      <w:overflowPunct w:val="false"/>
      <w:autoSpaceDE w:val="false"/>
      <w:textAlignment w:val="baseline"/>
    </w:pPr>
    <w:rPr>
      <w:i/>
      <w:color w:val="0000FF"/>
    </w:rPr>
  </w:style>
  <w:style w:type="paragraph" w:styleId="Pl1">
    <w:name w:val="pl"/>
    <w:basedOn w:val="Normal"/>
    <w:qFormat/>
    <w:pPr>
      <w:overflowPunct w:val="false"/>
      <w:autoSpaceDE w:val="false"/>
      <w:spacing w:before="0" w:after="0"/>
      <w:textAlignment w:val="baseline"/>
    </w:pPr>
    <w:rPr>
      <w:rFonts w:ascii="Courier New" w:hAnsi="Courier New" w:eastAsia="Batang;바탕" w:cs="Courier New"/>
      <w:sz w:val="16"/>
      <w:szCs w:val="16"/>
      <w:lang w:val="en-US" w:eastAsia="ko-KR"/>
    </w:rPr>
  </w:style>
  <w:style w:type="paragraph" w:styleId="INDENT2">
    <w:name w:val="INDENT2"/>
    <w:basedOn w:val="Normal"/>
    <w:qFormat/>
    <w:pPr>
      <w:overflowPunct w:val="false"/>
      <w:autoSpaceDE w:val="false"/>
      <w:ind w:start="1135" w:hanging="284"/>
      <w:textAlignment w:val="baseline"/>
    </w:pPr>
    <w:rPr/>
  </w:style>
  <w:style w:type="paragraph" w:styleId="SpecText">
    <w:name w:val="SpecText"/>
    <w:basedOn w:val="Normal"/>
    <w:qFormat/>
    <w:pPr>
      <w:overflowPunct w:val="false"/>
      <w:autoSpaceDE w:val="false"/>
      <w:textAlignment w:val="baseline"/>
    </w:pPr>
    <w:rPr>
      <w:rFonts w:eastAsia="Batang;바탕"/>
    </w:rPr>
  </w:style>
  <w:style w:type="paragraph" w:styleId="ListBullet6">
    <w:name w:val="List Bullet 6"/>
    <w:basedOn w:val="ListBullet5"/>
    <w:qFormat/>
    <w:pPr>
      <w:overflowPunct w:val="false"/>
      <w:autoSpaceDE w:val="false"/>
      <w:spacing w:before="0" w:after="0"/>
      <w:ind w:start="1985" w:hanging="284"/>
      <w:jc w:val="both"/>
      <w:textAlignment w:val="baseline"/>
    </w:pPr>
    <w:rPr>
      <w:rFonts w:ascii="Times" w:hAnsi="Times" w:cs="Times"/>
      <w:sz w:val="24"/>
      <w:lang w:val="en-US"/>
    </w:rPr>
  </w:style>
  <w:style w:type="paragraph" w:styleId="StyleTALLeft075cm">
    <w:name w:val="Style TAL + Left:  075 cm"/>
    <w:basedOn w:val="TAL"/>
    <w:qFormat/>
    <w:pPr>
      <w:overflowPunct w:val="false"/>
      <w:autoSpaceDE w:val="false"/>
      <w:ind w:start="425" w:hanging="0"/>
      <w:textAlignment w:val="baseline"/>
    </w:pPr>
    <w:rPr/>
  </w:style>
  <w:style w:type="paragraph" w:styleId="TALLeft1">
    <w:name w:val="TAL + Left:  1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TALLeft125cm">
    <w:name w:val="TAL + Left: 125 cm"/>
    <w:basedOn w:val="StyleTALLeft075cm"/>
    <w:qFormat/>
    <w:pPr>
      <w:kinsoku w:val="false"/>
      <w:overflowPunct w:val="true"/>
      <w:autoSpaceDE w:val="true"/>
      <w:ind w:start="709" w:hanging="0"/>
      <w:textAlignment w:val="auto"/>
    </w:pPr>
    <w:rPr>
      <w:rFonts w:cs="Arial"/>
      <w:bCs/>
      <w:szCs w:val="18"/>
      <w:lang w:eastAsia="zh-CN"/>
    </w:rPr>
  </w:style>
  <w:style w:type="paragraph" w:styleId="TALLeft11">
    <w:name w:val="TAL + Left: 1"/>
    <w:basedOn w:val="TALLeft125cm"/>
    <w:qFormat/>
    <w:pPr>
      <w:ind w:start="851" w:hanging="0"/>
    </w:pPr>
    <w:rPr>
      <w:rFonts w:eastAsia="Batang;바탕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DengXian;等线" w:cs="Times New Roman"/>
      <w:color w:val="auto"/>
      <w:sz w:val="20"/>
      <w:szCs w:val="20"/>
      <w:lang w:val="en-GB" w:bidi="ar-SA" w:eastAsia="zh-CN"/>
    </w:rPr>
  </w:style>
  <w:style w:type="paragraph" w:styleId="IndexHeading">
    <w:name w:val="Index Heading"/>
    <w:basedOn w:val="Normal"/>
    <w:next w:val="Normal"/>
    <w:pPr>
      <w:pBdr>
        <w:top w:val="single" w:sz="12" w:space="0" w:color="000000"/>
      </w:pBdr>
      <w:spacing w:before="360" w:after="240"/>
    </w:pPr>
    <w:rPr>
      <w:rFonts w:eastAsia="MS Mincho;ＭＳ 明朝"/>
      <w:b/>
      <w:i/>
      <w:sz w:val="26"/>
    </w:rPr>
  </w:style>
  <w:style w:type="paragraph" w:styleId="INDENT1">
    <w:name w:val="INDENT1"/>
    <w:basedOn w:val="Normal"/>
    <w:qFormat/>
    <w:pPr>
      <w:ind w:start="851" w:hanging="0"/>
    </w:pPr>
    <w:rPr>
      <w:rFonts w:eastAsia="MS Mincho;ＭＳ 明朝"/>
    </w:rPr>
  </w:style>
  <w:style w:type="paragraph" w:styleId="INDENT3">
    <w:name w:val="INDENT3"/>
    <w:basedOn w:val="Normal"/>
    <w:qFormat/>
    <w:pPr>
      <w:ind w:start="1701" w:hanging="567"/>
    </w:pPr>
    <w:rPr>
      <w:rFonts w:eastAsia="MS Mincho;ＭＳ 明朝"/>
    </w:rPr>
  </w:style>
  <w:style w:type="paragraph" w:styleId="FigureTitle">
    <w:name w:val="Figure_Title"/>
    <w:basedOn w:val="Normal"/>
    <w:next w:val="Normal"/>
    <w:qFormat/>
    <w:pPr>
      <w:keepLines/>
      <w:spacing w:before="120" w:after="480"/>
      <w:jc w:val="center"/>
    </w:pPr>
    <w:rPr>
      <w:rFonts w:eastAsia="MS Mincho;ＭＳ 明朝"/>
      <w:b/>
      <w:sz w:val="24"/>
    </w:rPr>
  </w:style>
  <w:style w:type="paragraph" w:styleId="RecCCITT">
    <w:name w:val="Rec_CCITT_#"/>
    <w:basedOn w:val="Normal"/>
    <w:qFormat/>
    <w:pPr>
      <w:keepNext w:val="true"/>
      <w:keepLines/>
    </w:pPr>
    <w:rPr>
      <w:rFonts w:eastAsia="MS Mincho;ＭＳ 明朝"/>
      <w:b/>
    </w:rPr>
  </w:style>
  <w:style w:type="paragraph" w:styleId="Enumlev2">
    <w:name w:val="enumlev2"/>
    <w:basedOn w:val="Normal"/>
    <w:qFormat/>
    <w:pPr>
      <w:spacing w:before="86" w:after="180"/>
      <w:ind w:start="1588" w:hanging="397"/>
      <w:jc w:val="both"/>
    </w:pPr>
    <w:rPr>
      <w:rFonts w:eastAsia="MS Mincho;ＭＳ 明朝"/>
      <w:lang w:val="en-US"/>
    </w:rPr>
  </w:style>
  <w:style w:type="paragraph" w:styleId="CouvRecTitle">
    <w:name w:val="Couv Rec Title"/>
    <w:basedOn w:val="Normal"/>
    <w:qFormat/>
    <w:pPr>
      <w:keepNext w:val="true"/>
      <w:keepLines/>
      <w:spacing w:before="240" w:after="180"/>
      <w:ind w:start="1418" w:hanging="0"/>
    </w:pPr>
    <w:rPr>
      <w:rFonts w:ascii="Arial" w:hAnsi="Arial" w:eastAsia="MS Mincho;ＭＳ 明朝" w:cs="Arial"/>
      <w:b/>
      <w:sz w:val="36"/>
      <w:lang w:val="en-US"/>
    </w:rPr>
  </w:style>
  <w:style w:type="paragraph" w:styleId="WWCaption">
    <w:name w:val="WW-Caption"/>
    <w:basedOn w:val="Normal"/>
    <w:next w:val="Normal"/>
    <w:qFormat/>
    <w:pPr>
      <w:spacing w:before="120" w:after="120"/>
    </w:pPr>
    <w:rPr>
      <w:rFonts w:eastAsia="MS Mincho;ＭＳ 明朝"/>
      <w:b/>
    </w:rPr>
  </w:style>
  <w:style w:type="paragraph" w:styleId="PlainText">
    <w:name w:val="Plain Text"/>
    <w:basedOn w:val="Normal"/>
    <w:qFormat/>
    <w:pPr/>
    <w:rPr>
      <w:rFonts w:ascii="Courier New" w:hAnsi="Courier New" w:eastAsia="MS Mincho;ＭＳ 明朝" w:cs="Courier New"/>
      <w:lang w:val="nb-NO"/>
    </w:rPr>
  </w:style>
  <w:style w:type="paragraph" w:styleId="TAJ">
    <w:name w:val="TAJ"/>
    <w:basedOn w:val="TH"/>
    <w:qFormat/>
    <w:pPr/>
    <w:rPr>
      <w:rFonts w:eastAsia="MS Mincho;ＭＳ 明朝"/>
    </w:rPr>
  </w:style>
  <w:style w:type="paragraph" w:styleId="00BodyText">
    <w:name w:val="00 BodyText"/>
    <w:basedOn w:val="Normal"/>
    <w:qFormat/>
    <w:pPr>
      <w:spacing w:before="0" w:after="220"/>
    </w:pPr>
    <w:rPr>
      <w:rFonts w:ascii="Arial" w:hAnsi="Arial" w:eastAsia="MS Mincho;ＭＳ 明朝" w:cs="Arial"/>
      <w:sz w:val="22"/>
      <w:lang w:val="en-US"/>
    </w:rPr>
  </w:style>
  <w:style w:type="paragraph" w:styleId="TextBodyIndent">
    <w:name w:val="Body Text Indent"/>
    <w:basedOn w:val="Normal"/>
    <w:pPr>
      <w:spacing w:before="0" w:after="120"/>
      <w:ind w:start="283" w:hanging="0"/>
    </w:pPr>
    <w:rPr>
      <w:rFonts w:eastAsia="MS Mincho;ＭＳ 明朝"/>
    </w:rPr>
  </w:style>
  <w:style w:type="paragraph" w:styleId="BalloonText1">
    <w:name w:val="Balloon Text1"/>
    <w:basedOn w:val="Normal"/>
    <w:qFormat/>
    <w:pPr/>
    <w:rPr>
      <w:rFonts w:ascii="Tahoma" w:hAnsi="Tahoma" w:eastAsia="MS Mincho;ＭＳ 明朝" w:cs="Tahoma"/>
      <w:sz w:val="16"/>
      <w:szCs w:val="16"/>
    </w:rPr>
  </w:style>
  <w:style w:type="paragraph" w:styleId="ZchnZchn">
    <w:name w:val="Zchn Zchn"/>
    <w:qFormat/>
    <w:pPr>
      <w:keepNext w:val="true"/>
      <w:widowControl/>
      <w:numPr>
        <w:ilvl w:val="0"/>
        <w:numId w:val="3"/>
      </w:numPr>
      <w:autoSpaceDE w:val="false"/>
      <w:bidi w:val="0"/>
      <w:spacing w:before="60" w:after="60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ommentSubject1">
    <w:name w:val="Comment Subject1"/>
    <w:basedOn w:val="CommentText"/>
    <w:next w:val="CommentText"/>
    <w:qFormat/>
    <w:pPr/>
    <w:rPr>
      <w:rFonts w:eastAsia="MS Mincho;ＭＳ 明朝"/>
      <w:b/>
      <w:bCs/>
    </w:rPr>
  </w:style>
  <w:style w:type="paragraph" w:styleId="Char3CharCharCharCharChar">
    <w:name w:val="Char3 Char Char Char (文字) (文字) Char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ar1">
    <w:name w:val="Car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Note">
    <w:name w:val="Note"/>
    <w:basedOn w:val="Normal"/>
    <w:qFormat/>
    <w:pPr>
      <w:spacing w:before="0" w:after="120"/>
      <w:ind w:start="1134" w:hanging="567"/>
    </w:pPr>
    <w:rPr>
      <w:rFonts w:eastAsia="MS Mincho;ＭＳ 明朝"/>
      <w:szCs w:val="22"/>
    </w:rPr>
  </w:style>
  <w:style w:type="paragraph" w:styleId="Char3CharCharCharCharCharCharCharCharCharCharChar">
    <w:name w:val="Char3 Char Char Char (文字) (文字) Char Char Char Char Char Char Char (文字) (文字)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11BodyText">
    <w:name w:val="11 BodyText"/>
    <w:basedOn w:val="Normal"/>
    <w:qFormat/>
    <w:pPr>
      <w:spacing w:before="0" w:after="220"/>
      <w:ind w:start="1298" w:hanging="0"/>
    </w:pPr>
    <w:rPr>
      <w:rFonts w:ascii="Arial" w:hAnsi="Arial" w:eastAsia="MS Mincho;ＭＳ 明朝" w:cs="Arial"/>
      <w:sz w:val="22"/>
      <w:lang w:val="en-US"/>
    </w:rPr>
  </w:style>
  <w:style w:type="paragraph" w:styleId="CharCharCharCharChar">
    <w:name w:val="Char Char (文字) (文字) Char (文字) (文字) Char Char (文字) (文字)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SectionXX">
    <w:name w:val="Section X.X"/>
    <w:basedOn w:val="Normal"/>
    <w:next w:val="Normal"/>
    <w:qFormat/>
    <w:pPr>
      <w:widowControl w:val="false"/>
      <w:jc w:val="both"/>
      <w:outlineLvl w:val="1"/>
    </w:pPr>
    <w:rPr>
      <w:rFonts w:ascii="Arial" w:hAnsi="Arial" w:eastAsia="Arial" w:cs="Arial"/>
      <w:kern w:val="2"/>
      <w:sz w:val="24"/>
      <w:szCs w:val="24"/>
      <w:lang w:eastAsia="ja-JP"/>
    </w:rPr>
  </w:style>
  <w:style w:type="paragraph" w:styleId="Char">
    <w:name w:val="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ZchnZchn1">
    <w:name w:val="Zchn Zchn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List0">
    <w:name w:val="List 0"/>
    <w:basedOn w:val="Normal"/>
    <w:qFormat/>
    <w:pPr>
      <w:spacing w:before="0" w:after="120"/>
      <w:ind w:start="284" w:hanging="284"/>
    </w:pPr>
    <w:rPr>
      <w:rFonts w:ascii="Arial" w:hAnsi="Arial" w:eastAsia="MS Mincho;ＭＳ 明朝" w:cs="Arial"/>
      <w:szCs w:val="22"/>
    </w:rPr>
  </w:style>
  <w:style w:type="paragraph" w:styleId="BalloonText2">
    <w:name w:val="Balloon Text2"/>
    <w:basedOn w:val="Normal"/>
    <w:qFormat/>
    <w:pPr/>
    <w:rPr>
      <w:rFonts w:ascii="Arial" w:hAnsi="Arial" w:eastAsia="MS Gothic;ＭＳ ゴシック" w:cs="Arial"/>
      <w:sz w:val="18"/>
      <w:szCs w:val="18"/>
    </w:rPr>
  </w:style>
  <w:style w:type="paragraph" w:styleId="CharChar1CharChar">
    <w:name w:val="Char Char1 Char Char"/>
    <w:basedOn w:val="Normal"/>
    <w:qFormat/>
    <w:pPr>
      <w:widowControl w:val="false"/>
      <w:spacing w:before="0" w:after="0"/>
      <w:jc w:val="both"/>
    </w:pPr>
    <w:rPr>
      <w:rFonts w:eastAsia="SimSun;宋体"/>
      <w:kern w:val="2"/>
      <w:sz w:val="21"/>
      <w:szCs w:val="24"/>
      <w:lang w:val="en-US" w:eastAsia="zh-CN"/>
    </w:rPr>
  </w:style>
  <w:style w:type="paragraph" w:styleId="CharCharCharCharCarCarCharCarCarCharCharCarCarCharCarCarCharCarCar">
    <w:name w:val="Char Char Char Char Car Car Char Car Car Char Char Car Car Char Car Car Char Car C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harChar1CharCharCharCharCharCharCharCharCharCharCharCharCharChar">
    <w:name w:val="Char Char1 Char Char Char Char Char Char Char Char Char Char Char Char Char Char"/>
    <w:basedOn w:val="Normal"/>
    <w:qFormat/>
    <w:pPr>
      <w:widowControl w:val="false"/>
      <w:spacing w:before="0" w:after="0"/>
      <w:jc w:val="both"/>
    </w:pPr>
    <w:rPr>
      <w:rFonts w:eastAsia="SimSun;宋体"/>
      <w:kern w:val="2"/>
      <w:sz w:val="21"/>
      <w:szCs w:val="24"/>
      <w:lang w:val="en-US" w:eastAsia="zh-CN"/>
    </w:rPr>
  </w:style>
  <w:style w:type="paragraph" w:styleId="CarCar">
    <w:name w:val="Car Car"/>
    <w:qFormat/>
    <w:pPr>
      <w:keepNext w:val="true"/>
      <w:widowControl/>
      <w:tabs>
        <w:tab w:val="clear" w:pos="284"/>
        <w:tab w:val="left" w:pos="720" w:leader="none"/>
      </w:tabs>
      <w:autoSpaceDE w:val="false"/>
      <w:bidi w:val="0"/>
      <w:spacing w:before="60" w:after="60"/>
      <w:ind w:start="720" w:hanging="360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Tf1">
    <w:name w:val="tf"/>
    <w:basedOn w:val="Normal"/>
    <w:qFormat/>
    <w:pPr>
      <w:spacing w:before="280" w:after="280"/>
    </w:pPr>
    <w:rPr>
      <w:rFonts w:eastAsia="MS Mincho;ＭＳ 明朝"/>
      <w:sz w:val="24"/>
      <w:szCs w:val="24"/>
      <w:lang w:val="en-US" w:eastAsia="ja-JP"/>
    </w:rPr>
  </w:style>
  <w:style w:type="paragraph" w:styleId="Doctext2">
    <w:name w:val="Doc-text2"/>
    <w:basedOn w:val="Normal"/>
    <w:qFormat/>
    <w:pPr>
      <w:spacing w:before="0" w:after="0"/>
      <w:ind w:start="1622" w:hanging="363"/>
    </w:pPr>
    <w:rPr>
      <w:rFonts w:ascii="Arial" w:hAnsi="Arial" w:eastAsia="SimSun;宋体" w:cs="Arial"/>
      <w:color w:val="0000FF"/>
      <w:kern w:val="2"/>
      <w:lang w:val="en-US" w:eastAsia="zh-CN"/>
    </w:rPr>
  </w:style>
  <w:style w:type="paragraph" w:styleId="P1">
    <w:name w:val="p1"/>
    <w:basedOn w:val="Normal"/>
    <w:qFormat/>
    <w:pPr>
      <w:spacing w:before="0" w:after="0"/>
    </w:pPr>
    <w:rPr>
      <w:rFonts w:eastAsia="Calibri"/>
      <w:sz w:val="24"/>
      <w:szCs w:val="24"/>
      <w:lang w:val="en-US"/>
    </w:rPr>
  </w:style>
  <w:style w:type="paragraph" w:styleId="TALLeft1cm">
    <w:name w:val="TAL + Left:  1 cm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NoteBoxed">
    <w:name w:val="Note - Boxed"/>
    <w:basedOn w:val="Normal"/>
    <w:next w:val="Normal"/>
    <w:qFormat/>
    <w:pPr>
      <w:pBdr>
        <w:top w:val="single" w:sz="8" w:space="1" w:color="000000" w:shadow="1"/>
        <w:left w:val="single" w:sz="8" w:space="4" w:color="000000" w:shadow="1"/>
        <w:bottom w:val="single" w:sz="8" w:space="1" w:color="000000" w:shadow="1"/>
        <w:right w:val="single" w:sz="8" w:space="4" w:color="000000" w:shadow="1"/>
      </w:pBdr>
      <w:shd w:fill="FFFF99" w:val="clear"/>
      <w:spacing w:before="100" w:after="100"/>
      <w:ind w:start="720" w:hanging="720"/>
    </w:pPr>
    <w:rPr>
      <w:rFonts w:ascii="Monotype Sorts;Segoe UI Symbol" w:hAnsi="Monotype Sorts;Segoe UI Symbol" w:eastAsia="Monotype Sorts;Segoe UI Symbol" w:cs="Monotype Sorts;Segoe UI Symbol"/>
      <w:bCs/>
      <w:i/>
      <w:sz w:val="22"/>
      <w:lang w:eastAsia="ko-KR"/>
    </w:rPr>
  </w:style>
  <w:style w:type="paragraph" w:styleId="FirstChange">
    <w:name w:val="First Change"/>
    <w:basedOn w:val="Normal"/>
    <w:qFormat/>
    <w:pPr>
      <w:jc w:val="center"/>
    </w:pPr>
    <w:rPr>
      <w:rFonts w:eastAsia="SimSun;宋体"/>
      <w:color w:val="FF0000"/>
    </w:rPr>
  </w:style>
  <w:style w:type="paragraph" w:styleId="TALLeft0">
    <w:name w:val="TAL + Left:  0"/>
    <w:basedOn w:val="TAL"/>
    <w:qFormat/>
    <w:pPr>
      <w:overflowPunct w:val="false"/>
      <w:autoSpaceDE w:val="false"/>
      <w:spacing w:lineRule="atLeast" w:line="0"/>
      <w:ind w:start="142" w:hanging="0"/>
      <w:textAlignment w:val="baseline"/>
    </w:pPr>
    <w:rPr>
      <w:rFonts w:eastAsia="SimSun;宋体"/>
    </w:rPr>
  </w:style>
  <w:style w:type="paragraph" w:styleId="BodyC">
    <w:name w:val="Body C"/>
    <w:qFormat/>
    <w:pPr>
      <w:widowControl/>
      <w:pBdr/>
      <w:bidi w:val="0"/>
    </w:pPr>
    <w:rPr>
      <w:rFonts w:ascii="Times New Roman" w:hAnsi="Times New Roman" w:eastAsia="Arial Unicode MS" w:cs="Arial Unicode MS"/>
      <w:color w:val="000000"/>
      <w:sz w:val="24"/>
      <w:szCs w:val="24"/>
      <w:lang w:val="en-US" w:bidi="ar-SA" w:eastAsia="zh-CN"/>
    </w:rPr>
  </w:style>
  <w:style w:type="paragraph" w:styleId="3GPPHeader">
    <w:name w:val="3GPP_Header"/>
    <w:basedOn w:val="Normal"/>
    <w:qFormat/>
    <w:pPr>
      <w:overflowPunct w:val="false"/>
      <w:autoSpaceDE w:val="false"/>
      <w:spacing w:before="0" w:after="240"/>
      <w:jc w:val="both"/>
      <w:textAlignment w:val="baseline"/>
    </w:pPr>
    <w:rPr>
      <w:rFonts w:ascii="Arial" w:hAnsi="Arial" w:cs="Arial"/>
      <w:b/>
      <w:sz w:val="24"/>
      <w:lang w:eastAsia="zh-CN"/>
    </w:rPr>
  </w:style>
  <w:style w:type="paragraph" w:styleId="ListParagraph">
    <w:name w:val="List Paragraph"/>
    <w:basedOn w:val="Normal"/>
    <w:qFormat/>
    <w:pPr>
      <w:spacing w:before="0" w:after="180"/>
      <w:ind w:start="720" w:hanging="0"/>
      <w:contextualSpacing/>
    </w:pPr>
    <w:rPr/>
  </w:style>
  <w:style w:type="paragraph" w:styleId="HTMLPreformatted">
    <w:name w:val="HTML Preformatted"/>
    <w:basedOn w:val="Normal"/>
    <w:qFormat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overflowPunct w:val="false"/>
      <w:autoSpaceDE w:val="false"/>
      <w:spacing w:before="0" w:after="0"/>
      <w:textAlignment w:val="baseline"/>
    </w:pPr>
    <w:rPr>
      <w:rFonts w:ascii="Courier New" w:hAnsi="Courier New" w:eastAsia="Times New Roman" w:cs="Courier New"/>
      <w:lang w:val="en-US"/>
    </w:rPr>
  </w:style>
  <w:style w:type="paragraph" w:styleId="Tal1">
    <w:name w:val="tal"/>
    <w:basedOn w:val="Normal"/>
    <w:qFormat/>
    <w:pPr>
      <w:overflowPunct w:val="false"/>
      <w:autoSpaceDE w:val="false"/>
      <w:spacing w:before="280" w:after="280"/>
      <w:textAlignment w:val="baseline"/>
    </w:pPr>
    <w:rPr>
      <w:rFonts w:ascii="SimSun;宋体" w:hAnsi="SimSun;宋体" w:eastAsia="SimSun;宋体" w:cs="SimSun;宋体"/>
      <w:sz w:val="24"/>
      <w:szCs w:val="24"/>
      <w:lang w:val="en-US" w:eastAsia="zh-CN"/>
    </w:rPr>
  </w:style>
  <w:style w:type="paragraph" w:styleId="2">
    <w:name w:val="编号2"/>
    <w:basedOn w:val="Normal"/>
    <w:qFormat/>
    <w:pPr>
      <w:numPr>
        <w:ilvl w:val="0"/>
        <w:numId w:val="2"/>
      </w:numPr>
      <w:tabs>
        <w:tab w:val="clear" w:pos="284"/>
        <w:tab w:val="left" w:pos="704" w:leader="none"/>
      </w:tabs>
      <w:ind w:start="704" w:hanging="420"/>
    </w:pPr>
    <w:rPr>
      <w:rFonts w:eastAsia="SimSun;宋体"/>
      <w:lang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3gpp.org/Change-Requests" TargetMode="External"/><Relationship Id="rId3" Type="http://schemas.openxmlformats.org/officeDocument/2006/relationships/hyperlink" Target="http://www.3gpp.org/ftp/Specs/html-info/21900.htm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3gpp_70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2024-03-01T22:32:00Z</dcterms:created>
  <dc:creator>Michael Sanders, John M Meredith</dc:creator>
  <dc:description/>
  <cp:keywords/>
  <dc:language>en-US</dc:language>
  <cp:lastModifiedBy>Nok-1</cp:lastModifiedBy>
  <cp:lastPrinted>1900-01-01T07:00:00Z</cp:lastPrinted>
  <dcterms:modified xsi:type="dcterms:W3CDTF">2024-03-01T22:32:00Z</dcterms:modified>
  <cp:revision>2</cp:revision>
  <dc:subject/>
  <dc:title>3GPP Change Request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_2015_ms_pID_725343">
    <vt:lpwstr>(3)qaCiGgUUdRyUbA4K09Gd4pnfn08Uh1GmdferMPEhK5AmI1b6obcw6VQo0WFehaBmF3ZpjO+k
WG7HvG3+L9Kovo/56XQ135Ut1t54f1jRHMhgcu75kAWgdBhsee7P1uOS2TIAQrAxlvbVB50j
kiswfLsLFOzhgIBNykBdcAQWYr4f9WZAIfVbIzPzjKLIpoeUjNf2G9TtFTUITuAn7FfSbt85
zKrdrLNTRRmyh4YoJX</vt:lpwstr>
  </property>
  <property fmtid="{D5CDD505-2E9C-101B-9397-08002B2CF9AE}" pid="4" name="_2015_ms_pID_7253431">
    <vt:lpwstr>P6xW1uIsqRvC6hXl2XJl6qjD9ry+mi4aa55xnAGPmBSwLgn43bI5Ae
17gMt1hQWssm9n5twFiCjlV+/iUuBnGxQtxy1bw++Kn7ID5rBlR6HG5VDZwYf+bZI4WNRL/Q
Qzhhdacm6qeK5G/L9oWFQE3XScpYiLjdwHYAvAksfgyY7h5utGBRS1imzSg/DSSFO+uwU0DM
c23zsXIF5id52BBwIs697hIKmYdioy3Zp/c1</vt:lpwstr>
  </property>
  <property fmtid="{D5CDD505-2E9C-101B-9397-08002B2CF9AE}" pid="5" name="_2015_ms_pID_7253432">
    <vt:lpwstr>sg==</vt:lpwstr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_readonly">
    <vt:lpwstr/>
  </property>
  <property fmtid="{D5CDD505-2E9C-101B-9397-08002B2CF9AE}" pid="9" name="sflag">
    <vt:lpwstr>1508504937</vt:lpwstr>
  </property>
</Properties>
</file>