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i/>
          <w:i/>
          <w:sz w:val="28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  <w:t>3GPP TSG-RAN WG3 Meeting #123</w:t>
      </w:r>
      <w:r>
        <w:rPr>
          <w:rFonts w:eastAsia="Times New Roman" w:cs="Arial" w:ascii="Arial" w:hAnsi="Arial"/>
          <w:b/>
          <w:i/>
          <w:sz w:val="28"/>
          <w:lang w:val="en-US" w:eastAsia="en-US"/>
        </w:rPr>
        <w:tab/>
      </w:r>
      <w:r>
        <w:rPr>
          <w:rFonts w:eastAsia="Times New Roman" w:cs="Arial" w:ascii="Arial" w:hAnsi="Arial"/>
          <w:b/>
          <w:iCs/>
          <w:sz w:val="28"/>
          <w:lang w:val="en-US" w:eastAsia="en-US"/>
        </w:rPr>
        <w:t>R3-241213</w:t>
      </w:r>
    </w:p>
    <w:p>
      <w:pPr>
        <w:pStyle w:val="Normal"/>
        <w:spacing w:before="0" w:after="120"/>
        <w:rPr>
          <w:rFonts w:ascii="Arial" w:hAnsi="Arial" w:eastAsia="Times New Roman" w:cs="Arial"/>
          <w:b/>
          <w:b/>
          <w:sz w:val="24"/>
          <w:lang w:val="en-US" w:eastAsia="en-US"/>
        </w:rPr>
      </w:pPr>
      <w:bookmarkStart w:id="0" w:name="_Hlk57190503"/>
      <w:r>
        <w:rPr>
          <w:rFonts w:eastAsia="Times New Roman" w:cs="Arial" w:ascii="Arial" w:hAnsi="Arial"/>
          <w:b/>
          <w:sz w:val="24"/>
          <w:lang w:val="en-US" w:eastAsia="en-US"/>
        </w:rPr>
        <w:t>Athens, Greece, 26</w:t>
      </w:r>
      <w:r>
        <w:rPr>
          <w:rFonts w:eastAsia="Times New Roman" w:cs="Arial" w:ascii="Arial" w:hAnsi="Arial"/>
          <w:b/>
          <w:sz w:val="24"/>
          <w:vertAlign w:val="superscript"/>
          <w:lang w:val="en-US" w:eastAsia="en-US"/>
        </w:rPr>
        <w:t>th</w:t>
      </w:r>
      <w:r>
        <w:rPr>
          <w:rFonts w:eastAsia="Times New Roman" w:cs="Arial" w:ascii="Arial" w:hAnsi="Arial"/>
          <w:b/>
          <w:sz w:val="24"/>
          <w:lang w:val="en-US" w:eastAsia="en-US"/>
        </w:rPr>
        <w:t xml:space="preserve"> February – 01</w:t>
      </w:r>
      <w:r>
        <w:rPr>
          <w:rFonts w:eastAsia="Times New Roman" w:cs="Arial" w:ascii="Arial" w:hAnsi="Arial"/>
          <w:b/>
          <w:sz w:val="24"/>
          <w:vertAlign w:val="superscript"/>
          <w:lang w:val="en-US" w:eastAsia="en-US"/>
        </w:rPr>
        <w:t>st</w:t>
      </w:r>
      <w:r>
        <w:rPr>
          <w:rFonts w:eastAsia="Times New Roman" w:cs="Arial" w:ascii="Arial" w:hAnsi="Arial"/>
          <w:b/>
          <w:sz w:val="24"/>
          <w:lang w:val="en-US" w:eastAsia="en-US"/>
        </w:rPr>
        <w:t xml:space="preserve"> March 2024</w:t>
      </w:r>
      <w:bookmarkEnd w:id="0"/>
    </w:p>
    <w:tbl>
      <w:tblPr>
        <w:tblW w:w="9641" w:type="dxa"/>
        <w:jc w:val="start"/>
        <w:tblInd w:w="-5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>
        <w:trPr/>
        <w:tc>
          <w:tcPr>
            <w:tcW w:w="9641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4"/>
                <w:lang w:val="en-US" w:eastAsia="en-US"/>
              </w:rPr>
              <w:t>CR-Form-v12.2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32"/>
                <w:lang w:val="en-US" w:eastAsia="en-US"/>
              </w:rPr>
              <w:t>CHANGE REQUEST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42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end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559" w:type="dxa"/>
            <w:tcBorders/>
            <w:shd w:fill="FFFFB2" w:val="clea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"Spec#"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37.483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CR</w:t>
            </w:r>
          </w:p>
        </w:tc>
        <w:tc>
          <w:tcPr>
            <w:tcW w:w="1276" w:type="dxa"/>
            <w:tcBorders/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"Cr#"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0100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284"/>
                <w:tab w:val="right" w:pos="6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lang w:val="en-US" w:eastAsia="en-US"/>
              </w:rPr>
              <w:t>rev</w:t>
            </w:r>
          </w:p>
        </w:tc>
        <w:tc>
          <w:tcPr>
            <w:tcW w:w="992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sz w:val="28"/>
                <w:szCs w:val="2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2410" w:type="dxa"/>
            <w:tcBorders/>
          </w:tcPr>
          <w:p>
            <w:pPr>
              <w:pStyle w:val="Normal"/>
              <w:tabs>
                <w:tab w:val="clear" w:pos="284"/>
                <w:tab w:val="right" w:pos="18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  <w:lang w:val="en-US" w:eastAsia="en-US"/>
              </w:rPr>
              <w:t>Current version:</w:t>
            </w:r>
          </w:p>
        </w:tc>
        <w:tc>
          <w:tcPr>
            <w:tcW w:w="1701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"Revision"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18.0.0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14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  <w:sz w:val="28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For </w:t>
            </w:r>
            <w:r>
              <w:fldChar w:fldCharType="begin"/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instrText xml:space="preserve"> HYPERLINK "http://www.3gpp.org/3G_Specs/CRs.htm" \l "_blank"</w:instrTex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separate"/>
            </w:r>
            <w:r>
              <w:rPr>
                <w:rStyle w:val="InternetLink"/>
                <w:rFonts w:eastAsia="Times New Roman" w:cs="Arial" w:ascii="Arial" w:hAnsi="Arial"/>
                <w:b/>
                <w:i/>
                <w:color w:val="FF0000"/>
                <w:u w:val="single"/>
                <w:lang w:val="en-US" w:eastAsia="en-US"/>
              </w:rPr>
              <w:t>HELP</w: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end"/>
            </w:r>
            <w:r>
              <w:rPr>
                <w:rFonts w:eastAsia="Times New Roman" w:cs="Arial" w:ascii="Arial" w:hAnsi="Arial"/>
                <w:b/>
                <w:i/>
                <w:color w:val="FF0000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on using this form: comprehensive instructions can be found at </w:t>
              <w:br/>
            </w:r>
            <w:hyperlink r:id="rId2">
              <w:r>
                <w:rPr>
                  <w:rStyle w:val="InternetLink"/>
                  <w:rFonts w:eastAsia="Times New Roman" w:cs="Arial" w:ascii="Arial" w:hAnsi="Arial"/>
                  <w:i/>
                  <w:color w:val="0000FF"/>
                  <w:u w:val="single"/>
                  <w:lang w:val="en-US" w:eastAsia="en-US"/>
                </w:rPr>
                <w:t>http://www.3gpp.org/Change-Requests</w:t>
              </w:r>
            </w:hyperlink>
            <w:r>
              <w:rPr>
                <w:rFonts w:eastAsia="Times New Roman" w:cs="Arial" w:ascii="Arial" w:hAnsi="Arial"/>
                <w:i/>
                <w:lang w:val="en-US" w:eastAsia="en-US"/>
              </w:rPr>
              <w:t>.</w:t>
            </w:r>
          </w:p>
        </w:tc>
      </w:tr>
      <w:tr>
        <w:trPr/>
        <w:tc>
          <w:tcPr>
            <w:tcW w:w="9641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8"/>
                <w:szCs w:val="8"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>
        <w:trPr/>
        <w:tc>
          <w:tcPr>
            <w:tcW w:w="2835" w:type="dxa"/>
            <w:tcBorders/>
          </w:tcPr>
          <w:p>
            <w:pPr>
              <w:pStyle w:val="Normal"/>
              <w:tabs>
                <w:tab w:val="clear" w:pos="284"/>
                <w:tab w:val="right" w:pos="2751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Proposed change affects: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709" w:type="dxa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ME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u w:val="single"/>
                <w:lang w:val="en-US" w:eastAsia="en-US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F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caps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40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>
        <w:trPr/>
        <w:tc>
          <w:tcPr>
            <w:tcW w:w="9640" w:type="dxa"/>
            <w:gridSpan w:val="11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Title:</w:t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MS Mincho;ＭＳ 明朝" w:cs="Arial" w:ascii="Arial" w:hAnsi="Arial"/>
                <w:color w:val="000000"/>
                <w:lang w:eastAsia="ja-JP"/>
              </w:rPr>
              <w:t xml:space="preserve">Correction of MBS ASN1 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WG: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Nokia, Nokia Shanghai Bell, Ericsson, Huawei, CBN, CATT, ZTE, Samsung, CMCC, Google Inc., NEC, Lenovo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TSG: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"SourceIfTsg"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R3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Work item code:</w:t>
            </w:r>
          </w:p>
        </w:tc>
        <w:tc>
          <w:tcPr>
            <w:tcW w:w="3686" w:type="dxa"/>
            <w:gridSpan w:val="5"/>
            <w:tcBorders/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"RelatedWis"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NR_MBS_enh-Core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567" w:type="dxa"/>
            <w:tcBorders/>
          </w:tcPr>
          <w:p>
            <w:pPr>
              <w:pStyle w:val="Normal"/>
              <w:snapToGrid w:val="false"/>
              <w:spacing w:before="0" w:after="0"/>
              <w:ind w:end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Date: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2024-02-26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1986" w:type="dxa"/>
            <w:gridSpan w:val="4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267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212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Category:</w:t>
            </w:r>
          </w:p>
        </w:tc>
        <w:tc>
          <w:tcPr>
            <w:tcW w:w="851" w:type="dxa"/>
            <w:tcBorders/>
            <w:shd w:fill="FFFFB2" w:val="clear"/>
          </w:tcPr>
          <w:p>
            <w:pPr>
              <w:pStyle w:val="Normal"/>
              <w:spacing w:before="0" w:after="0"/>
              <w:ind w:start="100" w:end="-609" w:hanging="0"/>
              <w:rPr>
                <w:rFonts w:ascii="Arial" w:hAnsi="Arial" w:eastAsia="Times New Roman" w:cs="Arial"/>
                <w:bCs/>
                <w:lang w:val="en-US" w:eastAsia="en-US"/>
              </w:rPr>
            </w:pPr>
            <w:r>
              <w:rPr>
                <w:rFonts w:eastAsia="Times New Roman" w:cs="Arial" w:ascii="Arial" w:hAnsi="Arial"/>
                <w:bCs/>
                <w:lang w:val="en-US" w:eastAsia="en-US"/>
              </w:rPr>
              <w:t>F</w:t>
            </w:r>
          </w:p>
        </w:tc>
        <w:tc>
          <w:tcPr>
            <w:tcW w:w="3402" w:type="dxa"/>
            <w:gridSpan w:val="5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Cs/>
                <w:lang w:val="en-US" w:eastAsia="en-US"/>
              </w:rPr>
            </w:pPr>
            <w:r>
              <w:rPr>
                <w:rFonts w:eastAsia="Times New Roman" w:cs="Arial" w:ascii="Arial" w:hAnsi="Arial"/>
                <w:bCs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Release: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"Release"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Rel-18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4677" w:type="dxa"/>
            <w:gridSpan w:val="8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ind w:start="383" w:hanging="383"/>
              <w:rPr>
                <w:rFonts w:ascii="Arial" w:hAnsi="Arial" w:eastAsia="Times New Roman" w:cs="Arial"/>
                <w:i/>
                <w:i/>
                <w:sz w:val="1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categories:</w:t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br/>
              <w:t>F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(correction)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A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(mirror corresponding to a change in an earlier 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release)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B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(addition of feature), 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C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(functional modification of feature)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D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(editorial modification)</w:t>
              <w:br/>
            </w:r>
            <w:r>
              <w:rPr>
                <w:rFonts w:eastAsia="Times New Roman" w:cs="Arial" w:ascii="Arial" w:hAnsi="Arial"/>
                <w:b/>
                <w:bCs/>
                <w:i/>
                <w:sz w:val="18"/>
                <w:lang w:val="en-US" w:eastAsia="en-US"/>
              </w:rPr>
              <w:t>S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(adding to the sourcing companies’ CR statistics)</w:t>
            </w:r>
          </w:p>
          <w:p>
            <w:pPr>
              <w:pStyle w:val="Normal"/>
              <w:spacing w:before="0" w:after="12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Detailed explanations of the above categories can</w:t>
              <w:br/>
              <w:t xml:space="preserve">be found in 3GPP </w:t>
            </w:r>
            <w:hyperlink r:id="rId3">
              <w:r>
                <w:rPr>
                  <w:rStyle w:val="InternetLink"/>
                  <w:rFonts w:eastAsia="Times New Roman" w:cs="Arial" w:ascii="Arial" w:hAnsi="Arial"/>
                  <w:color w:val="0000FF"/>
                  <w:sz w:val="18"/>
                  <w:u w:val="single"/>
                  <w:lang w:val="en-US" w:eastAsia="en-US"/>
                </w:rPr>
                <w:t>TR 21.900</w:t>
              </w:r>
            </w:hyperlink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left" w:pos="950" w:leader="none"/>
              </w:tabs>
              <w:spacing w:before="0" w:after="0"/>
              <w:ind w:start="241" w:hanging="241"/>
              <w:rPr>
                <w:rFonts w:ascii="Arial" w:hAnsi="Arial" w:eastAsia="Times New Roman" w:cs="Arial"/>
                <w:i/>
                <w:i/>
                <w:sz w:val="1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releases:</w:t>
              <w:br/>
              <w:t>Rel-8</w:t>
              <w:tab/>
              <w:t>(Release 8)</w:t>
              <w:br/>
              <w:t>Rel-9</w:t>
              <w:tab/>
              <w:t>(Release 9)</w:t>
              <w:br/>
              <w:t>Rel-10</w:t>
              <w:tab/>
              <w:t>(Release 10)</w:t>
              <w:br/>
              <w:t>Rel-11</w:t>
              <w:tab/>
              <w:t>(Release 11)</w:t>
              <w:br/>
              <w:t>…</w:t>
              <w:br/>
              <w:t>Rel-16</w:t>
              <w:tab/>
              <w:t>(Release 16)</w:t>
              <w:br/>
              <w:t>Rel-17</w:t>
              <w:tab/>
              <w:t>(Release 17)</w:t>
              <w:br/>
              <w:t>Rel-18</w:t>
              <w:tab/>
              <w:t>(Release 18)</w:t>
              <w:br/>
              <w:t>Rel-19</w:t>
              <w:tab/>
              <w:t>(Release 19)</w:t>
            </w:r>
          </w:p>
        </w:tc>
      </w:tr>
      <w:tr>
        <w:trPr/>
        <w:tc>
          <w:tcPr>
            <w:tcW w:w="1843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tabs>
                <w:tab w:val="clear" w:pos="284"/>
                <w:tab w:val="left" w:pos="384" w:leader="none"/>
              </w:tabs>
              <w:spacing w:before="20" w:after="8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 xml:space="preserve">1/ Some asn1 description of MBS IE is not aligned with the tabular. </w:t>
            </w:r>
          </w:p>
          <w:p>
            <w:pPr>
              <w:pStyle w:val="Normal"/>
              <w:tabs>
                <w:tab w:val="clear" w:pos="284"/>
                <w:tab w:val="left" w:pos="384" w:leader="none"/>
              </w:tabs>
              <w:spacing w:before="20" w:after="8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>2/ Choice is not needed for MBS service area because only for location dependent.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Summary of change:</w:t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1/ Update the 5GS-TAC IE within MBS Service Area Information to align with the asn.1.</w:t>
            </w:r>
          </w:p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2/ Remove the choice structure for the mbs service area.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u w:val="single"/>
                <w:lang w:val="en-US" w:eastAsia="zh-CN"/>
              </w:rPr>
            </w:pPr>
            <w:r>
              <w:rPr>
                <w:rFonts w:eastAsia="SimSun;宋体" w:cs="Arial" w:ascii="Arial" w:hAnsi="Arial"/>
                <w:u w:val="single"/>
                <w:lang w:val="en-US" w:eastAsia="zh-CN"/>
              </w:rPr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u w:val="single"/>
                <w:lang w:eastAsia="zh-CN"/>
              </w:rPr>
            </w:pPr>
            <w:r>
              <w:rPr>
                <w:rFonts w:eastAsia="SimSun;宋体" w:cs="Arial" w:ascii="Arial" w:hAnsi="Arial"/>
                <w:u w:val="single"/>
                <w:lang w:eastAsia="zh-CN"/>
              </w:rPr>
              <w:t>Impact assessment towards the previous version of the specification (same release):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>This CR has an isolated impact towards the previous version of the specification (same release).</w:t>
            </w:r>
          </w:p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eastAsia="zh-CN"/>
              </w:rPr>
              <w:t xml:space="preserve">This CR has an impact on </w:t>
            </w:r>
            <w:r>
              <w:rPr>
                <w:rFonts w:eastAsia="SimSun;宋体" w:cs="Arial" w:ascii="Arial" w:hAnsi="Arial"/>
                <w:lang w:val="en-US" w:eastAsia="en-US"/>
              </w:rPr>
              <w:t>the</w:t>
            </w:r>
            <w:r>
              <w:rPr>
                <w:rFonts w:eastAsia="SimSun;宋体" w:cs="Arial" w:ascii="Arial" w:hAnsi="Arial"/>
                <w:lang w:val="en-US" w:eastAsia="en-US"/>
              </w:rPr>
              <w:t xml:space="preserve"> MBS function.</w:t>
            </w:r>
          </w:p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 xml:space="preserve">1/ Asn1 remains not aligned with tabular. </w:t>
            </w:r>
          </w:p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eastAsia="zh-CN"/>
              </w:rPr>
              <w:t>2/ Choice structure remains for MBS service area which is useless.</w:t>
            </w:r>
          </w:p>
        </w:tc>
      </w:tr>
      <w:tr>
        <w:trPr/>
        <w:tc>
          <w:tcPr>
            <w:tcW w:w="2694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9.3.3.39, 9.4.5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Y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N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Other core specifications</w:t>
              <w:tab/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TS/TR … CR …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Test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TS/TR ... CR ...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(show related CRs)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O&amp;M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rFonts w:ascii="Arial" w:hAnsi="Arial" w:eastAsia="Times New Roman" w:cs="Arial"/>
          <w:sz w:val="8"/>
          <w:szCs w:val="8"/>
          <w:lang w:val="en-US" w:eastAsia="en-US"/>
        </w:rPr>
      </w:pPr>
      <w:r>
        <w:rPr>
          <w:rFonts w:eastAsia="Times New Roman" w:cs="Arial" w:ascii="Arial" w:hAnsi="Arial"/>
          <w:sz w:val="8"/>
          <w:szCs w:val="8"/>
          <w:lang w:val="en-US" w:eastAsia="en-US"/>
        </w:rPr>
      </w:r>
    </w:p>
    <w:p>
      <w:pPr>
        <w:sectPr>
          <w:headerReference w:type="default" r:id="rId4"/>
          <w:footerReference w:type="default" r:id="rId5"/>
          <w:type w:val="nextPage"/>
          <w:pgSz w:w="11906" w:h="16838"/>
          <w:pgMar w:left="1134" w:right="1134" w:gutter="0" w:header="680" w:top="1418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Arial" w:hAnsi="Arial" w:eastAsia="Times New Roman" w:cs="Arial"/>
          <w:sz w:val="8"/>
          <w:szCs w:val="8"/>
          <w:lang w:val="en-US" w:eastAsia="en-US"/>
        </w:rPr>
      </w:pPr>
      <w:r>
        <w:rPr>
          <w:rFonts w:eastAsia="Times New Roman" w:cs="Arial" w:ascii="Arial" w:hAnsi="Arial"/>
          <w:sz w:val="8"/>
          <w:szCs w:val="8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First Change &gt;&gt;&gt;&gt;&gt;&gt;&gt;&gt;&gt;&gt;&gt;&gt;&gt;&gt;&gt;&gt;&gt;&gt;&gt;&gt;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color w:val="FF0000"/>
          <w:sz w:val="24"/>
          <w:lang w:eastAsia="ko-KR"/>
        </w:rPr>
      </w:pPr>
      <w:r>
        <w:rPr>
          <w:rFonts w:eastAsia="Times New Roman" w:cs="Arial" w:ascii="Arial" w:hAnsi="Arial"/>
          <w:color w:val="FF0000"/>
          <w:sz w:val="24"/>
          <w:lang w:eastAsia="ko-KR"/>
        </w:rPr>
      </w:r>
    </w:p>
    <w:p>
      <w:pPr>
        <w:pStyle w:val="Heading4"/>
        <w:ind w:start="1418" w:hanging="1418"/>
        <w:rPr/>
      </w:pPr>
      <w:r>
        <w:rPr/>
        <w:t>9.3.3.39</w:t>
        <w:tab/>
        <w:t>MBS Service Area</w:t>
      </w:r>
    </w:p>
    <w:p>
      <w:pPr>
        <w:pStyle w:val="Normal"/>
        <w:widowControl w:val="false"/>
        <w:rPr>
          <w:lang w:eastAsia="en-GB"/>
        </w:rPr>
      </w:pPr>
      <w:r>
        <w:rPr>
          <w:lang w:eastAsia="en-GB"/>
        </w:rPr>
        <w:t>This IE contains the MBS service area.</w:t>
      </w:r>
    </w:p>
    <w:tbl>
      <w:tblPr>
        <w:tblW w:w="97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8"/>
        <w:gridCol w:w="1080"/>
        <w:gridCol w:w="1440"/>
        <w:gridCol w:w="1872"/>
        <w:gridCol w:w="2880"/>
      </w:tblGrid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rPr/>
            </w:pPr>
            <w:r>
              <w:rPr/>
              <w:t>IE/Group Name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rPr/>
            </w:pPr>
            <w:r>
              <w:rPr/>
              <w:t>Presence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rPr/>
            </w:pPr>
            <w:r>
              <w:rPr/>
              <w:t>Range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rPr/>
            </w:pPr>
            <w:r>
              <w:rPr/>
              <w:t>IE type and reference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rPr/>
            </w:pPr>
            <w:r>
              <w:rPr/>
              <w:t>Semantics description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overflowPunct w:val="false"/>
              <w:autoSpaceDE w:val="false"/>
              <w:textAlignment w:val="baseline"/>
              <w:rPr>
                <w:rFonts w:eastAsia="Times New Roman"/>
                <w:b/>
                <w:b/>
                <w:lang w:val="fr-FR" w:eastAsia="zh-CN"/>
              </w:rPr>
            </w:pPr>
            <w:ins w:id="0" w:author="Nok-1" w:date="2024-02-22T15:37:00Z">
              <w:r>
                <w:rPr>
                  <w:rFonts w:eastAsia="Times New Roman"/>
                  <w:b/>
                  <w:lang w:val="fr-FR" w:eastAsia="zh-CN"/>
                </w:rPr>
                <w:t>MBS Service</w:t>
              </w:r>
            </w:ins>
            <w:ins w:id="1" w:author="Nok-1" w:date="2024-02-22T15:38:00Z">
              <w:r>
                <w:rPr>
                  <w:rFonts w:eastAsia="Times New Roman"/>
                  <w:b/>
                  <w:lang w:val="fr-FR" w:eastAsia="zh-CN"/>
                </w:rPr>
                <w:t xml:space="preserve"> Area Information List</w:t>
              </w:r>
            </w:ins>
            <w:del w:id="2" w:author="Nok-1" w:date="2024-02-22T15:37:00Z">
              <w:r>
                <w:rPr>
                  <w:rFonts w:eastAsia="Times New Roman"/>
                  <w:b/>
                  <w:lang w:val="fr-FR" w:eastAsia="zh-CN"/>
                </w:rPr>
                <w:delText>CHOICE Session Type</w:delText>
              </w:r>
            </w:del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/>
            </w:pPr>
            <w:r>
              <w:rPr/>
              <w:t>M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 w:val="false"/>
                <w:i w:val="false"/>
              </w:rPr>
            </w:pPr>
            <w:r>
              <w:rPr>
                <w:i w:val="false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 w:val="false"/>
                <w:i w:val="false"/>
              </w:rPr>
            </w:pPr>
            <w:r>
              <w:rPr>
                <w:i w:val="false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ind w:start="113" w:hanging="0"/>
              <w:rPr>
                <w:i/>
                <w:i/>
                <w:iCs/>
              </w:rPr>
            </w:pPr>
            <w:del w:id="3" w:author="Nok-1" w:date="2024-02-22T15:41:00Z">
              <w:r>
                <w:rPr>
                  <w:i/>
                  <w:iCs/>
                </w:rPr>
                <w:delText>&gt;location dependent</w:delText>
              </w:r>
            </w:del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 w:val="false"/>
                <w:i w:val="false"/>
              </w:rPr>
            </w:pPr>
            <w:r>
              <w:rPr>
                <w:i w:val="false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 w:val="false"/>
                <w:i w:val="false"/>
              </w:rPr>
            </w:pPr>
            <w:r>
              <w:rPr>
                <w:i w:val="false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overflowPunct w:val="false"/>
              <w:autoSpaceDE w:val="false"/>
              <w:ind w:start="100" w:hanging="0"/>
              <w:textAlignment w:val="baseline"/>
              <w:rPr>
                <w:rFonts w:eastAsia="Times New Roman"/>
                <w:b/>
                <w:b/>
                <w:bCs/>
                <w:lang w:eastAsia="ja-JP"/>
              </w:rPr>
            </w:pPr>
            <w:r>
              <w:rPr>
                <w:rFonts w:eastAsia="Times New Roman"/>
                <w:b/>
                <w:bCs/>
                <w:lang w:eastAsia="ja-JP"/>
              </w:rPr>
              <w:t>&gt;</w:t>
            </w:r>
            <w:del w:id="4" w:author="Nok-1" w:date="2024-02-22T15:42:00Z">
              <w:r>
                <w:rPr>
                  <w:rFonts w:eastAsia="Times New Roman"/>
                  <w:b/>
                  <w:bCs/>
                  <w:lang w:eastAsia="ja-JP"/>
                </w:rPr>
                <w:delText>&gt;</w:delText>
              </w:r>
            </w:del>
            <w:r>
              <w:rPr>
                <w:rFonts w:eastAsia="Times New Roman"/>
                <w:b/>
                <w:bCs/>
                <w:lang w:eastAsia="ja-JP"/>
              </w:rPr>
              <w:t xml:space="preserve">MBS Service Area Information </w:t>
            </w:r>
            <w:ins w:id="5" w:author="Nok-1" w:date="2024-02-22T15:40:00Z">
              <w:r>
                <w:rPr>
                  <w:rFonts w:eastAsia="Times New Roman"/>
                  <w:b/>
                  <w:bCs/>
                  <w:lang w:eastAsia="ja-JP"/>
                </w:rPr>
                <w:t>Item</w:t>
              </w:r>
            </w:ins>
            <w:del w:id="6" w:author="Nok-1" w:date="2024-02-22T15:40:00Z">
              <w:r>
                <w:rPr>
                  <w:rFonts w:eastAsia="Times New Roman"/>
                  <w:b/>
                  <w:bCs/>
                  <w:lang w:eastAsia="ja-JP"/>
                </w:rPr>
                <w:delText>Location De</w:delText>
              </w:r>
            </w:del>
            <w:del w:id="7" w:author="Nok-1" w:date="2024-02-22T15:41:00Z">
              <w:r>
                <w:rPr>
                  <w:rFonts w:eastAsia="Times New Roman"/>
                  <w:b/>
                  <w:bCs/>
                  <w:lang w:eastAsia="ja-JP"/>
                </w:rPr>
                <w:delText>pendent List</w:delText>
              </w:r>
            </w:del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rFonts w:eastAsia="Times New Roman"/>
                <w:b/>
                <w:b/>
                <w:bCs/>
                <w:lang w:eastAsia="ja-JP"/>
              </w:rPr>
            </w:pPr>
            <w:r>
              <w:rPr>
                <w:rFonts w:eastAsia="Times New Roman"/>
                <w:b/>
                <w:bCs/>
                <w:lang w:eastAsia="ja-JP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overflowPunct w:val="false"/>
              <w:autoSpaceDE w:val="false"/>
              <w:textAlignment w:val="baseline"/>
              <w:rPr>
                <w:i w:val="false"/>
                <w:i w:val="false"/>
              </w:rPr>
            </w:pPr>
            <w:r>
              <w:rPr>
                <w:rFonts w:eastAsia="Times New Roman"/>
                <w:i/>
                <w:lang w:eastAsia="ja-JP"/>
              </w:rPr>
              <w:t>1..maxnoofMBSServiceArea Information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 w:val="false"/>
                <w:i w:val="false"/>
              </w:rPr>
            </w:pPr>
            <w:r>
              <w:rPr>
                <w:i w:val="false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overflowPunct w:val="false"/>
              <w:autoSpaceDE w:val="false"/>
              <w:ind w:start="200" w:hanging="0"/>
              <w:textAlignment w:val="baseline"/>
              <w:rPr>
                <w:rFonts w:eastAsia="Times New Roman"/>
                <w:lang w:eastAsia="ja-JP"/>
              </w:rPr>
            </w:pPr>
            <w:r>
              <w:rPr>
                <w:rFonts w:eastAsia="Times New Roman"/>
                <w:lang w:eastAsia="ja-JP"/>
              </w:rPr>
              <w:t>&gt;&gt;</w:t>
            </w:r>
            <w:del w:id="8" w:author="Nok-1" w:date="2024-02-22T15:49:00Z">
              <w:r>
                <w:rPr>
                  <w:rFonts w:eastAsia="Times New Roman"/>
                  <w:lang w:eastAsia="ja-JP"/>
                </w:rPr>
                <w:delText>&gt;</w:delText>
              </w:r>
            </w:del>
            <w:r>
              <w:rPr>
                <w:rFonts w:eastAsia="Times New Roman"/>
                <w:lang w:eastAsia="ja-JP"/>
              </w:rPr>
              <w:t>MBS Area Session ID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/>
            </w:pPr>
            <w:r>
              <w:rPr/>
              <w:t>M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 w:val="false"/>
                <w:i w:val="false"/>
              </w:rPr>
            </w:pPr>
            <w:r>
              <w:rPr>
                <w:i w:val="false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/>
            </w:pPr>
            <w:r>
              <w:rPr/>
              <w:t>9.3.1.111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overflowPunct w:val="false"/>
              <w:autoSpaceDE w:val="false"/>
              <w:ind w:start="200" w:hanging="0"/>
              <w:textAlignment w:val="baseline"/>
              <w:rPr>
                <w:rFonts w:eastAsia="Times New Roman"/>
                <w:lang w:eastAsia="ja-JP"/>
              </w:rPr>
            </w:pPr>
            <w:r>
              <w:rPr>
                <w:rFonts w:eastAsia="Times New Roman"/>
                <w:lang w:eastAsia="ja-JP"/>
              </w:rPr>
              <w:t>&gt;&gt;</w:t>
            </w:r>
            <w:del w:id="9" w:author="Nok-1" w:date="2024-02-22T15:49:00Z">
              <w:r>
                <w:rPr>
                  <w:rFonts w:eastAsia="Times New Roman"/>
                  <w:lang w:eastAsia="ja-JP"/>
                </w:rPr>
                <w:delText>&gt;</w:delText>
              </w:r>
            </w:del>
            <w:r>
              <w:rPr>
                <w:rFonts w:eastAsia="Times New Roman"/>
                <w:lang w:eastAsia="ja-JP"/>
              </w:rPr>
              <w:t>MBS Service Area Information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/>
            </w:pPr>
            <w:r>
              <w:rPr/>
              <w:t>M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i w:val="false"/>
                <w:i w:val="false"/>
              </w:rPr>
            </w:pPr>
            <w:r>
              <w:rPr>
                <w:i w:val="false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/>
            </w:pPr>
            <w:r>
              <w:rPr/>
              <w:t>9.3.3.40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widowControl w:val="false"/>
        <w:rPr>
          <w:lang w:val="en-US" w:eastAsia="zh-CN"/>
        </w:rPr>
      </w:pPr>
      <w:r>
        <w:rPr>
          <w:lang w:val="en-US" w:eastAsia="zh-CN"/>
        </w:rPr>
      </w:r>
    </w:p>
    <w:tbl>
      <w:tblPr>
        <w:tblW w:w="9481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9"/>
        <w:gridCol w:w="6192"/>
      </w:tblGrid>
      <w:tr>
        <w:trPr/>
        <w:tc>
          <w:tcPr>
            <w:tcW w:w="3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rPr/>
            </w:pPr>
            <w:r>
              <w:rPr/>
              <w:t>Range bound</w:t>
            </w:r>
          </w:p>
        </w:tc>
        <w:tc>
          <w:tcPr>
            <w:tcW w:w="6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rPr/>
            </w:pPr>
            <w:r>
              <w:rPr/>
              <w:t>Explanation</w:t>
            </w:r>
          </w:p>
        </w:tc>
      </w:tr>
      <w:tr>
        <w:trPr/>
        <w:tc>
          <w:tcPr>
            <w:tcW w:w="3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/>
            </w:pPr>
            <w:r>
              <w:rPr/>
              <w:t>maxnoofMBSServiceAreaInformation</w:t>
            </w:r>
          </w:p>
        </w:tc>
        <w:tc>
          <w:tcPr>
            <w:tcW w:w="6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Maximum no. of MBS Service Area Information elements in the MBS Service Area Information Location Dependent List IE. Value is 256</w:t>
            </w:r>
          </w:p>
        </w:tc>
      </w:tr>
    </w:tbl>
    <w:p>
      <w:pPr>
        <w:pStyle w:val="Normal"/>
        <w:widowControl w:val="false"/>
        <w:rPr>
          <w:lang w:eastAsia="zh-CN"/>
        </w:rPr>
      </w:pPr>
      <w:r>
        <w:rPr>
          <w:lang w:eastAsia="zh-CN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  <w:t>9.3.3.40</w:t>
        <w:tab/>
        <w:t>MBS Service Area information</w:t>
      </w:r>
    </w:p>
    <w:p>
      <w:pPr>
        <w:pStyle w:val="Normal"/>
        <w:widowControl w:val="false"/>
        <w:overflowPunct w:val="false"/>
        <w:autoSpaceDE w:val="false"/>
        <w:textAlignment w:val="baseline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This IE contains MBS service area information.</w:t>
      </w:r>
    </w:p>
    <w:tbl>
      <w:tblPr>
        <w:tblW w:w="97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8"/>
        <w:gridCol w:w="1080"/>
        <w:gridCol w:w="1440"/>
        <w:gridCol w:w="1872"/>
        <w:gridCol w:w="2880"/>
      </w:tblGrid>
      <w:tr>
        <w:trPr>
          <w:tblHeader w:val="true"/>
        </w:trPr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Times New Roman" w:cs="Arial"/>
                <w:b/>
                <w:b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sz w:val="18"/>
                <w:lang w:eastAsia="ko-KR"/>
              </w:rPr>
              <w:t>IE/Group Name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Times New Roman" w:cs="Arial"/>
                <w:b/>
                <w:b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sz w:val="18"/>
                <w:lang w:eastAsia="ko-KR"/>
              </w:rPr>
              <w:t>Presence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Times New Roman" w:cs="Arial"/>
                <w:b/>
                <w:b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sz w:val="18"/>
                <w:lang w:eastAsia="ko-KR"/>
              </w:rPr>
              <w:t>Range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Times New Roman" w:cs="Arial"/>
                <w:b/>
                <w:b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sz w:val="18"/>
                <w:lang w:eastAsia="ko-KR"/>
              </w:rPr>
              <w:t>IE type and reference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Times New Roman" w:cs="Arial"/>
                <w:b/>
                <w:b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sz w:val="18"/>
                <w:lang w:eastAsia="ko-KR"/>
              </w:rPr>
              <w:t>Semantics description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b/>
                <w:b/>
                <w:bCs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lang w:eastAsia="ko-KR"/>
              </w:rPr>
              <w:t>MBS Service Area Cell List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b/>
                <w:b/>
                <w:bCs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lang w:eastAsia="ko-KR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i/>
                <w:i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  <w:t>0..&lt;maxnoofCellsforMBS&gt;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i/>
                <w:i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ind w:start="113" w:hanging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  <w:t>&gt;</w:t>
            </w:r>
            <w:r>
              <w:rPr>
                <w:rFonts w:eastAsia="Times New Roman" w:cs="Arial" w:ascii="Arial" w:hAnsi="Arial"/>
                <w:sz w:val="18"/>
                <w:lang w:eastAsia="ko-KR"/>
              </w:rPr>
              <w:t xml:space="preserve">NR CGI 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  <w:t>M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i/>
                <w:i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  <w:t>9.3.1.14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b/>
                <w:b/>
                <w:bCs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lang w:eastAsia="ko-KR"/>
              </w:rPr>
              <w:t>MBS Service Area TAI List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b/>
                <w:b/>
                <w:bCs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lang w:eastAsia="ko-KR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i/>
                <w:i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  <w:t>0..&lt;maxnoofTAIforMBS&gt;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i/>
                <w:i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ind w:start="113" w:hanging="0"/>
              <w:textAlignment w:val="baseline"/>
              <w:rPr>
                <w:rFonts w:ascii="Arial" w:hAnsi="Arial" w:eastAsia="Times New Roman" w:cs="Arial"/>
                <w:iCs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Cs/>
                <w:sz w:val="18"/>
                <w:lang w:eastAsia="ko-KR"/>
              </w:rPr>
              <w:t>&gt;PLMN-Identity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  <w:t>M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i/>
                <w:i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  <w:t>9.3.1.7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ind w:start="113" w:hanging="0"/>
              <w:textAlignment w:val="baseline"/>
              <w:rPr>
                <w:rFonts w:ascii="Arial" w:hAnsi="Arial" w:eastAsia="Times New Roman" w:cs="Arial"/>
                <w:iCs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Cs/>
                <w:sz w:val="18"/>
                <w:lang w:eastAsia="ko-KR"/>
              </w:rPr>
              <w:t xml:space="preserve">&gt;5GS TAC 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  <w:t>M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i/>
                <w:i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i/>
                <w:sz w:val="18"/>
                <w:lang w:eastAsia="ko-KR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  <w:t>9.3.3.41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ko-KR"/>
              </w:rPr>
            </w:pPr>
            <w:r>
              <w:rPr>
                <w:rFonts w:eastAsia="Times New Roman" w:cs="Arial" w:ascii="Arial" w:hAnsi="Arial"/>
                <w:sz w:val="18"/>
                <w:lang w:eastAsia="ko-KR"/>
              </w:rPr>
            </w:r>
          </w:p>
        </w:tc>
      </w:tr>
    </w:tbl>
    <w:p>
      <w:pPr>
        <w:pStyle w:val="Normal"/>
        <w:widowControl w:val="false"/>
        <w:overflowPunct w:val="false"/>
        <w:autoSpaceDE w:val="false"/>
        <w:textAlignment w:val="baseline"/>
        <w:rPr>
          <w:rFonts w:eastAsia="Times New Roman"/>
          <w:lang w:val="en-US" w:eastAsia="zh-CN"/>
        </w:rPr>
      </w:pPr>
      <w:r>
        <w:rPr>
          <w:rFonts w:eastAsia="Times New Roman"/>
          <w:lang w:val="en-US" w:eastAsia="zh-CN"/>
        </w:rPr>
      </w:r>
    </w:p>
    <w:p>
      <w:pPr>
        <w:pStyle w:val="PL"/>
        <w:overflowPunct w:val="false"/>
        <w:autoSpaceDE w:val="false"/>
        <w:textAlignment w:val="baseline"/>
        <w:rPr>
          <w:rFonts w:eastAsia="Times New Roman"/>
          <w:lang w:val="en-GB" w:eastAsia="ko-KR"/>
        </w:rPr>
      </w:pPr>
      <w:r>
        <w:rPr>
          <w:rFonts w:eastAsia="Times New Roman"/>
          <w:lang w:val="en-GB" w:eastAsia="ko-KR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GB" w:eastAsia="ko-KR"/>
        </w:rPr>
      </w:pPr>
      <w:r>
        <w:rPr>
          <w:rFonts w:eastAsia="Times New Roman" w:cs="Courier New" w:ascii="Courier New" w:hAnsi="Courier New"/>
          <w:sz w:val="16"/>
          <w:lang w:val="en-GB" w:eastAsia="ko-KR"/>
        </w:rPr>
      </w:r>
    </w:p>
    <w:p>
      <w:pPr>
        <w:pStyle w:val="FirstChange"/>
        <w:rPr/>
      </w:pPr>
      <w:r>
        <w:rPr/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  <w:t>9.4.5</w:t>
        <w:tab/>
        <w:t>Information Element Definitions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-- ASN1START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-- **************************************************************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--</w:t>
      </w:r>
    </w:p>
    <w:p>
      <w:pPr>
        <w:pStyle w:val="Normal"/>
        <w:numPr>
          <w:ilvl w:val="0"/>
          <w:numId w:val="0"/>
        </w:numPr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outlineLvl w:val="3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-- Information Element Definitions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--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-- **************************************************************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E1AP-IEs {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itu-t (0) identified-organization (4) etsi (0) mobileDomain (0)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ngran-access (22) modules (3) e1ap (5) version1 (1) e1ap-IEs (2) }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 xml:space="preserve">DEFINITIONS AUTOMATIC TAGS ::= 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lineRule="atLeast" w:line="0"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  <w:t>BEGIN</w:t>
      </w:r>
    </w:p>
    <w:p>
      <w:pPr>
        <w:pStyle w:val="FirstChange"/>
        <w:rPr/>
      </w:pPr>
      <w:r>
        <w:rPr/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11" w:author="Nok-1" w:date="2024-01-17T16:23:00Z"/>
        </w:rPr>
      </w:pPr>
      <w:del w:id="10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  <w:delText>MBS-ServiceArea ::= CHOICE {</w:delText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13" w:author="Nok-1" w:date="2024-01-17T16:23:00Z"/>
        </w:rPr>
      </w:pPr>
      <w:del w:id="12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  <w:tab/>
          <w:delText>locationdependent</w:delText>
          <w:tab/>
          <w:tab/>
          <w:delText>MBS-ServiceAreaInformationList,</w:delText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15" w:author="Nok-1" w:date="2024-01-17T16:23:00Z"/>
        </w:rPr>
      </w:pPr>
      <w:del w:id="14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  <w:tab/>
          <w:delText>choice-Extensions</w:delText>
          <w:tab/>
          <w:tab/>
          <w:delText>ProtocolIE-SingleContainer { {MBSServiceArea-ExtIEs} }</w:delText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17" w:author="Nok-1" w:date="2024-01-17T16:23:00Z"/>
        </w:rPr>
      </w:pPr>
      <w:del w:id="16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  <w:delText>}</w:delText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19" w:author="Nok-1" w:date="2024-01-17T16:23:00Z"/>
        </w:rPr>
      </w:pPr>
      <w:del w:id="18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21" w:author="Nok-1" w:date="2024-01-17T16:23:00Z"/>
        </w:rPr>
      </w:pPr>
      <w:del w:id="20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  <w:delText>MBSServiceArea-ExtIEs E1AP-PROTOCOL-IES ::= {</w:delText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23" w:author="Nok-1" w:date="2024-01-17T16:23:00Z"/>
        </w:rPr>
      </w:pPr>
      <w:del w:id="22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  <w:tab/>
          <w:delText>...</w:delText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25" w:author="Nok-1" w:date="2024-01-17T16:23:00Z"/>
        </w:rPr>
      </w:pPr>
      <w:del w:id="24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  <w:delText>}</w:delText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27" w:author="Nok-1" w:date="2024-01-17T16:23:00Z"/>
        </w:rPr>
      </w:pPr>
      <w:del w:id="26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</w:r>
      </w:del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  <w:del w:id="29" w:author="Nok-1" w:date="2024-01-17T16:23:00Z"/>
        </w:rPr>
      </w:pPr>
      <w:del w:id="28" w:author="Nok-1" w:date="2024-01-17T16:23:00Z">
        <w:r>
          <w:rPr>
            <w:rFonts w:eastAsia="Times New Roman" w:cs="Courier New" w:ascii="Courier New" w:hAnsi="Courier New"/>
            <w:sz w:val="16"/>
            <w:lang w:val="en-US" w:eastAsia="en-US"/>
          </w:rPr>
        </w:r>
      </w:del>
    </w:p>
    <w:p>
      <w:pPr>
        <w:pStyle w:val="Normal"/>
        <w:widowControl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bidi w:val="0"/>
        <w:spacing w:before="0" w:after="0"/>
        <w:textAlignment w:val="baseline"/>
        <w:rPr/>
      </w:pPr>
      <w:ins w:id="30" w:author="Nok-1" w:date="2024-02-22T15:32:00Z">
        <w:r>
          <w:rPr/>
          <w:t>MBS-ServiceArea ::= SEQUENCE {</w:t>
        </w:r>
      </w:ins>
    </w:p>
    <w:p>
      <w:pPr>
        <w:pStyle w:val="PL"/>
        <w:rPr/>
      </w:pPr>
      <w:ins w:id="32" w:author="Nok-1" w:date="2024-02-22T15:32:00Z">
        <w:r>
          <w:rPr/>
          <w:tab/>
          <w:t>mBS-ServiceAreaInformationList</w:t>
          <w:tab/>
          <w:tab/>
          <w:t>MBS-ServiceAreaInformationList</w:t>
          <w:tab/>
          <w:tab/>
          <w:tab/>
          <w:tab/>
          <w:t>OPTIONAL,</w:t>
        </w:r>
      </w:ins>
    </w:p>
    <w:p>
      <w:pPr>
        <w:pStyle w:val="PL"/>
        <w:rPr>
          <w:lang w:val="fr-FR" w:eastAsia="en-US"/>
          <w:ins w:id="36" w:author="Nok-1" w:date="2024-02-22T15:32:00Z"/>
        </w:rPr>
      </w:pPr>
      <w:ins w:id="34" w:author="Nok-1" w:date="2024-02-22T15:32:00Z">
        <w:r>
          <w:rPr/>
          <w:tab/>
        </w:r>
      </w:ins>
      <w:ins w:id="35" w:author="Nok-1" w:date="2024-02-22T15:32:00Z">
        <w:r>
          <w:rPr>
            <w:lang w:val="fr-FR" w:eastAsia="en-US"/>
          </w:rPr>
          <w:t>iE-Extensions</w:t>
          <w:tab/>
          <w:tab/>
          <w:tab/>
          <w:tab/>
          <w:tab/>
          <w:t>ProtocolExtensionContainer { {MBS-ServiceArea-ExtIEs} }</w:t>
          <w:tab/>
          <w:t>OPTIONAL,</w:t>
        </w:r>
      </w:ins>
    </w:p>
    <w:p>
      <w:pPr>
        <w:pStyle w:val="PL"/>
        <w:rPr/>
      </w:pPr>
      <w:ins w:id="37" w:author="Nok-1" w:date="2024-02-22T15:32:00Z">
        <w:r>
          <w:rPr>
            <w:lang w:val="fr-FR" w:eastAsia="en-US"/>
          </w:rPr>
          <w:tab/>
        </w:r>
      </w:ins>
      <w:ins w:id="38" w:author="Nok-1" w:date="2024-02-22T15:32:00Z">
        <w:r>
          <w:rPr/>
          <w:t>...</w:t>
        </w:r>
      </w:ins>
    </w:p>
    <w:p>
      <w:pPr>
        <w:pStyle w:val="PL"/>
        <w:rPr/>
      </w:pPr>
      <w:ins w:id="40" w:author="Nok-1" w:date="2024-02-22T15:32:00Z">
        <w:r>
          <w:rPr/>
          <w:t>}</w:t>
        </w:r>
      </w:ins>
    </w:p>
    <w:p>
      <w:pPr>
        <w:pStyle w:val="PL"/>
        <w:rPr>
          <w:lang w:val="en-US" w:eastAsia="en-US"/>
          <w:ins w:id="43" w:author="Nok-1" w:date="2024-02-22T15:32:00Z"/>
        </w:rPr>
      </w:pPr>
      <w:ins w:id="42" w:author="Nok-1" w:date="2024-02-22T15:32:00Z">
        <w:r>
          <w:rPr>
            <w:lang w:val="en-US" w:eastAsia="en-US"/>
          </w:rPr>
        </w:r>
      </w:ins>
    </w:p>
    <w:p>
      <w:pPr>
        <w:pStyle w:val="PL"/>
        <w:rPr/>
      </w:pPr>
      <w:ins w:id="44" w:author="Nok-1" w:date="2024-02-22T15:32:00Z">
        <w:r>
          <w:rPr/>
          <w:t>MBS-ServiceArea-ExtIEs E1AP-PROTOCOL-EXTENSION ::= {</w:t>
        </w:r>
      </w:ins>
    </w:p>
    <w:p>
      <w:pPr>
        <w:pStyle w:val="PL"/>
        <w:rPr/>
      </w:pPr>
      <w:ins w:id="46" w:author="Nok-1" w:date="2024-02-22T15:32:00Z">
        <w:r>
          <w:rPr/>
          <w:tab/>
          <w:t>...</w:t>
        </w:r>
      </w:ins>
    </w:p>
    <w:p>
      <w:pPr>
        <w:pStyle w:val="PL"/>
        <w:rPr/>
      </w:pPr>
      <w:ins w:id="48" w:author="Nok-1" w:date="2024-02-22T15:32:00Z">
        <w:r>
          <w:rPr/>
          <w:t>}</w:t>
        </w:r>
      </w:ins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bookmarkStart w:id="1" w:name="_Hlk160038359"/>
      <w:bookmarkEnd w:id="1"/>
      <w:r>
        <w:rPr>
          <w:rFonts w:eastAsia="Times New Roman" w:cs="Courier New" w:ascii="Courier New" w:hAnsi="Courier New"/>
          <w:sz w:val="16"/>
          <w:lang w:val="en-US" w:eastAsia="en-US"/>
        </w:rPr>
        <w:t>MBS-ServiceAreaInformation ::= SEQUENCE {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  <w:t>mBS-ServiceAreaCellList</w:t>
        <w:tab/>
        <w:tab/>
        <w:t>MBS-ServiceAreaCellList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OPTIONAL,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  <w:t>mBS-ServiceAreaTAIList</w:t>
        <w:tab/>
        <w:tab/>
        <w:t>MBS-ServiceAreaTAIList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OPTIONAL,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fr-FR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</w:r>
      <w:r>
        <w:rPr>
          <w:rFonts w:eastAsia="Times New Roman" w:cs="Courier New" w:ascii="Courier New" w:hAnsi="Courier New"/>
          <w:sz w:val="16"/>
          <w:lang w:val="fr-FR" w:eastAsia="en-US"/>
        </w:rPr>
        <w:t>iE-Extensions</w:t>
        <w:tab/>
        <w:tab/>
        <w:tab/>
        <w:tab/>
        <w:tab/>
        <w:t>ProtocolExtensionContainer { {MBS-ServiceAreaInformation-ExtIEs} }</w:t>
        <w:tab/>
        <w:t>OPTIONAL,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fr-FR" w:eastAsia="en-US"/>
        </w:rPr>
        <w:tab/>
      </w:r>
      <w:r>
        <w:rPr>
          <w:rFonts w:eastAsia="Times New Roman" w:cs="Courier New" w:ascii="Courier New" w:hAnsi="Courier New"/>
          <w:sz w:val="16"/>
          <w:lang w:val="en-US" w:eastAsia="en-US"/>
        </w:rPr>
        <w:t>...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}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MBS-ServiceAreaInformation-ExtIEs E1AP-PROTOCOL-EXTENSION ::= {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  <w:t>...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}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MBS-ServiceAreaCellList ::= SEQUENCE (SIZE(1.. maxnoofCellsforMBS)) OF NR-CGI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MBS-ServiceAreaTAIList ::= SEQUENCE (SIZE(1.. maxnoofTAIforMBS)) OF MBS-ServiceAreaTAIList-Item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MBS-ServiceAreaTAIList-Item ::= SEQUENCE {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  <w:t>plmn-ID</w:t>
        <w:tab/>
        <w:tab/>
        <w:tab/>
        <w:tab/>
        <w:tab/>
        <w:tab/>
        <w:tab/>
        <w:t>PLMN-Identity,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  <w:t>five</w:t>
      </w:r>
      <w:ins w:id="50" w:author="Nok-1" w:date="2024-01-17T15:41:00Z">
        <w:r>
          <w:rPr>
            <w:rFonts w:eastAsia="Times New Roman" w:cs="Courier New" w:ascii="Courier New" w:hAnsi="Courier New"/>
            <w:sz w:val="16"/>
            <w:lang w:val="en-US" w:eastAsia="en-US"/>
          </w:rPr>
          <w:t>GS</w:t>
        </w:r>
      </w:ins>
      <w:del w:id="51" w:author="Nok-1" w:date="2024-01-17T15:41:00Z">
        <w:r>
          <w:rPr>
            <w:rFonts w:eastAsia="Times New Roman" w:cs="Courier New" w:ascii="Courier New" w:hAnsi="Courier New"/>
            <w:sz w:val="16"/>
            <w:lang w:val="en-US" w:eastAsia="en-US"/>
          </w:rPr>
          <w:delText>5</w:delText>
        </w:r>
      </w:del>
      <w:r>
        <w:rPr>
          <w:rFonts w:eastAsia="Times New Roman" w:cs="Courier New" w:ascii="Courier New" w:hAnsi="Courier New"/>
          <w:sz w:val="16"/>
          <w:lang w:val="en-US" w:eastAsia="en-US"/>
        </w:rPr>
        <w:t>-TAC</w:t>
        <w:tab/>
        <w:tab/>
        <w:tab/>
        <w:tab/>
        <w:tab/>
        <w:tab/>
        <w:t>FiveGS-TAC,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  <w:t>iE-Extensions</w:t>
        <w:tab/>
        <w:tab/>
        <w:tab/>
        <w:tab/>
        <w:tab/>
        <w:t>ProtocolExtensionContainer { {MBS-ServiceAreaTAIList-Item-ExtIEs} }</w:t>
        <w:tab/>
        <w:t>OPTIONAL,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ab/>
        <w:t>...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en-US"/>
        </w:rPr>
      </w:pPr>
      <w:r>
        <w:rPr>
          <w:rFonts w:eastAsia="Times New Roman" w:cs="Courier New" w:ascii="Courier New" w:hAnsi="Courier New"/>
          <w:sz w:val="16"/>
          <w:lang w:val="en-US" w:eastAsia="en-US"/>
        </w:rPr>
        <w:t>}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val="en-US" w:eastAsia="ko-KR"/>
        </w:rPr>
      </w:pPr>
      <w:r>
        <w:rPr>
          <w:rFonts w:eastAsia="Times New Roman" w:cs="Courier New" w:ascii="Courier New" w:hAnsi="Courier New"/>
          <w:sz w:val="16"/>
          <w:lang w:val="en-US" w:eastAsia="ko-KR"/>
        </w:rPr>
      </w:r>
      <w:bookmarkStart w:id="2" w:name="_Hlk160038359"/>
      <w:bookmarkStart w:id="3" w:name="_Hlk160038359"/>
      <w:bookmarkEnd w:id="3"/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sz w:val="16"/>
          <w:lang w:eastAsia="ko-KR"/>
        </w:rPr>
      </w:pPr>
      <w:r>
        <w:rPr>
          <w:rFonts w:eastAsia="Times New Roman" w:cs="Courier New" w:ascii="Courier New" w:hAnsi="Courier New"/>
          <w:sz w:val="16"/>
          <w:lang w:eastAsia="ko-KR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End of Changes &gt;&gt;&gt;&gt;&gt;&gt;&gt;&gt;&gt;&gt;&gt;&gt;&gt;&gt;&gt;&gt;&gt;&gt;&gt;&gt;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color w:val="FF0000"/>
          <w:sz w:val="24"/>
          <w:lang w:eastAsia="ko-KR"/>
        </w:rPr>
      </w:pPr>
      <w:r>
        <w:rPr>
          <w:rFonts w:eastAsia="Times New Roman" w:cs="Arial" w:ascii="Arial" w:hAnsi="Arial"/>
          <w:color w:val="FF0000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680" w:top="1418" w:footer="567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Calibri">
    <w:charset w:val="00" w:characterSet="windows-1252"/>
    <w:family w:val="swiss"/>
    <w:pitch w:val="variable"/>
  </w:font>
  <w:font w:name="ZapfDingbats">
    <w:altName w:val="Wingdings"/>
    <w:charset w:val="00" w:characterSet="windows-1252"/>
    <w:family w:val="auto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S LineDraw">
    <w:charset w:val="02"/>
    <w:family w:val="modern"/>
    <w:pitch w:val="default"/>
  </w:font>
  <w:font w:name="Times">
    <w:altName w:val="Times New Roman"/>
    <w:charset w:val="00" w:characterSet="windows-1252"/>
    <w:family w:val="roman"/>
    <w:pitch w:val="variable"/>
  </w:font>
  <w:font w:name="Monotype Sorts">
    <w:altName w:val="Segoe UI Symbol"/>
    <w:charset w:val="02"/>
    <w:family w:val="auto"/>
    <w:pitch w:val="variable"/>
  </w:font>
  <w:font w:name="SimSun">
    <w:altName w:val="宋体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1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284"/>
        <w:tab w:val="right" w:pos="9639" w:leader="none"/>
      </w:tabs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840"/>
        </w:tabs>
        <w:ind w:start="1560" w:hanging="720"/>
      </w:pPr>
      <w:rPr>
        <w:rFonts w:ascii="Times New Roman" w:hAnsi="Times New Roman" w:eastAsia="SimSun;宋体" w:cs="Times New Roman"/>
      </w:rPr>
    </w:lvl>
  </w:abstractNum>
  <w:abstractNum w:abstractNumId="3">
    <w:lvl w:ilvl="0">
      <w:start w:val="1"/>
      <w:numFmt w:val="bullet"/>
      <w:lvlText w:val=""/>
      <w:lvlJc w:val="start"/>
      <w:pPr>
        <w:tabs>
          <w:tab w:val="num" w:pos="851"/>
        </w:tabs>
        <w:ind w:start="851" w:hanging="851"/>
      </w:pPr>
      <w:rPr>
        <w:rFonts w:ascii="ZapfDingbats" w:hAnsi="ZapfDingbats" w:cs="ZapfDingbats" w:hint="default"/>
        <w:sz w:val="20"/>
        <w:i w:val="false"/>
        <w:b/>
        <w:szCs w:val="20"/>
        <w:color w:val="70CEF5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28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80"/>
    </w:pPr>
    <w:rPr>
      <w:rFonts w:ascii="Times New Roman" w:hAnsi="Times New Roman" w:eastAsia="DengXian;等线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next w:val="Normal"/>
    <w:qFormat/>
    <w:pPr>
      <w:keepNext w:val="true"/>
      <w:keepLines/>
      <w:widowControl/>
      <w:numPr>
        <w:ilvl w:val="0"/>
        <w:numId w:val="1"/>
      </w:numPr>
      <w:pBdr>
        <w:top w:val="single" w:sz="12" w:space="3" w:color="000000"/>
      </w:pBdr>
      <w:bidi w:val="0"/>
      <w:spacing w:before="240" w:after="180"/>
      <w:ind w:start="1134" w:hanging="1134"/>
      <w:outlineLvl w:val="0"/>
    </w:pPr>
    <w:rPr>
      <w:rFonts w:ascii="Arial" w:hAnsi="Arial" w:eastAsia="DengXian;等线" w:cs="Arial"/>
      <w:color w:val="auto"/>
      <w:sz w:val="36"/>
      <w:szCs w:val="20"/>
      <w:lang w:val="en-GB" w:bidi="ar-SA" w:eastAsia="zh-CN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pBdr>
        <w:top w:val="nil"/>
      </w:pBdr>
      <w:spacing w:before="180" w:after="180"/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spacing w:before="120" w:after="18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ind w:star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pPr>
      <w:numPr>
        <w:ilvl w:val="4"/>
        <w:numId w:val="1"/>
      </w:numPr>
      <w:ind w:star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6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1"/>
    <w:next w:val="Normal"/>
    <w:qFormat/>
    <w:pPr>
      <w:numPr>
        <w:ilvl w:val="7"/>
        <w:numId w:val="1"/>
      </w:numPr>
      <w:ind w:start="0" w:hanging="0"/>
      <w:outlineLvl w:val="7"/>
    </w:pPr>
    <w:rPr/>
  </w:style>
  <w:style w:type="paragraph" w:styleId="Heading9">
    <w:name w:val="Heading 9"/>
    <w:basedOn w:val="Heading8"/>
    <w:next w:val="Normal"/>
    <w:qFormat/>
    <w:pPr>
      <w:numPr>
        <w:ilvl w:val="8"/>
        <w:numId w:val="1"/>
      </w:numPr>
      <w:outlineLvl w:val="8"/>
    </w:pPr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eastAsia="SimSun;宋体" w:cs="Times New Roman"/>
    </w:rPr>
  </w:style>
  <w:style w:type="character" w:styleId="WW8Num13z1">
    <w:name w:val="WW8Num13z1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sz w:val="18"/>
    </w:rPr>
  </w:style>
  <w:style w:type="character" w:styleId="WW8Num21z0">
    <w:name w:val="WW8Num21z0"/>
    <w:qFormat/>
    <w:rPr>
      <w:rFonts w:ascii="Times New Roman" w:hAnsi="Times New Roman" w:eastAsia="MS Mincho;ＭＳ 明朝" w:cs="Times New Roman"/>
    </w:rPr>
  </w:style>
  <w:style w:type="character" w:styleId="WW8Num21z1">
    <w:name w:val="WW8Num21z1"/>
    <w:qFormat/>
    <w:rPr>
      <w:rFonts w:ascii="Wingdings" w:hAnsi="Wingdings" w:cs="Wingdings"/>
    </w:rPr>
  </w:style>
  <w:style w:type="character" w:styleId="WW8Num22z0">
    <w:name w:val="WW8Num22z0"/>
    <w:qFormat/>
    <w:rPr>
      <w:rFonts w:ascii="Arial" w:hAnsi="Arial" w:cs="Arial"/>
      <w:sz w:val="16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Arial" w:hAnsi="Arial" w:eastAsia="MS Mincho;ＭＳ 明朝" w:cs="Arial"/>
    </w:rPr>
  </w:style>
  <w:style w:type="character" w:styleId="WW8Num23z1">
    <w:name w:val="WW8Num23z1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Times New Roman" w:hAnsi="Times New Roman" w:eastAsia="SimSun;宋体" w:cs="Times New Roman"/>
    </w:rPr>
  </w:style>
  <w:style w:type="character" w:styleId="WW8Num27z0">
    <w:name w:val="WW8Num27z0"/>
    <w:qFormat/>
    <w:rPr>
      <w:rFonts w:ascii="Calibri" w:hAnsi="Calibri" w:cs="Calibri"/>
    </w:rPr>
  </w:style>
  <w:style w:type="character" w:styleId="WW8Num27z1">
    <w:name w:val="WW8Num27z1"/>
    <w:qFormat/>
    <w:rPr>
      <w:rFonts w:ascii="Wingdings" w:hAnsi="Wingdings" w:cs="Wingdings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eastAsia="Times New Roman" w:cs="Aria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Arial" w:hAnsi="Arial" w:eastAsia="Times New Roman" w:cs="Aria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Times New Roman" w:hAnsi="Times New Roman" w:cs="Times New Roman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Arial" w:hAnsi="Arial" w:cs="Arial"/>
      <w:sz w:val="16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5z0">
    <w:name w:val="WW8Num35z0"/>
    <w:qFormat/>
    <w:rPr>
      <w:rFonts w:ascii="Times New Roman" w:hAnsi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ascii="Times New Roman" w:hAnsi="Times New Roman" w:eastAsia="MS Mincho;ＭＳ 明朝" w:cs="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Arial" w:hAnsi="Arial" w:eastAsia="Times New Roman" w:cs="Aria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40z0">
    <w:name w:val="WW8Num40z0"/>
    <w:qFormat/>
    <w:rPr>
      <w:rFonts w:ascii="Arial" w:hAnsi="Arial" w:eastAsia="Times New Roman" w:cs="Aria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>
      <w:rFonts w:ascii="ZapfDingbats;Wingdings" w:hAnsi="ZapfDingbats;Wingdings" w:cs="ZapfDingbats;Wingdings"/>
      <w:b/>
      <w:i w:val="false"/>
      <w:color w:val="70CEF5"/>
      <w:sz w:val="20"/>
      <w:szCs w:val="20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Times New Roman" w:hAnsi="Times New Roman" w:cs="Times New Roman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St3z0">
    <w:name w:val="WW8NumSt3z0"/>
    <w:qFormat/>
    <w:rPr>
      <w:rFonts w:ascii="Symbol" w:hAnsi="Symbol" w:cs="Symbol"/>
    </w:rPr>
  </w:style>
  <w:style w:type="character" w:styleId="WW8NumSt4z0">
    <w:name w:val="WW8NumSt4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b/>
      <w:sz w:val="16"/>
      <w:vertAlign w:val="superscript"/>
    </w:rPr>
  </w:style>
  <w:style w:type="character" w:styleId="ZGSM">
    <w:name w:val="ZGSM"/>
    <w:qFormat/>
    <w:rPr/>
  </w:style>
  <w:style w:type="character" w:styleId="InternetLink">
    <w:name w:val="Hyperlink"/>
    <w:rPr>
      <w:color w:val="0000FF"/>
      <w:u w:val="single"/>
    </w:rPr>
  </w:style>
  <w:style w:type="character" w:styleId="CommentReference">
    <w:name w:val="Comment Reference"/>
    <w:qFormat/>
    <w:rPr>
      <w:sz w:val="16"/>
    </w:rPr>
  </w:style>
  <w:style w:type="character" w:styleId="VisitedInternetLink">
    <w:name w:val="FollowedHyperlink"/>
    <w:rPr>
      <w:color w:val="800080"/>
      <w:u w:val="single"/>
    </w:rPr>
  </w:style>
  <w:style w:type="character" w:styleId="B1Char">
    <w:name w:val="B1 Char"/>
    <w:qFormat/>
    <w:rPr>
      <w:rFonts w:ascii="Times New Roman" w:hAnsi="Times New Roman" w:cs="Times New Roman"/>
      <w:lang w:val="en-GB"/>
    </w:rPr>
  </w:style>
  <w:style w:type="character" w:styleId="TFZchn">
    <w:name w:val="TF Zchn"/>
    <w:qFormat/>
    <w:rPr>
      <w:rFonts w:ascii="Arial" w:hAnsi="Arial" w:cs="Arial"/>
      <w:b/>
      <w:lang w:val="en-GB"/>
    </w:rPr>
  </w:style>
  <w:style w:type="character" w:styleId="THChar">
    <w:name w:val="TH Char"/>
    <w:qFormat/>
    <w:rPr>
      <w:rFonts w:ascii="Arial" w:hAnsi="Arial" w:cs="Arial"/>
      <w:b/>
      <w:lang w:val="en-GB"/>
    </w:rPr>
  </w:style>
  <w:style w:type="character" w:styleId="Msoins">
    <w:name w:val="msoins"/>
    <w:qFormat/>
    <w:rPr/>
  </w:style>
  <w:style w:type="character" w:styleId="TALChar">
    <w:name w:val="TAL Char"/>
    <w:qFormat/>
    <w:rPr>
      <w:rFonts w:ascii="Arial" w:hAnsi="Arial" w:cs="Arial"/>
      <w:sz w:val="18"/>
      <w:lang w:val="en-GB"/>
    </w:rPr>
  </w:style>
  <w:style w:type="character" w:styleId="Emphasis">
    <w:name w:val="Emphasis"/>
    <w:qFormat/>
    <w:rPr>
      <w:i/>
      <w:iCs/>
    </w:rPr>
  </w:style>
  <w:style w:type="character" w:styleId="TAHChar">
    <w:name w:val="TAH Char"/>
    <w:qFormat/>
    <w:rPr>
      <w:rFonts w:ascii="Arial" w:hAnsi="Arial" w:cs="Arial"/>
      <w:b/>
      <w:sz w:val="18"/>
      <w:lang w:val="en-GB"/>
    </w:rPr>
  </w:style>
  <w:style w:type="character" w:styleId="TACChar">
    <w:name w:val="TAC Char"/>
    <w:qFormat/>
    <w:rPr/>
  </w:style>
  <w:style w:type="character" w:styleId="PLChar">
    <w:name w:val="PL Char"/>
    <w:qFormat/>
    <w:rPr>
      <w:rFonts w:ascii="Courier New" w:hAnsi="Courier New" w:cs="Courier New"/>
      <w:sz w:val="16"/>
      <w:lang w:val="en-GB" w:eastAsia="en-US" w:bidi="ar-SA"/>
    </w:rPr>
  </w:style>
  <w:style w:type="character" w:styleId="EditorsNoteChar">
    <w:name w:val="Editor's Note Char"/>
    <w:qFormat/>
    <w:rPr>
      <w:rFonts w:ascii="Times New Roman" w:hAnsi="Times New Roman" w:cs="Times New Roman"/>
      <w:color w:val="FF0000"/>
      <w:lang w:val="en-GB"/>
    </w:rPr>
  </w:style>
  <w:style w:type="character" w:styleId="StandardZchn">
    <w:name w:val="Standard Zchn"/>
    <w:qFormat/>
    <w:rPr>
      <w:rFonts w:ascii="Times New Roman" w:hAnsi="Times New Roman" w:cs="Times New Roman"/>
      <w:szCs w:val="22"/>
      <w:lang w:val="en-GB"/>
    </w:rPr>
  </w:style>
  <w:style w:type="character" w:styleId="BodyTextChar">
    <w:name w:val="Body Text Char"/>
    <w:qFormat/>
    <w:rPr>
      <w:rFonts w:ascii="Times New Roman" w:hAnsi="Times New Roman" w:cs="Times New Roman"/>
    </w:rPr>
  </w:style>
  <w:style w:type="character" w:styleId="TALCar">
    <w:name w:val="TAL Car"/>
    <w:qFormat/>
    <w:rPr>
      <w:rFonts w:ascii="Arial" w:hAnsi="Arial" w:cs="Arial"/>
      <w:sz w:val="18"/>
      <w:lang w:val="en-GB" w:bidi="ar-SA"/>
    </w:rPr>
  </w:style>
  <w:style w:type="character" w:styleId="Msoins1">
    <w:name w:val="msoins1"/>
    <w:qFormat/>
    <w:rPr/>
  </w:style>
  <w:style w:type="character" w:styleId="TFChar">
    <w:name w:val="TF Char"/>
    <w:qFormat/>
    <w:rPr>
      <w:rFonts w:ascii="Arial" w:hAnsi="Arial" w:eastAsia="SimSun;宋体" w:cs="Arial"/>
      <w:b/>
      <w:lang w:val="en-GB" w:bidi="ar-SA"/>
    </w:rPr>
  </w:style>
  <w:style w:type="character" w:styleId="CommentTextChar">
    <w:name w:val="Comment Text Char"/>
    <w:qFormat/>
    <w:rPr>
      <w:rFonts w:ascii="Times New Roman" w:hAnsi="Times New Roman" w:cs="Times New Roman"/>
      <w:lang w:val="en-GB"/>
    </w:rPr>
  </w:style>
  <w:style w:type="character" w:styleId="TALLeft100cmCharChar">
    <w:name w:val="TAL + Left:  1;00 cm Char Char"/>
    <w:qFormat/>
    <w:rPr>
      <w:rFonts w:ascii="Arial" w:hAnsi="Arial" w:cs="Arial"/>
      <w:sz w:val="18"/>
      <w:lang w:val="en-GB"/>
    </w:rPr>
  </w:style>
  <w:style w:type="character" w:styleId="B1Zchn">
    <w:name w:val="B1 Zchn"/>
    <w:qFormat/>
    <w:rPr>
      <w:lang w:val="en-GB" w:bidi="ar-SA"/>
    </w:rPr>
  </w:style>
  <w:style w:type="character" w:styleId="DocumentMapChar">
    <w:name w:val="Document Map Char"/>
    <w:qFormat/>
    <w:rPr>
      <w:rFonts w:ascii="Tahoma" w:hAnsi="Tahoma" w:cs="Tahoma"/>
      <w:shd w:fill="000080" w:val="clear"/>
      <w:lang w:val="en-GB"/>
    </w:rPr>
  </w:style>
  <w:style w:type="character" w:styleId="TAHCar">
    <w:name w:val="TAH Car"/>
    <w:qFormat/>
    <w:rPr>
      <w:rFonts w:ascii="Arial" w:hAnsi="Arial" w:cs="Arial"/>
      <w:b/>
      <w:sz w:val="18"/>
      <w:lang w:val="en-GB"/>
    </w:rPr>
  </w:style>
  <w:style w:type="character" w:styleId="Heading3Char">
    <w:name w:val="Heading 3 Char"/>
    <w:qFormat/>
    <w:rPr>
      <w:rFonts w:ascii="Arial" w:hAnsi="Arial" w:eastAsia="SimSun;宋体" w:cs="Arial"/>
      <w:color w:val="0000FF"/>
      <w:kern w:val="2"/>
      <w:sz w:val="28"/>
      <w:lang w:val="en-GB" w:bidi="ar-SA"/>
    </w:rPr>
  </w:style>
  <w:style w:type="character" w:styleId="NOChar">
    <w:name w:val="NO Char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B2Char">
    <w:name w:val="B2 Char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PlainTextChar">
    <w:name w:val="Plain Text Char"/>
    <w:qFormat/>
    <w:rPr>
      <w:rFonts w:ascii="Courier New" w:hAnsi="Courier New" w:eastAsia="MS Mincho;ＭＳ 明朝" w:cs="Courier New"/>
      <w:lang w:val="nb-NO"/>
    </w:rPr>
  </w:style>
  <w:style w:type="character" w:styleId="BodyTextIndentChar">
    <w:name w:val="Body Text Indent Char"/>
    <w:qFormat/>
    <w:rPr>
      <w:rFonts w:ascii="Times New Roman" w:hAnsi="Times New Roman" w:eastAsia="MS Mincho;ＭＳ 明朝" w:cs="Times New Roman"/>
      <w:lang w:val="en-GB"/>
    </w:rPr>
  </w:style>
  <w:style w:type="character" w:styleId="QuotationZchn">
    <w:name w:val="Quotation Zchn"/>
    <w:qFormat/>
    <w:rPr>
      <w:rFonts w:ascii="Arial" w:hAnsi="Arial" w:eastAsia="SimSun;宋体" w:cs="Arial"/>
      <w:color w:val="0000FF"/>
      <w:kern w:val="2"/>
      <w:szCs w:val="22"/>
      <w:lang w:val="en-GB" w:bidi="ar-SA"/>
    </w:rPr>
  </w:style>
  <w:style w:type="character" w:styleId="EditorsNoteZchn">
    <w:name w:val="Editor's Note Zchn"/>
    <w:qFormat/>
    <w:rPr>
      <w:rFonts w:ascii="Arial" w:hAnsi="Arial" w:eastAsia="SimSun;宋体" w:cs="Arial"/>
      <w:color w:val="FF0000"/>
      <w:kern w:val="2"/>
      <w:lang w:val="en-GB" w:bidi="ar-SA"/>
    </w:rPr>
  </w:style>
  <w:style w:type="character" w:styleId="Heading2Char">
    <w:name w:val="Heading 2 Char"/>
    <w:qFormat/>
    <w:rPr>
      <w:rFonts w:ascii="Arial" w:hAnsi="Arial" w:cs="Arial"/>
      <w:sz w:val="32"/>
      <w:lang w:val="en-GB"/>
    </w:rPr>
  </w:style>
  <w:style w:type="character" w:styleId="Heading3Char1">
    <w:name w:val="Heading 3 Char1"/>
    <w:qFormat/>
    <w:rPr>
      <w:rFonts w:ascii="Arial" w:hAnsi="Arial" w:cs="Arial"/>
      <w:sz w:val="28"/>
      <w:lang w:val="en-GB"/>
    </w:rPr>
  </w:style>
  <w:style w:type="character" w:styleId="Head2AChar">
    <w:name w:val="Head2A Char"/>
    <w:qFormat/>
    <w:rPr>
      <w:rFonts w:ascii="Arial" w:hAnsi="Arial" w:eastAsia="MS Mincho;ＭＳ 明朝" w:cs="Arial"/>
      <w:color w:val="0000FF"/>
      <w:kern w:val="2"/>
      <w:sz w:val="32"/>
      <w:lang w:val="en-GB" w:bidi="ar-SA"/>
    </w:rPr>
  </w:style>
  <w:style w:type="character" w:styleId="CharChar">
    <w:name w:val="Char Char"/>
    <w:qFormat/>
    <w:rPr>
      <w:rFonts w:ascii="Arial" w:hAnsi="Arial" w:eastAsia="MS Mincho;ＭＳ 明朝" w:cs="Arial"/>
      <w:color w:val="0000FF"/>
      <w:kern w:val="2"/>
      <w:lang w:val="en-GB" w:bidi="ar-SA"/>
    </w:rPr>
  </w:style>
  <w:style w:type="character" w:styleId="B1Char1">
    <w:name w:val="B1 Char1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Msoins0">
    <w:name w:val="msoins0"/>
    <w:qFormat/>
    <w:rPr>
      <w:rFonts w:ascii="Arial" w:hAnsi="Arial" w:eastAsia="SimSun;宋体" w:cs="Arial"/>
      <w:color w:val="0000FF"/>
      <w:kern w:val="2"/>
      <w:lang w:val="en-US" w:eastAsia="zh-CN" w:bidi="ar-SA"/>
    </w:rPr>
  </w:style>
  <w:style w:type="character" w:styleId="StrongEmphasis">
    <w:name w:val="Strong Emphasis"/>
    <w:qFormat/>
    <w:rPr>
      <w:rFonts w:ascii="Arial" w:hAnsi="Arial" w:eastAsia="SimSun;宋体" w:cs="Arial"/>
      <w:b/>
      <w:bCs/>
      <w:color w:val="0000FF"/>
      <w:kern w:val="2"/>
      <w:lang w:val="en-US" w:eastAsia="zh-CN" w:bidi="ar-SA"/>
    </w:rPr>
  </w:style>
  <w:style w:type="character" w:styleId="Doctext2Char">
    <w:name w:val="Doc-text2 Char"/>
    <w:qFormat/>
    <w:rPr>
      <w:rFonts w:ascii="Arial" w:hAnsi="Arial" w:eastAsia="SimSun;宋体" w:cs="Arial"/>
      <w:color w:val="0000FF"/>
      <w:kern w:val="2"/>
      <w:lang w:eastAsia="zh-CN"/>
    </w:rPr>
  </w:style>
  <w:style w:type="character" w:styleId="TFleftCharChar">
    <w:name w:val="TF;left Char Char"/>
    <w:qFormat/>
    <w:rPr>
      <w:rFonts w:ascii="Arial" w:hAnsi="Arial" w:eastAsia="SimSun;宋体" w:cs="Arial"/>
      <w:b/>
      <w:color w:val="0000FF"/>
      <w:kern w:val="2"/>
      <w:lang w:val="en-GB" w:bidi="ar-SA"/>
    </w:rPr>
  </w:style>
  <w:style w:type="character" w:styleId="CharChar2">
    <w:name w:val="Char Char2"/>
    <w:qFormat/>
    <w:rPr>
      <w:rFonts w:ascii="Times New Roman" w:hAnsi="Times New Roman" w:eastAsia="MS Mincho;ＭＳ 明朝" w:cs="Times New Roman"/>
      <w:lang w:val="en-GB"/>
    </w:rPr>
  </w:style>
  <w:style w:type="character" w:styleId="H6Char">
    <w:name w:val="H6 Char"/>
    <w:qFormat/>
    <w:rPr>
      <w:rFonts w:ascii="Arial" w:hAnsi="Arial" w:cs="Arial"/>
      <w:lang w:val="en-GB"/>
    </w:rPr>
  </w:style>
  <w:style w:type="character" w:styleId="EXChar">
    <w:name w:val="EX Char"/>
    <w:qFormat/>
    <w:rPr>
      <w:rFonts w:ascii="Times New Roman" w:hAnsi="Times New Roman" w:cs="Times New Roman"/>
      <w:lang w:val="en-GB"/>
    </w:rPr>
  </w:style>
  <w:style w:type="character" w:styleId="B2Car">
    <w:name w:val="B2 Car"/>
    <w:qFormat/>
    <w:rPr>
      <w:rFonts w:ascii="Times New Roman" w:hAnsi="Times New Roman" w:cs="Times New Roman"/>
      <w:lang w:val="en-GB"/>
    </w:rPr>
  </w:style>
  <w:style w:type="character" w:styleId="B3Char">
    <w:name w:val="B3 Char"/>
    <w:qFormat/>
    <w:rPr>
      <w:rFonts w:ascii="Times New Roman" w:hAnsi="Times New Roman" w:cs="Times New Roman"/>
      <w:lang w:val="en-GB"/>
    </w:rPr>
  </w:style>
  <w:style w:type="character" w:styleId="Style5">
    <w:name w:val="首标题"/>
    <w:qFormat/>
    <w:rPr>
      <w:rFonts w:ascii="Arial" w:hAnsi="Arial" w:eastAsia="SimSun;宋体" w:cs="Arial"/>
      <w:sz w:val="24"/>
      <w:lang w:val="en-US" w:eastAsia="zh-CN" w:bidi="ar-SA"/>
    </w:rPr>
  </w:style>
  <w:style w:type="character" w:styleId="HeaderChar">
    <w:name w:val="Header Char"/>
    <w:qFormat/>
    <w:rPr>
      <w:rFonts w:ascii="Arial" w:hAnsi="Arial" w:cs="Arial"/>
      <w:b/>
      <w:sz w:val="18"/>
      <w:lang w:val="en-GB" w:eastAsia="en-US" w:bidi="ar-SA"/>
    </w:rPr>
  </w:style>
  <w:style w:type="character" w:styleId="CRCoverPageZchn">
    <w:name w:val="CR Cover Page Zchn"/>
    <w:qFormat/>
    <w:rPr>
      <w:rFonts w:ascii="Arial" w:hAnsi="Arial" w:cs="Arial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GB"/>
    </w:rPr>
  </w:style>
  <w:style w:type="character" w:styleId="CommentSubjectChar">
    <w:name w:val="Comment Subject Char"/>
    <w:qFormat/>
    <w:rPr>
      <w:rFonts w:ascii="Times New Roman" w:hAnsi="Times New Roman" w:cs="Times New Roman"/>
      <w:b/>
      <w:bCs/>
      <w:lang w:val="en-GB"/>
    </w:rPr>
  </w:style>
  <w:style w:type="character" w:styleId="FootnoteTextChar">
    <w:name w:val="Footnote Text Char"/>
    <w:qFormat/>
    <w:rPr>
      <w:rFonts w:ascii="Times New Roman" w:hAnsi="Times New Roman" w:cs="Times New Roman"/>
      <w:sz w:val="16"/>
      <w:lang w:val="en-GB"/>
    </w:rPr>
  </w:style>
  <w:style w:type="character" w:styleId="FooterChar">
    <w:name w:val="Footer Char"/>
    <w:qFormat/>
    <w:rPr>
      <w:rFonts w:ascii="Arial" w:hAnsi="Arial" w:cs="Arial"/>
      <w:b/>
      <w:i/>
      <w:sz w:val="18"/>
      <w:lang w:val="en-GB" w:eastAsia="en-US"/>
    </w:rPr>
  </w:style>
  <w:style w:type="character" w:styleId="HTMLPreformattedChar">
    <w:name w:val="HTML Preformatted Char"/>
    <w:qFormat/>
    <w:rPr>
      <w:rFonts w:ascii="Courier New" w:hAnsi="Courier New" w:eastAsia="Times New Roman" w:cs="Courier New"/>
      <w:lang w:val="en-US"/>
    </w:rPr>
  </w:style>
  <w:style w:type="character" w:styleId="UnresolvedMention">
    <w:name w:val="Unresolved Mention"/>
    <w:qFormat/>
    <w:rPr>
      <w:color w:val="808080"/>
      <w:shd w:fill="E6E6E6" w:val="clear"/>
    </w:rPr>
  </w:style>
  <w:style w:type="character" w:styleId="Heading1Char">
    <w:name w:val="Heading 1 Char"/>
    <w:qFormat/>
    <w:rPr>
      <w:rFonts w:ascii="Arial" w:hAnsi="Arial" w:cs="Arial"/>
      <w:sz w:val="36"/>
      <w:lang w:val="en-GB"/>
    </w:rPr>
  </w:style>
  <w:style w:type="character" w:styleId="Heading4Char">
    <w:name w:val="Heading 4 Char"/>
    <w:qFormat/>
    <w:rPr>
      <w:rFonts w:ascii="Arial" w:hAnsi="Arial" w:cs="Arial"/>
      <w:sz w:val="24"/>
      <w:lang w:val="en-GB"/>
    </w:rPr>
  </w:style>
  <w:style w:type="character" w:styleId="Heading5Char">
    <w:name w:val="Heading 5 Char"/>
    <w:qFormat/>
    <w:rPr>
      <w:rFonts w:ascii="Arial" w:hAnsi="Arial" w:cs="Arial"/>
      <w:sz w:val="22"/>
      <w:lang w:val="en-GB"/>
    </w:rPr>
  </w:style>
  <w:style w:type="character" w:styleId="NOZchn">
    <w:name w:val="NO Zchn"/>
    <w:qFormat/>
    <w:rPr>
      <w:rFonts w:ascii="Times New Roman" w:hAnsi="Times New Roman" w:cs="Times New Roman"/>
      <w:lang w:val="en-GB"/>
    </w:rPr>
  </w:style>
  <w:style w:type="character" w:styleId="ListParagraphChar">
    <w:name w:val="List Paragraph Char"/>
    <w:qFormat/>
    <w:rPr>
      <w:rFonts w:ascii="Times New Roman" w:hAnsi="Times New Roman" w:cs="Times New Roman"/>
      <w:lang w:val="en-GB"/>
    </w:rPr>
  </w:style>
  <w:style w:type="character" w:styleId="B4Char">
    <w:name w:val="B4 Char"/>
    <w:qFormat/>
    <w:rPr>
      <w:rFonts w:ascii="Times New Roman" w:hAnsi="Times New Roman" w:cs="Times New Roman"/>
      <w:lang w:val="en-GB"/>
    </w:rPr>
  </w:style>
  <w:style w:type="character" w:styleId="UnresolvedMention1">
    <w:name w:val="Unresolved Mention1"/>
    <w:qFormat/>
    <w:rPr>
      <w:color w:val="808080"/>
      <w:shd w:fill="E6E6E6" w:val="clear"/>
    </w:rPr>
  </w:style>
  <w:style w:type="character" w:styleId="Heading6Char">
    <w:name w:val="Heading 6 Char"/>
    <w:qFormat/>
    <w:rPr>
      <w:rFonts w:ascii="Arial" w:hAnsi="Arial" w:cs="Arial"/>
      <w:lang w:val="en-GB"/>
    </w:rPr>
  </w:style>
  <w:style w:type="character" w:styleId="Heading7Char">
    <w:name w:val="Heading 7 Char"/>
    <w:qFormat/>
    <w:rPr>
      <w:rFonts w:ascii="Arial" w:hAnsi="Arial" w:cs="Arial"/>
      <w:lang w:val="en-GB"/>
    </w:rPr>
  </w:style>
  <w:style w:type="character" w:styleId="Heading8Char">
    <w:name w:val="Heading 8 Char"/>
    <w:qFormat/>
    <w:rPr>
      <w:rFonts w:ascii="Arial" w:hAnsi="Arial" w:cs="Arial"/>
      <w:sz w:val="36"/>
      <w:lang w:val="en-GB"/>
    </w:rPr>
  </w:style>
  <w:style w:type="character" w:styleId="Heading9Char">
    <w:name w:val="Heading 9 Char"/>
    <w:qFormat/>
    <w:rPr>
      <w:rFonts w:ascii="Arial" w:hAnsi="Arial" w:cs="Arial"/>
      <w:sz w:val="36"/>
      <w:lang w:val="en-GB"/>
    </w:rPr>
  </w:style>
  <w:style w:type="character" w:styleId="UnresolvedMention2">
    <w:name w:val="Unresolved Mention2"/>
    <w:qFormat/>
    <w:rPr>
      <w:color w:val="808080"/>
      <w:shd w:fill="E6E6E6" w:val="clear"/>
    </w:rPr>
  </w:style>
  <w:style w:type="character" w:styleId="Mention">
    <w:name w:val="Mention"/>
    <w:qFormat/>
    <w:rPr>
      <w:color w:val="2B579A"/>
      <w:shd w:fill="E6E6E6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overflowPunct w:val="false"/>
      <w:autoSpaceDE w:val="false"/>
      <w:textAlignment w:val="baseline"/>
    </w:pPr>
    <w:rPr>
      <w:lang w:val="en-US"/>
    </w:rPr>
  </w:style>
  <w:style w:type="paragraph" w:styleId="List">
    <w:name w:val="List"/>
    <w:basedOn w:val="Normal"/>
    <w:pPr>
      <w:ind w:start="568" w:hanging="284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6">
    <w:name w:val="H6"/>
    <w:basedOn w:val="Heading5"/>
    <w:next w:val="Normal"/>
    <w:qFormat/>
    <w:pPr>
      <w:numPr>
        <w:ilvl w:val="0"/>
        <w:numId w:val="0"/>
      </w:numPr>
      <w:ind w:start="1985" w:hanging="1985"/>
      <w:outlineLvl w:val="9"/>
    </w:pPr>
    <w:rPr>
      <w:sz w:val="20"/>
    </w:rPr>
  </w:style>
  <w:style w:type="paragraph" w:styleId="Contents1">
    <w:name w:val="TOC 1"/>
    <w:pPr>
      <w:keepNext w:val="true"/>
      <w:keepLines/>
      <w:widowControl w:val="false"/>
      <w:tabs>
        <w:tab w:val="clear" w:pos="284"/>
        <w:tab w:val="right" w:pos="9639" w:leader="dot"/>
      </w:tabs>
      <w:bidi w:val="0"/>
      <w:spacing w:before="120" w:after="0"/>
      <w:ind w:start="567" w:end="425" w:hanging="567"/>
    </w:pPr>
    <w:rPr>
      <w:rFonts w:ascii="Times New Roman" w:hAnsi="Times New Roman" w:eastAsia="DengXian;等线" w:cs="Times New Roman"/>
      <w:color w:val="auto"/>
      <w:sz w:val="22"/>
      <w:szCs w:val="20"/>
      <w:lang w:val="en-GB" w:eastAsia="en-US" w:bidi="ar-SA"/>
    </w:rPr>
  </w:style>
  <w:style w:type="paragraph" w:styleId="Contents8">
    <w:name w:val="TOC 8"/>
    <w:basedOn w:val="Contents1"/>
    <w:pPr>
      <w:spacing w:before="180" w:after="0"/>
      <w:ind w:start="2693" w:end="425" w:hanging="2693"/>
    </w:pPr>
    <w:rPr>
      <w:b/>
    </w:rPr>
  </w:style>
  <w:style w:type="paragraph" w:styleId="ZT">
    <w:name w:val="ZT"/>
    <w:qFormat/>
    <w:pPr>
      <w:widowControl w:val="false"/>
      <w:bidi w:val="0"/>
      <w:spacing w:lineRule="atLeast" w:line="240"/>
      <w:jc w:val="end"/>
    </w:pPr>
    <w:rPr>
      <w:rFonts w:ascii="Arial" w:hAnsi="Arial" w:eastAsia="DengXian;等线" w:cs="Arial"/>
      <w:b/>
      <w:color w:val="auto"/>
      <w:sz w:val="34"/>
      <w:szCs w:val="20"/>
      <w:lang w:val="en-GB" w:bidi="ar-SA" w:eastAsia="zh-CN"/>
    </w:rPr>
  </w:style>
  <w:style w:type="paragraph" w:styleId="Contents2">
    <w:name w:val="TOC 2"/>
    <w:basedOn w:val="Contents1"/>
    <w:pPr>
      <w:keepNext w:val="false"/>
      <w:spacing w:before="0" w:after="0"/>
      <w:ind w:start="851" w:end="425" w:hanging="851"/>
    </w:pPr>
    <w:rPr>
      <w:sz w:val="20"/>
    </w:rPr>
  </w:style>
  <w:style w:type="paragraph" w:styleId="Contents3">
    <w:name w:val="TOC 3"/>
    <w:basedOn w:val="Contents2"/>
    <w:pPr>
      <w:ind w:start="1134" w:end="425" w:hanging="1134"/>
    </w:pPr>
    <w:rPr/>
  </w:style>
  <w:style w:type="paragraph" w:styleId="Contents4">
    <w:name w:val="TOC 4"/>
    <w:basedOn w:val="Contents3"/>
    <w:pPr>
      <w:ind w:start="1418" w:end="425" w:hanging="1418"/>
    </w:pPr>
    <w:rPr/>
  </w:style>
  <w:style w:type="paragraph" w:styleId="Contents5">
    <w:name w:val="TOC 5"/>
    <w:basedOn w:val="Contents4"/>
    <w:pPr>
      <w:ind w:start="1701" w:end="425" w:hanging="1701"/>
    </w:pPr>
    <w:rPr/>
  </w:style>
  <w:style w:type="paragraph" w:styleId="Index1">
    <w:name w:val="Index 1"/>
    <w:basedOn w:val="Normal"/>
    <w:pPr>
      <w:keepLines/>
      <w:spacing w:before="0" w:after="0"/>
    </w:pPr>
    <w:rPr/>
  </w:style>
  <w:style w:type="paragraph" w:styleId="Index2">
    <w:name w:val="Index 2"/>
    <w:basedOn w:val="Index1"/>
    <w:pPr>
      <w:ind w:start="284" w:hanging="0"/>
    </w:pPr>
    <w:rPr/>
  </w:style>
  <w:style w:type="paragraph" w:styleId="ZH">
    <w:name w:val="ZH"/>
    <w:qFormat/>
    <w:pPr>
      <w:widowControl w:val="false"/>
      <w:bidi w:val="0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TT">
    <w:name w:val="TT"/>
    <w:basedOn w:val="Heading1"/>
    <w:next w:val="Normal"/>
    <w:qFormat/>
    <w:pPr>
      <w:numPr>
        <w:ilvl w:val="0"/>
        <w:numId w:val="0"/>
      </w:numPr>
      <w:ind w:start="1134" w:hanging="1134"/>
      <w:outlineLvl w:val="9"/>
    </w:pPr>
    <w:rPr/>
  </w:style>
  <w:style w:type="paragraph" w:styleId="ListNumber">
    <w:name w:val="List Number"/>
    <w:basedOn w:val="List"/>
    <w:qFormat/>
    <w:pPr/>
    <w:rPr/>
  </w:style>
  <w:style w:type="paragraph" w:styleId="ListNumber2">
    <w:name w:val="List Number 2"/>
    <w:basedOn w:val="ListNumber"/>
    <w:qFormat/>
    <w:pPr>
      <w:ind w:start="851" w:hanging="284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284"/>
        <w:tab w:val="center" w:pos="4819" w:leader="none"/>
        <w:tab w:val="right" w:pos="9638" w:leader="none"/>
      </w:tabs>
    </w:pPr>
    <w:rPr/>
  </w:style>
  <w:style w:type="paragraph" w:styleId="Header">
    <w:name w:val="Header"/>
    <w:pPr>
      <w:widowControl w:val="false"/>
      <w:bidi w:val="0"/>
    </w:pPr>
    <w:rPr>
      <w:rFonts w:ascii="Arial" w:hAnsi="Arial" w:eastAsia="DengXian;等线" w:cs="Arial"/>
      <w:b/>
      <w:color w:val="auto"/>
      <w:sz w:val="18"/>
      <w:szCs w:val="20"/>
      <w:lang w:val="en-GB" w:eastAsia="en-US" w:bidi="ar-SA"/>
    </w:rPr>
  </w:style>
  <w:style w:type="paragraph" w:styleId="Footnote">
    <w:name w:val="Footnote Text"/>
    <w:basedOn w:val="Normal"/>
    <w:pPr>
      <w:keepLines/>
      <w:spacing w:before="0" w:after="0"/>
      <w:ind w:start="454" w:hanging="454"/>
    </w:pPr>
    <w:rPr>
      <w:sz w:val="16"/>
    </w:rPr>
  </w:style>
  <w:style w:type="paragraph" w:styleId="TAL">
    <w:name w:val="TAL"/>
    <w:basedOn w:val="Normal"/>
    <w:qFormat/>
    <w:pPr>
      <w:keepNext w:val="true"/>
      <w:keepLines/>
      <w:spacing w:before="0" w:after="0"/>
    </w:pPr>
    <w:rPr>
      <w:rFonts w:ascii="Arial" w:hAnsi="Arial" w:cs="Arial"/>
      <w:sz w:val="18"/>
    </w:rPr>
  </w:style>
  <w:style w:type="paragraph" w:styleId="TAC">
    <w:name w:val="TAC"/>
    <w:basedOn w:val="TAL"/>
    <w:qFormat/>
    <w:pPr>
      <w:jc w:val="center"/>
    </w:pPr>
    <w:rPr/>
  </w:style>
  <w:style w:type="paragraph" w:styleId="TAH">
    <w:name w:val="TAH"/>
    <w:basedOn w:val="TAC"/>
    <w:qFormat/>
    <w:pPr/>
    <w:rPr>
      <w:b/>
    </w:rPr>
  </w:style>
  <w:style w:type="paragraph" w:styleId="TH">
    <w:name w:val="TH"/>
    <w:basedOn w:val="Normal"/>
    <w:qFormat/>
    <w:pPr>
      <w:keepNext w:val="true"/>
      <w:keepLines/>
      <w:spacing w:before="60" w:after="180"/>
      <w:jc w:val="center"/>
    </w:pPr>
    <w:rPr>
      <w:rFonts w:ascii="Arial" w:hAnsi="Arial" w:cs="Arial"/>
      <w:b/>
    </w:rPr>
  </w:style>
  <w:style w:type="paragraph" w:styleId="TF">
    <w:name w:val="TF"/>
    <w:basedOn w:val="TH"/>
    <w:qFormat/>
    <w:pPr>
      <w:keepNext w:val="false"/>
      <w:spacing w:before="0" w:after="240"/>
    </w:pPr>
    <w:rPr/>
  </w:style>
  <w:style w:type="paragraph" w:styleId="NO">
    <w:name w:val="NO"/>
    <w:basedOn w:val="Normal"/>
    <w:qFormat/>
    <w:pPr>
      <w:keepLines/>
      <w:ind w:start="1135" w:hanging="851"/>
    </w:pPr>
    <w:rPr/>
  </w:style>
  <w:style w:type="paragraph" w:styleId="Contents9">
    <w:name w:val="TOC 9"/>
    <w:basedOn w:val="Contents8"/>
    <w:pPr>
      <w:ind w:start="1418" w:end="425" w:hanging="1418"/>
    </w:pPr>
    <w:rPr/>
  </w:style>
  <w:style w:type="paragraph" w:styleId="EX">
    <w:name w:val="EX"/>
    <w:basedOn w:val="Normal"/>
    <w:qFormat/>
    <w:pPr>
      <w:keepLines/>
      <w:ind w:start="1702" w:hanging="1418"/>
    </w:pPr>
    <w:rPr/>
  </w:style>
  <w:style w:type="paragraph" w:styleId="FP">
    <w:name w:val="FP"/>
    <w:basedOn w:val="Normal"/>
    <w:qFormat/>
    <w:pPr>
      <w:spacing w:before="0" w:after="0"/>
    </w:pPr>
    <w:rPr/>
  </w:style>
  <w:style w:type="paragraph" w:styleId="LD">
    <w:name w:val="LD"/>
    <w:qFormat/>
    <w:pPr>
      <w:keepNext w:val="true"/>
      <w:keepLines/>
      <w:widowControl/>
      <w:bidi w:val="0"/>
      <w:spacing w:lineRule="exact" w:line="180"/>
    </w:pPr>
    <w:rPr>
      <w:rFonts w:ascii="MS LineDraw" w:hAnsi="MS LineDraw" w:eastAsia="DengXian;等线" w:cs="MS LineDraw"/>
      <w:color w:val="auto"/>
      <w:sz w:val="20"/>
      <w:szCs w:val="20"/>
      <w:lang w:val="en-GB" w:eastAsia="en-US" w:bidi="ar-SA"/>
    </w:rPr>
  </w:style>
  <w:style w:type="paragraph" w:styleId="NW">
    <w:name w:val="NW"/>
    <w:basedOn w:val="NO"/>
    <w:qFormat/>
    <w:pPr>
      <w:spacing w:before="0" w:after="0"/>
    </w:pPr>
    <w:rPr/>
  </w:style>
  <w:style w:type="paragraph" w:styleId="EW">
    <w:name w:val="EW"/>
    <w:basedOn w:val="EX"/>
    <w:qFormat/>
    <w:pPr>
      <w:spacing w:before="0" w:after="0"/>
    </w:pPr>
    <w:rPr/>
  </w:style>
  <w:style w:type="paragraph" w:styleId="Contents6">
    <w:name w:val="TOC 6"/>
    <w:basedOn w:val="Contents5"/>
    <w:next w:val="Normal"/>
    <w:pPr>
      <w:ind w:start="1985" w:end="425" w:hanging="1985"/>
    </w:pPr>
    <w:rPr/>
  </w:style>
  <w:style w:type="paragraph" w:styleId="Contents7">
    <w:name w:val="TOC 7"/>
    <w:basedOn w:val="Contents6"/>
    <w:next w:val="Normal"/>
    <w:pPr>
      <w:ind w:start="2268" w:end="425" w:hanging="2268"/>
    </w:pPr>
    <w:rPr/>
  </w:style>
  <w:style w:type="paragraph" w:styleId="ListBullet">
    <w:name w:val="List Bullet"/>
    <w:basedOn w:val="List"/>
    <w:qFormat/>
    <w:pPr/>
    <w:rPr/>
  </w:style>
  <w:style w:type="paragraph" w:styleId="ListBullet2">
    <w:name w:val="List Bullet 2"/>
    <w:basedOn w:val="ListBullet"/>
    <w:qFormat/>
    <w:pPr>
      <w:ind w:start="851" w:hanging="284"/>
    </w:pPr>
    <w:rPr/>
  </w:style>
  <w:style w:type="paragraph" w:styleId="ListBullet3">
    <w:name w:val="List Bullet 3"/>
    <w:basedOn w:val="ListBullet2"/>
    <w:qFormat/>
    <w:pPr>
      <w:ind w:start="1135" w:hanging="284"/>
    </w:pPr>
    <w:rPr/>
  </w:style>
  <w:style w:type="paragraph" w:styleId="EQ">
    <w:name w:val="EQ"/>
    <w:basedOn w:val="Normal"/>
    <w:next w:val="Normal"/>
    <w:qFormat/>
    <w:pPr>
      <w:keepLines/>
    </w:pPr>
    <w:rPr>
      <w:lang w:val="en-US" w:eastAsia="en-US"/>
    </w:rPr>
  </w:style>
  <w:style w:type="paragraph" w:styleId="NF">
    <w:name w:val="NF"/>
    <w:basedOn w:val="NO"/>
    <w:qFormat/>
    <w:pPr>
      <w:keepNext w:val="true"/>
      <w:spacing w:before="0" w:after="0"/>
    </w:pPr>
    <w:rPr>
      <w:rFonts w:ascii="Arial" w:hAnsi="Arial" w:cs="Arial"/>
      <w:sz w:val="18"/>
    </w:rPr>
  </w:style>
  <w:style w:type="paragraph" w:styleId="PL">
    <w:name w:val="PL"/>
    <w:qFormat/>
    <w:pPr>
      <w:widowControl/>
      <w:tabs>
        <w:tab w:val="clear" w:pos="284"/>
        <w:tab w:val="left" w:pos="384" w:leader="none"/>
        <w:tab w:val="left" w:pos="768" w:leader="none"/>
        <w:tab w:val="left" w:pos="1152" w:leader="none"/>
        <w:tab w:val="left" w:pos="1536" w:leader="none"/>
        <w:tab w:val="left" w:pos="1920" w:leader="none"/>
        <w:tab w:val="left" w:pos="2304" w:leader="none"/>
        <w:tab w:val="left" w:pos="2688" w:leader="none"/>
        <w:tab w:val="left" w:pos="3072" w:leader="none"/>
        <w:tab w:val="left" w:pos="3456" w:leader="none"/>
        <w:tab w:val="left" w:pos="3840" w:leader="none"/>
        <w:tab w:val="left" w:pos="4224" w:leader="none"/>
        <w:tab w:val="left" w:pos="4608" w:leader="none"/>
        <w:tab w:val="left" w:pos="4992" w:leader="none"/>
        <w:tab w:val="left" w:pos="5376" w:leader="none"/>
        <w:tab w:val="left" w:pos="5760" w:leader="none"/>
        <w:tab w:val="left" w:pos="6144" w:leader="none"/>
        <w:tab w:val="left" w:pos="6528" w:leader="none"/>
        <w:tab w:val="left" w:pos="6912" w:leader="none"/>
        <w:tab w:val="left" w:pos="7296" w:leader="none"/>
        <w:tab w:val="left" w:pos="7680" w:leader="none"/>
        <w:tab w:val="left" w:pos="8064" w:leader="none"/>
        <w:tab w:val="left" w:pos="8448" w:leader="none"/>
        <w:tab w:val="left" w:pos="8832" w:leader="none"/>
        <w:tab w:val="left" w:pos="9216" w:leader="none"/>
      </w:tabs>
      <w:bidi w:val="0"/>
    </w:pPr>
    <w:rPr>
      <w:rFonts w:ascii="Courier New" w:hAnsi="Courier New" w:eastAsia="DengXian;等线" w:cs="Courier New"/>
      <w:color w:val="auto"/>
      <w:sz w:val="16"/>
      <w:szCs w:val="20"/>
      <w:lang w:val="en-GB" w:eastAsia="en-US" w:bidi="ar-SA"/>
    </w:rPr>
  </w:style>
  <w:style w:type="paragraph" w:styleId="TAR">
    <w:name w:val="TAR"/>
    <w:basedOn w:val="TAL"/>
    <w:qFormat/>
    <w:pPr>
      <w:jc w:val="end"/>
    </w:pPr>
    <w:rPr/>
  </w:style>
  <w:style w:type="paragraph" w:styleId="TAN">
    <w:name w:val="TAN"/>
    <w:basedOn w:val="TAL"/>
    <w:qFormat/>
    <w:pPr>
      <w:ind w:start="851" w:hanging="851"/>
    </w:pPr>
    <w:rPr/>
  </w:style>
  <w:style w:type="paragraph" w:styleId="ZA">
    <w:name w:val="ZA"/>
    <w:qFormat/>
    <w:pPr>
      <w:widowControl w:val="false"/>
      <w:pBdr>
        <w:bottom w:val="single" w:sz="12" w:space="1" w:color="000000"/>
      </w:pBdr>
      <w:bidi w:val="0"/>
      <w:jc w:val="end"/>
    </w:pPr>
    <w:rPr>
      <w:rFonts w:ascii="Arial" w:hAnsi="Arial" w:eastAsia="DengXian;等线" w:cs="Arial"/>
      <w:color w:val="auto"/>
      <w:sz w:val="40"/>
      <w:szCs w:val="20"/>
      <w:lang w:val="en-GB" w:eastAsia="en-US" w:bidi="ar-SA"/>
    </w:rPr>
  </w:style>
  <w:style w:type="paragraph" w:styleId="ZB">
    <w:name w:val="ZB"/>
    <w:qFormat/>
    <w:pPr>
      <w:widowControl w:val="false"/>
      <w:bidi w:val="0"/>
      <w:ind w:end="28" w:hanging="0"/>
      <w:jc w:val="end"/>
    </w:pPr>
    <w:rPr>
      <w:rFonts w:ascii="Arial" w:hAnsi="Arial" w:eastAsia="DengXian;等线" w:cs="Arial"/>
      <w:i/>
      <w:color w:val="auto"/>
      <w:sz w:val="20"/>
      <w:szCs w:val="20"/>
      <w:lang w:val="en-GB" w:eastAsia="en-US" w:bidi="ar-SA"/>
    </w:rPr>
  </w:style>
  <w:style w:type="paragraph" w:styleId="ZD">
    <w:name w:val="ZD"/>
    <w:qFormat/>
    <w:pPr>
      <w:widowControl w:val="false"/>
      <w:bidi w:val="0"/>
    </w:pPr>
    <w:rPr>
      <w:rFonts w:ascii="Arial" w:hAnsi="Arial" w:eastAsia="DengXian;等线" w:cs="Arial"/>
      <w:color w:val="auto"/>
      <w:sz w:val="32"/>
      <w:szCs w:val="20"/>
      <w:lang w:val="en-GB" w:eastAsia="en-US" w:bidi="ar-SA"/>
    </w:rPr>
  </w:style>
  <w:style w:type="paragraph" w:styleId="ZU">
    <w:name w:val="ZU"/>
    <w:qFormat/>
    <w:pPr>
      <w:widowControl w:val="false"/>
      <w:pBdr>
        <w:top w:val="single" w:sz="12" w:space="1" w:color="000000"/>
      </w:pBdr>
      <w:bidi w:val="0"/>
      <w:jc w:val="end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ZV">
    <w:name w:val="ZV"/>
    <w:basedOn w:val="ZU"/>
    <w:qFormat/>
    <w:pPr/>
    <w:rPr/>
  </w:style>
  <w:style w:type="paragraph" w:styleId="List2">
    <w:name w:val="List Bullet 3"/>
    <w:basedOn w:val="List"/>
    <w:pPr>
      <w:ind w:start="851" w:hanging="284"/>
    </w:pPr>
    <w:rPr/>
  </w:style>
  <w:style w:type="paragraph" w:styleId="ZG">
    <w:name w:val="ZG"/>
    <w:qFormat/>
    <w:pPr>
      <w:widowControl w:val="false"/>
      <w:bidi w:val="0"/>
      <w:jc w:val="end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List3">
    <w:name w:val="List Bullet 4"/>
    <w:basedOn w:val="List2"/>
    <w:pPr>
      <w:ind w:start="1135" w:hanging="284"/>
    </w:pPr>
    <w:rPr/>
  </w:style>
  <w:style w:type="paragraph" w:styleId="List4">
    <w:name w:val="List Bullet 5"/>
    <w:basedOn w:val="List3"/>
    <w:pPr>
      <w:ind w:start="1418" w:hanging="284"/>
    </w:pPr>
    <w:rPr/>
  </w:style>
  <w:style w:type="paragraph" w:styleId="List5">
    <w:name w:val="List Number"/>
    <w:basedOn w:val="List4"/>
    <w:pPr>
      <w:ind w:start="1702" w:hanging="284"/>
    </w:pPr>
    <w:rPr/>
  </w:style>
  <w:style w:type="paragraph" w:styleId="EditorsNote">
    <w:name w:val="Editor's Note"/>
    <w:basedOn w:val="NO"/>
    <w:qFormat/>
    <w:pPr/>
    <w:rPr>
      <w:color w:val="FF0000"/>
    </w:rPr>
  </w:style>
  <w:style w:type="paragraph" w:styleId="ListBullet4">
    <w:name w:val="List Bullet 4"/>
    <w:basedOn w:val="ListBullet3"/>
    <w:qFormat/>
    <w:pPr>
      <w:ind w:start="1418" w:hanging="284"/>
    </w:pPr>
    <w:rPr/>
  </w:style>
  <w:style w:type="paragraph" w:styleId="ListBullet5">
    <w:name w:val="List Bullet 5"/>
    <w:basedOn w:val="ListBullet4"/>
    <w:qFormat/>
    <w:pPr>
      <w:ind w:start="1702" w:hanging="284"/>
    </w:pPr>
    <w:rPr/>
  </w:style>
  <w:style w:type="paragraph" w:styleId="B1">
    <w:name w:val="B1"/>
    <w:basedOn w:val="List"/>
    <w:qFormat/>
    <w:pPr/>
    <w:rPr/>
  </w:style>
  <w:style w:type="paragraph" w:styleId="B2">
    <w:name w:val="B2"/>
    <w:basedOn w:val="List2"/>
    <w:qFormat/>
    <w:pPr/>
    <w:rPr/>
  </w:style>
  <w:style w:type="paragraph" w:styleId="B3">
    <w:name w:val="B3"/>
    <w:basedOn w:val="List3"/>
    <w:qFormat/>
    <w:pPr/>
    <w:rPr/>
  </w:style>
  <w:style w:type="paragraph" w:styleId="B4">
    <w:name w:val="B4"/>
    <w:basedOn w:val="List4"/>
    <w:qFormat/>
    <w:pPr/>
    <w:rPr/>
  </w:style>
  <w:style w:type="paragraph" w:styleId="B5">
    <w:name w:val="B5"/>
    <w:basedOn w:val="List5"/>
    <w:qFormat/>
    <w:pPr/>
    <w:rPr/>
  </w:style>
  <w:style w:type="paragraph" w:styleId="Footer">
    <w:name w:val="Footer"/>
    <w:basedOn w:val="Header"/>
    <w:pPr>
      <w:jc w:val="center"/>
    </w:pPr>
    <w:rPr>
      <w:i/>
    </w:rPr>
  </w:style>
  <w:style w:type="paragraph" w:styleId="ZTD">
    <w:name w:val="ZTD"/>
    <w:basedOn w:val="ZB"/>
    <w:qFormat/>
    <w:pPr/>
    <w:rPr>
      <w:i w:val="false"/>
      <w:sz w:val="40"/>
    </w:rPr>
  </w:style>
  <w:style w:type="paragraph" w:styleId="CRCoverPage">
    <w:name w:val="CR Cover Page"/>
    <w:qFormat/>
    <w:pPr>
      <w:widowControl/>
      <w:bidi w:val="0"/>
      <w:spacing w:before="0" w:after="120"/>
    </w:pPr>
    <w:rPr>
      <w:rFonts w:ascii="Arial" w:hAnsi="Arial" w:eastAsia="DengXian;等线" w:cs="Arial"/>
      <w:color w:val="auto"/>
      <w:sz w:val="20"/>
      <w:szCs w:val="20"/>
      <w:lang w:val="en-GB" w:bidi="ar-SA" w:eastAsia="zh-CN"/>
    </w:rPr>
  </w:style>
  <w:style w:type="paragraph" w:styleId="Tdocheader">
    <w:name w:val="tdoc-header"/>
    <w:qFormat/>
    <w:pPr>
      <w:widowControl/>
      <w:bidi w:val="0"/>
    </w:pPr>
    <w:rPr>
      <w:rFonts w:ascii="Arial" w:hAnsi="Arial" w:eastAsia="DengXian;等线" w:cs="Arial"/>
      <w:color w:val="auto"/>
      <w:sz w:val="24"/>
      <w:szCs w:val="20"/>
      <w:lang w:val="en-GB" w:eastAsia="en-US" w:bidi="ar-SA"/>
    </w:rPr>
  </w:style>
  <w:style w:type="paragraph" w:styleId="CommentText">
    <w:name w:val="Comment Text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Standard1">
    <w:name w:val="Standard1"/>
    <w:basedOn w:val="Normal"/>
    <w:qFormat/>
    <w:pPr>
      <w:overflowPunct w:val="false"/>
      <w:autoSpaceDE w:val="false"/>
      <w:spacing w:before="0" w:after="120"/>
      <w:textAlignment w:val="baseline"/>
    </w:pPr>
    <w:rPr>
      <w:szCs w:val="22"/>
    </w:rPr>
  </w:style>
  <w:style w:type="paragraph" w:styleId="Guidance">
    <w:name w:val="Guidance"/>
    <w:basedOn w:val="Normal"/>
    <w:qFormat/>
    <w:pPr>
      <w:overflowPunct w:val="false"/>
      <w:autoSpaceDE w:val="false"/>
      <w:textAlignment w:val="baseline"/>
    </w:pPr>
    <w:rPr>
      <w:i/>
      <w:color w:val="0000FF"/>
    </w:rPr>
  </w:style>
  <w:style w:type="paragraph" w:styleId="Pl1">
    <w:name w:val="pl"/>
    <w:basedOn w:val="Normal"/>
    <w:qFormat/>
    <w:pPr>
      <w:overflowPunct w:val="false"/>
      <w:autoSpaceDE w:val="false"/>
      <w:spacing w:before="0" w:after="0"/>
      <w:textAlignment w:val="baseline"/>
    </w:pPr>
    <w:rPr>
      <w:rFonts w:ascii="Courier New" w:hAnsi="Courier New" w:eastAsia="Batang;바탕" w:cs="Courier New"/>
      <w:sz w:val="16"/>
      <w:szCs w:val="16"/>
      <w:lang w:val="en-US" w:eastAsia="ko-KR"/>
    </w:rPr>
  </w:style>
  <w:style w:type="paragraph" w:styleId="INDENT2">
    <w:name w:val="INDENT2"/>
    <w:basedOn w:val="Normal"/>
    <w:qFormat/>
    <w:pPr>
      <w:overflowPunct w:val="false"/>
      <w:autoSpaceDE w:val="false"/>
      <w:ind w:start="1135" w:hanging="284"/>
      <w:textAlignment w:val="baseline"/>
    </w:pPr>
    <w:rPr/>
  </w:style>
  <w:style w:type="paragraph" w:styleId="SpecText">
    <w:name w:val="SpecText"/>
    <w:basedOn w:val="Normal"/>
    <w:qFormat/>
    <w:pPr>
      <w:overflowPunct w:val="false"/>
      <w:autoSpaceDE w:val="false"/>
      <w:textAlignment w:val="baseline"/>
    </w:pPr>
    <w:rPr>
      <w:rFonts w:eastAsia="Batang;바탕"/>
    </w:rPr>
  </w:style>
  <w:style w:type="paragraph" w:styleId="ListBullet6">
    <w:name w:val="List Bullet 6"/>
    <w:basedOn w:val="ListBullet5"/>
    <w:qFormat/>
    <w:pPr>
      <w:overflowPunct w:val="false"/>
      <w:autoSpaceDE w:val="false"/>
      <w:spacing w:before="0" w:after="0"/>
      <w:ind w:start="1985" w:hanging="284"/>
      <w:jc w:val="both"/>
      <w:textAlignment w:val="baseline"/>
    </w:pPr>
    <w:rPr>
      <w:rFonts w:ascii="Times" w:hAnsi="Times" w:cs="Times"/>
      <w:sz w:val="24"/>
      <w:lang w:val="en-US"/>
    </w:rPr>
  </w:style>
  <w:style w:type="paragraph" w:styleId="StyleTALLeft075cm">
    <w:name w:val="Style TAL + Left:  075 cm"/>
    <w:basedOn w:val="TAL"/>
    <w:qFormat/>
    <w:pPr>
      <w:overflowPunct w:val="false"/>
      <w:autoSpaceDE w:val="false"/>
      <w:ind w:start="425" w:hanging="0"/>
      <w:textAlignment w:val="baseline"/>
    </w:pPr>
    <w:rPr/>
  </w:style>
  <w:style w:type="paragraph" w:styleId="TALLeft1">
    <w:name w:val="TAL + Left:  1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TALLeft125cm">
    <w:name w:val="TAL + Left: 125 cm"/>
    <w:basedOn w:val="StyleTALLeft075cm"/>
    <w:qFormat/>
    <w:pPr>
      <w:kinsoku w:val="false"/>
      <w:overflowPunct w:val="true"/>
      <w:autoSpaceDE w:val="true"/>
      <w:ind w:start="709" w:hanging="0"/>
      <w:textAlignment w:val="auto"/>
    </w:pPr>
    <w:rPr>
      <w:rFonts w:cs="Arial"/>
      <w:bCs/>
      <w:szCs w:val="18"/>
      <w:lang w:eastAsia="zh-CN"/>
    </w:rPr>
  </w:style>
  <w:style w:type="paragraph" w:styleId="TALLeft11">
    <w:name w:val="TAL + Left: 1"/>
    <w:basedOn w:val="TALLeft125cm"/>
    <w:qFormat/>
    <w:pPr>
      <w:ind w:start="851" w:hanging="0"/>
    </w:pPr>
    <w:rPr>
      <w:rFonts w:eastAsia="Batang;바탕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DengXian;等线" w:cs="Times New Roman"/>
      <w:color w:val="auto"/>
      <w:sz w:val="20"/>
      <w:szCs w:val="20"/>
      <w:lang w:val="en-GB" w:bidi="ar-SA" w:eastAsia="zh-CN"/>
    </w:rPr>
  </w:style>
  <w:style w:type="paragraph" w:styleId="IndexHeading">
    <w:name w:val="Index Heading"/>
    <w:basedOn w:val="Normal"/>
    <w:next w:val="Normal"/>
    <w:pPr>
      <w:pBdr>
        <w:top w:val="single" w:sz="12" w:space="0" w:color="000000"/>
      </w:pBdr>
      <w:spacing w:before="360" w:after="240"/>
    </w:pPr>
    <w:rPr>
      <w:rFonts w:eastAsia="MS Mincho;ＭＳ 明朝"/>
      <w:b/>
      <w:i/>
      <w:sz w:val="26"/>
    </w:rPr>
  </w:style>
  <w:style w:type="paragraph" w:styleId="INDENT1">
    <w:name w:val="INDENT1"/>
    <w:basedOn w:val="Normal"/>
    <w:qFormat/>
    <w:pPr>
      <w:ind w:start="851" w:hanging="0"/>
    </w:pPr>
    <w:rPr>
      <w:rFonts w:eastAsia="MS Mincho;ＭＳ 明朝"/>
    </w:rPr>
  </w:style>
  <w:style w:type="paragraph" w:styleId="INDENT3">
    <w:name w:val="INDENT3"/>
    <w:basedOn w:val="Normal"/>
    <w:qFormat/>
    <w:pPr>
      <w:ind w:start="1701" w:hanging="567"/>
    </w:pPr>
    <w:rPr>
      <w:rFonts w:eastAsia="MS Mincho;ＭＳ 明朝"/>
    </w:rPr>
  </w:style>
  <w:style w:type="paragraph" w:styleId="FigureTitle">
    <w:name w:val="Figure_Title"/>
    <w:basedOn w:val="Normal"/>
    <w:next w:val="Normal"/>
    <w:qFormat/>
    <w:pPr>
      <w:keepLines/>
      <w:spacing w:before="120" w:after="480"/>
      <w:jc w:val="center"/>
    </w:pPr>
    <w:rPr>
      <w:rFonts w:eastAsia="MS Mincho;ＭＳ 明朝"/>
      <w:b/>
      <w:sz w:val="24"/>
    </w:rPr>
  </w:style>
  <w:style w:type="paragraph" w:styleId="RecCCITT">
    <w:name w:val="Rec_CCITT_#"/>
    <w:basedOn w:val="Normal"/>
    <w:qFormat/>
    <w:pPr>
      <w:keepNext w:val="true"/>
      <w:keepLines/>
    </w:pPr>
    <w:rPr>
      <w:rFonts w:eastAsia="MS Mincho;ＭＳ 明朝"/>
      <w:b/>
    </w:rPr>
  </w:style>
  <w:style w:type="paragraph" w:styleId="Enumlev2">
    <w:name w:val="enumlev2"/>
    <w:basedOn w:val="Normal"/>
    <w:qFormat/>
    <w:pPr>
      <w:spacing w:before="86" w:after="180"/>
      <w:ind w:start="1588" w:hanging="397"/>
      <w:jc w:val="both"/>
    </w:pPr>
    <w:rPr>
      <w:rFonts w:eastAsia="MS Mincho;ＭＳ 明朝"/>
      <w:lang w:val="en-US"/>
    </w:rPr>
  </w:style>
  <w:style w:type="paragraph" w:styleId="CouvRecTitle">
    <w:name w:val="Couv Rec Title"/>
    <w:basedOn w:val="Normal"/>
    <w:qFormat/>
    <w:pPr>
      <w:keepNext w:val="true"/>
      <w:keepLines/>
      <w:spacing w:before="240" w:after="180"/>
      <w:ind w:start="1418" w:hanging="0"/>
    </w:pPr>
    <w:rPr>
      <w:rFonts w:ascii="Arial" w:hAnsi="Arial" w:eastAsia="MS Mincho;ＭＳ 明朝" w:cs="Arial"/>
      <w:b/>
      <w:sz w:val="36"/>
      <w:lang w:val="en-US"/>
    </w:rPr>
  </w:style>
  <w:style w:type="paragraph" w:styleId="WWCaption">
    <w:name w:val="WW-Caption"/>
    <w:basedOn w:val="Normal"/>
    <w:next w:val="Normal"/>
    <w:qFormat/>
    <w:pPr>
      <w:spacing w:before="120" w:after="120"/>
    </w:pPr>
    <w:rPr>
      <w:rFonts w:eastAsia="MS Mincho;ＭＳ 明朝"/>
      <w:b/>
    </w:rPr>
  </w:style>
  <w:style w:type="paragraph" w:styleId="PlainText">
    <w:name w:val="Plain Text"/>
    <w:basedOn w:val="Normal"/>
    <w:qFormat/>
    <w:pPr/>
    <w:rPr>
      <w:rFonts w:ascii="Courier New" w:hAnsi="Courier New" w:eastAsia="MS Mincho;ＭＳ 明朝" w:cs="Courier New"/>
      <w:lang w:val="nb-NO"/>
    </w:rPr>
  </w:style>
  <w:style w:type="paragraph" w:styleId="TAJ">
    <w:name w:val="TAJ"/>
    <w:basedOn w:val="TH"/>
    <w:qFormat/>
    <w:pPr/>
    <w:rPr>
      <w:rFonts w:eastAsia="MS Mincho;ＭＳ 明朝"/>
    </w:rPr>
  </w:style>
  <w:style w:type="paragraph" w:styleId="00BodyText">
    <w:name w:val="00 BodyText"/>
    <w:basedOn w:val="Normal"/>
    <w:qFormat/>
    <w:pPr>
      <w:spacing w:before="0" w:after="220"/>
    </w:pPr>
    <w:rPr>
      <w:rFonts w:ascii="Arial" w:hAnsi="Arial" w:eastAsia="MS Mincho;ＭＳ 明朝" w:cs="Arial"/>
      <w:sz w:val="22"/>
      <w:lang w:val="en-US"/>
    </w:rPr>
  </w:style>
  <w:style w:type="paragraph" w:styleId="TextBodyIndent">
    <w:name w:val="Body Text Indent"/>
    <w:basedOn w:val="Normal"/>
    <w:pPr>
      <w:spacing w:before="0" w:after="120"/>
      <w:ind w:start="283" w:hanging="0"/>
    </w:pPr>
    <w:rPr>
      <w:rFonts w:eastAsia="MS Mincho;ＭＳ 明朝"/>
    </w:rPr>
  </w:style>
  <w:style w:type="paragraph" w:styleId="BalloonText1">
    <w:name w:val="Balloon Text1"/>
    <w:basedOn w:val="Normal"/>
    <w:qFormat/>
    <w:pPr/>
    <w:rPr>
      <w:rFonts w:ascii="Tahoma" w:hAnsi="Tahoma" w:eastAsia="MS Mincho;ＭＳ 明朝" w:cs="Tahoma"/>
      <w:sz w:val="16"/>
      <w:szCs w:val="16"/>
    </w:rPr>
  </w:style>
  <w:style w:type="paragraph" w:styleId="ZchnZchn">
    <w:name w:val="Zchn Zchn"/>
    <w:qFormat/>
    <w:pPr>
      <w:keepNext w:val="true"/>
      <w:widowControl/>
      <w:numPr>
        <w:ilvl w:val="0"/>
        <w:numId w:val="3"/>
      </w:numPr>
      <w:autoSpaceDE w:val="false"/>
      <w:bidi w:val="0"/>
      <w:spacing w:before="60" w:after="60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ommentSubject1">
    <w:name w:val="Comment Subject1"/>
    <w:basedOn w:val="CommentText"/>
    <w:next w:val="CommentText"/>
    <w:qFormat/>
    <w:pPr/>
    <w:rPr>
      <w:rFonts w:eastAsia="MS Mincho;ＭＳ 明朝"/>
      <w:b/>
      <w:bCs/>
    </w:rPr>
  </w:style>
  <w:style w:type="paragraph" w:styleId="Char3CharCharCharCharChar">
    <w:name w:val="Char3 Char Char Char (文字) (文字) Char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ar1">
    <w:name w:val="Car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Note">
    <w:name w:val="Note"/>
    <w:basedOn w:val="Normal"/>
    <w:qFormat/>
    <w:pPr>
      <w:spacing w:before="0" w:after="120"/>
      <w:ind w:start="1134" w:hanging="567"/>
    </w:pPr>
    <w:rPr>
      <w:rFonts w:eastAsia="MS Mincho;ＭＳ 明朝"/>
      <w:szCs w:val="22"/>
    </w:rPr>
  </w:style>
  <w:style w:type="paragraph" w:styleId="Char3CharCharCharCharCharCharCharCharCharCharChar">
    <w:name w:val="Char3 Char Char Char (文字) (文字) Char Char Char Char Char Char Char (文字) (文字)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11BodyText">
    <w:name w:val="11 BodyText"/>
    <w:basedOn w:val="Normal"/>
    <w:qFormat/>
    <w:pPr>
      <w:spacing w:before="0" w:after="220"/>
      <w:ind w:start="1298" w:hanging="0"/>
    </w:pPr>
    <w:rPr>
      <w:rFonts w:ascii="Arial" w:hAnsi="Arial" w:eastAsia="MS Mincho;ＭＳ 明朝" w:cs="Arial"/>
      <w:sz w:val="22"/>
      <w:lang w:val="en-US"/>
    </w:rPr>
  </w:style>
  <w:style w:type="paragraph" w:styleId="CharCharCharCharChar">
    <w:name w:val="Char Char (文字) (文字) Char (文字) (文字) Char Char (文字) (文字)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SectionXX">
    <w:name w:val="Section X.X"/>
    <w:basedOn w:val="Normal"/>
    <w:next w:val="Normal"/>
    <w:qFormat/>
    <w:pPr>
      <w:widowControl w:val="false"/>
      <w:jc w:val="both"/>
      <w:outlineLvl w:val="1"/>
    </w:pPr>
    <w:rPr>
      <w:rFonts w:ascii="Arial" w:hAnsi="Arial" w:eastAsia="Arial" w:cs="Arial"/>
      <w:kern w:val="2"/>
      <w:sz w:val="24"/>
      <w:szCs w:val="24"/>
      <w:lang w:eastAsia="ja-JP"/>
    </w:rPr>
  </w:style>
  <w:style w:type="paragraph" w:styleId="Char">
    <w:name w:val="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ZchnZchn1">
    <w:name w:val="Zchn Zchn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List0">
    <w:name w:val="List 0"/>
    <w:basedOn w:val="Normal"/>
    <w:qFormat/>
    <w:pPr>
      <w:spacing w:before="0" w:after="120"/>
      <w:ind w:start="284" w:hanging="284"/>
    </w:pPr>
    <w:rPr>
      <w:rFonts w:ascii="Arial" w:hAnsi="Arial" w:eastAsia="MS Mincho;ＭＳ 明朝" w:cs="Arial"/>
      <w:szCs w:val="22"/>
    </w:rPr>
  </w:style>
  <w:style w:type="paragraph" w:styleId="BalloonText2">
    <w:name w:val="Balloon Text2"/>
    <w:basedOn w:val="Normal"/>
    <w:qFormat/>
    <w:pPr/>
    <w:rPr>
      <w:rFonts w:ascii="Arial" w:hAnsi="Arial" w:eastAsia="MS Gothic;ＭＳ ゴシック" w:cs="Arial"/>
      <w:sz w:val="18"/>
      <w:szCs w:val="18"/>
    </w:rPr>
  </w:style>
  <w:style w:type="paragraph" w:styleId="CharChar1CharChar">
    <w:name w:val="Char Char1 Char Char"/>
    <w:basedOn w:val="Normal"/>
    <w:qFormat/>
    <w:pPr>
      <w:widowControl w:val="false"/>
      <w:spacing w:before="0" w:after="0"/>
      <w:jc w:val="both"/>
    </w:pPr>
    <w:rPr>
      <w:rFonts w:eastAsia="SimSun;宋体"/>
      <w:kern w:val="2"/>
      <w:sz w:val="21"/>
      <w:szCs w:val="24"/>
      <w:lang w:val="en-US" w:eastAsia="zh-CN"/>
    </w:rPr>
  </w:style>
  <w:style w:type="paragraph" w:styleId="CharCharCharCharCarCarCharCarCarCharCharCarCarCharCarCarCharCarCar">
    <w:name w:val="Char Char Char Char Car Car Char Car Car Char Char Car Car Char Car Car Char Car C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harChar1CharCharCharCharCharCharCharCharCharCharCharCharCharChar">
    <w:name w:val="Char Char1 Char Char Char Char Char Char Char Char Char Char Char Char Char Char"/>
    <w:basedOn w:val="Normal"/>
    <w:qFormat/>
    <w:pPr>
      <w:widowControl w:val="false"/>
      <w:spacing w:before="0" w:after="0"/>
      <w:jc w:val="both"/>
    </w:pPr>
    <w:rPr>
      <w:rFonts w:eastAsia="SimSun;宋体"/>
      <w:kern w:val="2"/>
      <w:sz w:val="21"/>
      <w:szCs w:val="24"/>
      <w:lang w:val="en-US" w:eastAsia="zh-CN"/>
    </w:rPr>
  </w:style>
  <w:style w:type="paragraph" w:styleId="CarCar">
    <w:name w:val="Car Car"/>
    <w:qFormat/>
    <w:pPr>
      <w:keepNext w:val="true"/>
      <w:widowControl/>
      <w:tabs>
        <w:tab w:val="clear" w:pos="284"/>
        <w:tab w:val="left" w:pos="720" w:leader="none"/>
      </w:tabs>
      <w:autoSpaceDE w:val="false"/>
      <w:bidi w:val="0"/>
      <w:spacing w:before="60" w:after="60"/>
      <w:ind w:start="720" w:hanging="360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Tf1">
    <w:name w:val="tf"/>
    <w:basedOn w:val="Normal"/>
    <w:qFormat/>
    <w:pPr>
      <w:spacing w:before="280" w:after="280"/>
    </w:pPr>
    <w:rPr>
      <w:rFonts w:eastAsia="MS Mincho;ＭＳ 明朝"/>
      <w:sz w:val="24"/>
      <w:szCs w:val="24"/>
      <w:lang w:val="en-US" w:eastAsia="ja-JP"/>
    </w:rPr>
  </w:style>
  <w:style w:type="paragraph" w:styleId="Doctext2">
    <w:name w:val="Doc-text2"/>
    <w:basedOn w:val="Normal"/>
    <w:qFormat/>
    <w:pPr>
      <w:spacing w:before="0" w:after="0"/>
      <w:ind w:start="1622" w:hanging="363"/>
    </w:pPr>
    <w:rPr>
      <w:rFonts w:ascii="Arial" w:hAnsi="Arial" w:eastAsia="SimSun;宋体" w:cs="Arial"/>
      <w:color w:val="0000FF"/>
      <w:kern w:val="2"/>
      <w:lang w:val="en-US" w:eastAsia="zh-CN"/>
    </w:rPr>
  </w:style>
  <w:style w:type="paragraph" w:styleId="P1">
    <w:name w:val="p1"/>
    <w:basedOn w:val="Normal"/>
    <w:qFormat/>
    <w:pPr>
      <w:spacing w:before="0" w:after="0"/>
    </w:pPr>
    <w:rPr>
      <w:rFonts w:eastAsia="Calibri"/>
      <w:sz w:val="24"/>
      <w:szCs w:val="24"/>
      <w:lang w:val="en-US"/>
    </w:rPr>
  </w:style>
  <w:style w:type="paragraph" w:styleId="TALLeft1cm">
    <w:name w:val="TAL + Left:  1 cm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NoteBoxed">
    <w:name w:val="Note - Boxed"/>
    <w:basedOn w:val="Normal"/>
    <w:next w:val="Normal"/>
    <w:qFormat/>
    <w:pPr>
      <w:pBdr>
        <w:top w:val="single" w:sz="8" w:space="1" w:color="000000" w:shadow="1"/>
        <w:left w:val="single" w:sz="8" w:space="4" w:color="000000" w:shadow="1"/>
        <w:bottom w:val="single" w:sz="8" w:space="1" w:color="000000" w:shadow="1"/>
        <w:right w:val="single" w:sz="8" w:space="4" w:color="000000" w:shadow="1"/>
      </w:pBdr>
      <w:shd w:fill="FFFF99" w:val="clear"/>
      <w:spacing w:before="100" w:after="100"/>
      <w:ind w:start="720" w:hanging="720"/>
    </w:pPr>
    <w:rPr>
      <w:rFonts w:ascii="Monotype Sorts;Segoe UI Symbol" w:hAnsi="Monotype Sorts;Segoe UI Symbol" w:eastAsia="Monotype Sorts;Segoe UI Symbol" w:cs="Monotype Sorts;Segoe UI Symbol"/>
      <w:bCs/>
      <w:i/>
      <w:sz w:val="22"/>
      <w:lang w:eastAsia="ko-KR"/>
    </w:rPr>
  </w:style>
  <w:style w:type="paragraph" w:styleId="FirstChange">
    <w:name w:val="First Change"/>
    <w:basedOn w:val="Normal"/>
    <w:qFormat/>
    <w:pPr>
      <w:jc w:val="center"/>
    </w:pPr>
    <w:rPr>
      <w:rFonts w:eastAsia="SimSun;宋体"/>
      <w:color w:val="FF0000"/>
    </w:rPr>
  </w:style>
  <w:style w:type="paragraph" w:styleId="TALLeft0">
    <w:name w:val="TAL + Left:  0"/>
    <w:basedOn w:val="TAL"/>
    <w:qFormat/>
    <w:pPr>
      <w:overflowPunct w:val="false"/>
      <w:autoSpaceDE w:val="false"/>
      <w:spacing w:lineRule="atLeast" w:line="0"/>
      <w:ind w:start="142" w:hanging="0"/>
      <w:textAlignment w:val="baseline"/>
    </w:pPr>
    <w:rPr>
      <w:rFonts w:eastAsia="SimSun;宋体"/>
    </w:rPr>
  </w:style>
  <w:style w:type="paragraph" w:styleId="BodyC">
    <w:name w:val="Body C"/>
    <w:qFormat/>
    <w:pPr>
      <w:widowControl/>
      <w:pBdr/>
      <w:bidi w:val="0"/>
    </w:pPr>
    <w:rPr>
      <w:rFonts w:ascii="Times New Roman" w:hAnsi="Times New Roman" w:eastAsia="Arial Unicode MS" w:cs="Arial Unicode MS"/>
      <w:color w:val="000000"/>
      <w:sz w:val="24"/>
      <w:szCs w:val="24"/>
      <w:lang w:val="en-US" w:bidi="ar-SA" w:eastAsia="zh-CN"/>
    </w:rPr>
  </w:style>
  <w:style w:type="paragraph" w:styleId="3GPPHeader">
    <w:name w:val="3GPP_Header"/>
    <w:basedOn w:val="Normal"/>
    <w:qFormat/>
    <w:pPr>
      <w:overflowPunct w:val="false"/>
      <w:autoSpaceDE w:val="false"/>
      <w:spacing w:before="0" w:after="240"/>
      <w:jc w:val="both"/>
      <w:textAlignment w:val="baseline"/>
    </w:pPr>
    <w:rPr>
      <w:rFonts w:ascii="Arial" w:hAnsi="Arial" w:cs="Arial"/>
      <w:b/>
      <w:sz w:val="24"/>
      <w:lang w:eastAsia="zh-CN"/>
    </w:rPr>
  </w:style>
  <w:style w:type="paragraph" w:styleId="ListParagraph">
    <w:name w:val="List Paragraph"/>
    <w:basedOn w:val="Normal"/>
    <w:qFormat/>
    <w:pPr>
      <w:spacing w:before="0" w:after="180"/>
      <w:ind w:start="720" w:hanging="0"/>
      <w:contextualSpacing/>
    </w:pPr>
    <w:rPr/>
  </w:style>
  <w:style w:type="paragraph" w:styleId="HTMLPreformatted">
    <w:name w:val="HTML Preformatted"/>
    <w:basedOn w:val="Normal"/>
    <w:qFormat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overflowPunct w:val="false"/>
      <w:autoSpaceDE w:val="false"/>
      <w:spacing w:before="0" w:after="0"/>
      <w:textAlignment w:val="baseline"/>
    </w:pPr>
    <w:rPr>
      <w:rFonts w:ascii="Courier New" w:hAnsi="Courier New" w:eastAsia="Times New Roman" w:cs="Courier New"/>
      <w:lang w:val="en-US"/>
    </w:rPr>
  </w:style>
  <w:style w:type="paragraph" w:styleId="Tal1">
    <w:name w:val="tal"/>
    <w:basedOn w:val="Normal"/>
    <w:qFormat/>
    <w:pPr>
      <w:overflowPunct w:val="false"/>
      <w:autoSpaceDE w:val="false"/>
      <w:spacing w:before="280" w:after="280"/>
      <w:textAlignment w:val="baseline"/>
    </w:pPr>
    <w:rPr>
      <w:rFonts w:ascii="SimSun;宋体" w:hAnsi="SimSun;宋体" w:eastAsia="SimSun;宋体" w:cs="SimSun;宋体"/>
      <w:sz w:val="24"/>
      <w:szCs w:val="24"/>
      <w:lang w:val="en-US" w:eastAsia="zh-CN"/>
    </w:rPr>
  </w:style>
  <w:style w:type="paragraph" w:styleId="2">
    <w:name w:val="编号2"/>
    <w:basedOn w:val="Normal"/>
    <w:qFormat/>
    <w:pPr>
      <w:numPr>
        <w:ilvl w:val="0"/>
        <w:numId w:val="2"/>
      </w:numPr>
      <w:tabs>
        <w:tab w:val="clear" w:pos="284"/>
        <w:tab w:val="left" w:pos="704" w:leader="none"/>
      </w:tabs>
      <w:ind w:start="704" w:hanging="420"/>
    </w:pPr>
    <w:rPr>
      <w:rFonts w:eastAsia="SimSun;宋体"/>
      <w:lang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3gpp.org/Change-Requests" TargetMode="External"/><Relationship Id="rId3" Type="http://schemas.openxmlformats.org/officeDocument/2006/relationships/hyperlink" Target="http://www.3gpp.org/ftp/Specs/html-info/21900.htm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2024-03-08T19:59:00Z</dcterms:created>
  <dc:creator>Michael Sanders, John M Meredith</dc:creator>
  <dc:description/>
  <cp:keywords/>
  <dc:language>en-US</dc:language>
  <cp:lastModifiedBy>CR1061</cp:lastModifiedBy>
  <cp:lastPrinted>1900-01-01T07:00:00Z</cp:lastPrinted>
  <dcterms:modified xsi:type="dcterms:W3CDTF">2024-03-08T20:46:00Z</dcterms:modified>
  <cp:revision>4</cp:revision>
  <dc:subject/>
  <dc:title>3GPP Change Request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_2015_ms_pID_725343">
    <vt:lpwstr>(3)qaCiGgUUdRyUbA4K09Gd4pnfn08Uh1GmdferMPEhK5AmI1b6obcw6VQo0WFehaBmF3ZpjO+k
WG7HvG3+L9Kovo/56XQ135Ut1t54f1jRHMhgcu75kAWgdBhsee7P1uOS2TIAQrAxlvbVB50j
kiswfLsLFOzhgIBNykBdcAQWYr4f9WZAIfVbIzPzjKLIpoeUjNf2G9TtFTUITuAn7FfSbt85
zKrdrLNTRRmyh4YoJX</vt:lpwstr>
  </property>
  <property fmtid="{D5CDD505-2E9C-101B-9397-08002B2CF9AE}" pid="4" name="_2015_ms_pID_7253431">
    <vt:lpwstr>P6xW1uIsqRvC6hXl2XJl6qjD9ry+mi4aa55xnAGPmBSwLgn43bI5Ae
17gMt1hQWssm9n5twFiCjlV+/iUuBnGxQtxy1bw++Kn7ID5rBlR6HG5VDZwYf+bZI4WNRL/Q
Qzhhdacm6qeK5G/L9oWFQE3XScpYiLjdwHYAvAksfgyY7h5utGBRS1imzSg/DSSFO+uwU0DM
c23zsXIF5id52BBwIs697hIKmYdioy3Zp/c1</vt:lpwstr>
  </property>
  <property fmtid="{D5CDD505-2E9C-101B-9397-08002B2CF9AE}" pid="5" name="_2015_ms_pID_7253432">
    <vt:lpwstr>sg==</vt:lpwstr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_readonly">
    <vt:lpwstr/>
  </property>
  <property fmtid="{D5CDD505-2E9C-101B-9397-08002B2CF9AE}" pid="9" name="sflag">
    <vt:lpwstr>1508504937</vt:lpwstr>
  </property>
</Properties>
</file>