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tyles.xml" ContentType="application/vnd.openxmlformats-officedocument.wordprocessingml.styles+xml"/>
  <Override PartName="/word/embeddings/oleObject13.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0.bin" ContentType="application/vnd.openxmlformats-officedocument.oleObject"/>
  <Override PartName="/word/embeddings/oleObject8.bin" ContentType="application/vnd.openxmlformats-officedocument.oleObject"/>
  <Override PartName="/word/embeddings/oleObject11.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fontTable.xml" ContentType="application/vnd.openxmlformats-officedocument.wordprocessingml.fontTable+xml"/>
  <Override PartName="/word/media/image9.wmf" ContentType="image/x-wmf"/>
  <Override PartName="/word/media/image13.wmf" ContentType="image/x-wmf"/>
  <Override PartName="/word/media/image8.wmf" ContentType="image/x-wmf"/>
  <Override PartName="/word/media/image12.wmf" ContentType="image/x-wmf"/>
  <Override PartName="/word/media/image17.png" ContentType="image/png"/>
  <Override PartName="/word/media/image16.wmf" ContentType="image/x-wmf"/>
  <Override PartName="/word/media/image14.wmf" ContentType="image/x-wmf"/>
  <Override PartName="/word/media/image15.wmf" ContentType="image/x-wmf"/>
  <Override PartName="/word/media/image1.jpeg" ContentType="image/jpeg"/>
  <Override PartName="/word/media/image4.wmf" ContentType="image/x-wmf"/>
  <Override PartName="/word/media/image3.wmf" ContentType="image/x-wmf"/>
  <Override PartName="/word/media/image5.wmf" ContentType="image/x-wmf"/>
  <Override PartName="/word/media/image10.wmf" ContentType="image/x-wmf"/>
  <Override PartName="/word/media/image2.png" ContentType="image/png"/>
  <Override PartName="/word/media/image6.wmf" ContentType="image/x-wmf"/>
  <Override PartName="/word/media/image11.wmf" ContentType="image/x-wmf"/>
  <Override PartName="/word/media/image7.wmf" ContentType="image/x-wmf"/>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RCoverPage"/>
        <w:tabs>
          <w:tab w:val="clear" w:pos="284"/>
          <w:tab w:val="right" w:pos="9639" w:leader="none"/>
        </w:tabs>
        <w:spacing w:before="0" w:after="0"/>
        <w:rPr>
          <w:b/>
          <w:b/>
          <w:i/>
          <w:i/>
          <w:sz w:val="28"/>
          <w:lang w:val="en-US" w:eastAsia="en-US"/>
        </w:rPr>
      </w:pPr>
      <w:bookmarkStart w:id="0" w:name="page1"/>
      <w:bookmarkEnd w:id="0"/>
      <w:r>
        <w:rPr>
          <w:b/>
          <w:sz w:val="24"/>
          <w:lang w:val="en-US" w:eastAsia="en-US"/>
        </w:rPr>
        <w:t>3GPP TSG-RAN WG3 Meeting #123</w:t>
      </w:r>
      <w:r>
        <w:rPr>
          <w:b/>
          <w:i/>
          <w:sz w:val="28"/>
          <w:lang w:val="en-US" w:eastAsia="en-US"/>
        </w:rPr>
        <w:tab/>
        <w:t>R3-240598</w:t>
      </w:r>
    </w:p>
    <w:p>
      <w:pPr>
        <w:pStyle w:val="CRCoverPage"/>
        <w:numPr>
          <w:ilvl w:val="0"/>
          <w:numId w:val="0"/>
        </w:numPr>
        <w:outlineLvl w:val="0"/>
        <w:rPr>
          <w:b/>
          <w:b/>
          <w:sz w:val="24"/>
          <w:lang w:val="en-US" w:eastAsia="en-US"/>
        </w:rPr>
      </w:pPr>
      <w:r>
        <w:rPr>
          <w:b/>
          <w:sz w:val="24"/>
          <w:lang w:val="en-US" w:eastAsia="en-US"/>
        </w:rPr>
        <w:t>Athens, Greece, 26 February-1 March 2024</w:t>
      </w:r>
    </w:p>
    <w:tbl>
      <w:tblPr>
        <w:tblW w:w="9641" w:type="dxa"/>
        <w:jc w:val="start"/>
        <w:tblInd w:w="-5" w:type="dxa"/>
        <w:tblLayout w:type="fixed"/>
        <w:tblCellMar>
          <w:top w:w="0" w:type="dxa"/>
          <w:start w:w="42" w:type="dxa"/>
          <w:bottom w:w="0" w:type="dxa"/>
          <w:end w:w="42" w:type="dxa"/>
        </w:tblCellMar>
      </w:tblPr>
      <w:tblGrid>
        <w:gridCol w:w="142"/>
        <w:gridCol w:w="1559"/>
        <w:gridCol w:w="709"/>
        <w:gridCol w:w="1276"/>
        <w:gridCol w:w="709"/>
        <w:gridCol w:w="992"/>
        <w:gridCol w:w="2410"/>
        <w:gridCol w:w="1701"/>
        <w:gridCol w:w="143"/>
      </w:tblGrid>
      <w:tr>
        <w:trPr/>
        <w:tc>
          <w:tcPr>
            <w:tcW w:w="9641" w:type="dxa"/>
            <w:gridSpan w:val="9"/>
            <w:tcBorders>
              <w:top w:val="single" w:sz="4" w:space="0" w:color="000000"/>
              <w:start w:val="single" w:sz="4" w:space="0" w:color="000000"/>
              <w:end w:val="single" w:sz="4" w:space="0" w:color="000000"/>
            </w:tcBorders>
          </w:tcPr>
          <w:p>
            <w:pPr>
              <w:pStyle w:val="CRCoverPage"/>
              <w:spacing w:before="0" w:after="0"/>
              <w:jc w:val="end"/>
              <w:rPr>
                <w:i/>
                <w:i/>
                <w:lang w:val="en-US" w:eastAsia="en-US"/>
              </w:rPr>
            </w:pPr>
            <w:r>
              <w:rPr>
                <w:i/>
                <w:sz w:val="14"/>
                <w:lang w:val="en-US" w:eastAsia="en-US"/>
              </w:rPr>
              <w:t>CR-Form-v12.2</w:t>
            </w:r>
          </w:p>
        </w:tc>
      </w:tr>
      <w:tr>
        <w:trPr/>
        <w:tc>
          <w:tcPr>
            <w:tcW w:w="9641" w:type="dxa"/>
            <w:gridSpan w:val="9"/>
            <w:tcBorders>
              <w:start w:val="single" w:sz="4" w:space="0" w:color="000000"/>
              <w:end w:val="single" w:sz="4" w:space="0" w:color="000000"/>
            </w:tcBorders>
          </w:tcPr>
          <w:p>
            <w:pPr>
              <w:pStyle w:val="CRCoverPage"/>
              <w:spacing w:before="0" w:after="0"/>
              <w:jc w:val="center"/>
              <w:rPr>
                <w:lang w:val="en-US" w:eastAsia="en-US"/>
              </w:rPr>
            </w:pPr>
            <w:r>
              <w:rPr>
                <w:b/>
                <w:sz w:val="32"/>
                <w:lang w:val="en-US" w:eastAsia="en-US"/>
              </w:rPr>
              <w:t>CHANGE REQUEST</w:t>
            </w:r>
          </w:p>
        </w:tc>
      </w:tr>
      <w:tr>
        <w:trPr/>
        <w:tc>
          <w:tcPr>
            <w:tcW w:w="9641" w:type="dxa"/>
            <w:gridSpan w:val="9"/>
            <w:tcBorders>
              <w:start w:val="single" w:sz="4" w:space="0" w:color="000000"/>
              <w:end w:val="single" w:sz="4" w:space="0" w:color="000000"/>
            </w:tcBorders>
          </w:tcPr>
          <w:p>
            <w:pPr>
              <w:pStyle w:val="CRCoverPage"/>
              <w:snapToGrid w:val="false"/>
              <w:spacing w:before="0" w:after="0"/>
              <w:rPr>
                <w:sz w:val="8"/>
                <w:szCs w:val="8"/>
                <w:lang w:val="en-US" w:eastAsia="en-US"/>
              </w:rPr>
            </w:pPr>
            <w:r>
              <w:rPr>
                <w:sz w:val="8"/>
                <w:szCs w:val="8"/>
                <w:lang w:val="en-US" w:eastAsia="en-US"/>
              </w:rPr>
            </w:r>
          </w:p>
        </w:tc>
      </w:tr>
      <w:tr>
        <w:trPr/>
        <w:tc>
          <w:tcPr>
            <w:tcW w:w="142" w:type="dxa"/>
            <w:tcBorders>
              <w:start w:val="single" w:sz="4" w:space="0" w:color="000000"/>
            </w:tcBorders>
          </w:tcPr>
          <w:p>
            <w:pPr>
              <w:pStyle w:val="CRCoverPage"/>
              <w:snapToGrid w:val="false"/>
              <w:spacing w:before="0" w:after="0"/>
              <w:jc w:val="end"/>
              <w:rPr>
                <w:sz w:val="8"/>
                <w:szCs w:val="8"/>
                <w:lang w:val="en-US" w:eastAsia="en-US"/>
              </w:rPr>
            </w:pPr>
            <w:r>
              <w:rPr>
                <w:sz w:val="8"/>
                <w:szCs w:val="8"/>
                <w:lang w:val="en-US" w:eastAsia="en-US"/>
              </w:rPr>
            </w:r>
          </w:p>
        </w:tc>
        <w:tc>
          <w:tcPr>
            <w:tcW w:w="1559" w:type="dxa"/>
            <w:tcBorders/>
            <w:shd w:fill="FFFFB2" w:val="clear"/>
          </w:tcPr>
          <w:p>
            <w:pPr>
              <w:pStyle w:val="CRCoverPage"/>
              <w:spacing w:before="0" w:after="0"/>
              <w:jc w:val="end"/>
              <w:rPr>
                <w:b/>
                <w:b/>
                <w:sz w:val="28"/>
                <w:lang w:val="en-US" w:eastAsia="en-US"/>
              </w:rPr>
            </w:pPr>
            <w:r>
              <w:rPr/>
              <w:fldChar w:fldCharType="begin"/>
            </w:r>
            <w:r>
              <w:rPr/>
              <w:instrText xml:space="preserve"> DOCPROPERTY "Spec#"</w:instrText>
            </w:r>
            <w:r>
              <w:rPr/>
              <w:fldChar w:fldCharType="separate"/>
            </w:r>
            <w:r>
              <w:rPr/>
              <w:t>36.455</w:t>
            </w:r>
            <w:r>
              <w:rPr/>
              <w:fldChar w:fldCharType="end"/>
            </w:r>
          </w:p>
        </w:tc>
        <w:tc>
          <w:tcPr>
            <w:tcW w:w="709" w:type="dxa"/>
            <w:tcBorders/>
          </w:tcPr>
          <w:p>
            <w:pPr>
              <w:pStyle w:val="CRCoverPage"/>
              <w:spacing w:before="0" w:after="0"/>
              <w:jc w:val="center"/>
              <w:rPr>
                <w:lang w:val="en-US" w:eastAsia="en-US"/>
              </w:rPr>
            </w:pPr>
            <w:r>
              <w:rPr>
                <w:b/>
                <w:sz w:val="28"/>
                <w:lang w:val="en-US" w:eastAsia="en-US"/>
              </w:rPr>
              <w:t>CR</w:t>
            </w:r>
          </w:p>
        </w:tc>
        <w:tc>
          <w:tcPr>
            <w:tcW w:w="1276" w:type="dxa"/>
            <w:tcBorders/>
            <w:shd w:fill="FFFFB2" w:val="clear"/>
          </w:tcPr>
          <w:p>
            <w:pPr>
              <w:pStyle w:val="CRCoverPage"/>
              <w:spacing w:before="0" w:after="0"/>
              <w:rPr>
                <w:lang w:val="en-US" w:eastAsia="en-US"/>
              </w:rPr>
            </w:pPr>
            <w:r>
              <w:rPr/>
              <w:fldChar w:fldCharType="begin"/>
            </w:r>
            <w:r>
              <w:rPr/>
              <w:instrText xml:space="preserve"> DOCPROPERTY "Cr#"</w:instrText>
            </w:r>
            <w:r>
              <w:rPr/>
              <w:fldChar w:fldCharType="separate"/>
            </w:r>
            <w:r>
              <w:rPr/>
              <w:t>0119</w:t>
            </w:r>
            <w:r>
              <w:rPr/>
              <w:fldChar w:fldCharType="end"/>
            </w:r>
          </w:p>
        </w:tc>
        <w:tc>
          <w:tcPr>
            <w:tcW w:w="709" w:type="dxa"/>
            <w:tcBorders/>
          </w:tcPr>
          <w:p>
            <w:pPr>
              <w:pStyle w:val="CRCoverPage"/>
              <w:tabs>
                <w:tab w:val="clear" w:pos="284"/>
                <w:tab w:val="right" w:pos="625" w:leader="none"/>
              </w:tabs>
              <w:spacing w:before="0" w:after="0"/>
              <w:jc w:val="center"/>
              <w:rPr>
                <w:lang w:val="en-US" w:eastAsia="en-US"/>
              </w:rPr>
            </w:pPr>
            <w:r>
              <w:rPr>
                <w:b/>
                <w:bCs/>
                <w:sz w:val="28"/>
                <w:lang w:val="en-US" w:eastAsia="en-US"/>
              </w:rPr>
              <w:t>rev</w:t>
            </w:r>
          </w:p>
        </w:tc>
        <w:tc>
          <w:tcPr>
            <w:tcW w:w="992" w:type="dxa"/>
            <w:tcBorders/>
            <w:shd w:fill="FFFFB2" w:val="clear"/>
          </w:tcPr>
          <w:p>
            <w:pPr>
              <w:pStyle w:val="CRCoverPage"/>
              <w:spacing w:before="0" w:after="0"/>
              <w:jc w:val="center"/>
              <w:rPr>
                <w:b/>
                <w:b/>
                <w:lang w:val="en-US" w:eastAsia="en-US"/>
              </w:rPr>
            </w:pPr>
            <w:r>
              <w:rPr>
                <w:b/>
                <w:sz w:val="28"/>
                <w:lang w:val="en-US" w:eastAsia="en-US"/>
              </w:rPr>
              <w:t>1</w:t>
            </w:r>
          </w:p>
        </w:tc>
        <w:tc>
          <w:tcPr>
            <w:tcW w:w="2410" w:type="dxa"/>
            <w:tcBorders/>
          </w:tcPr>
          <w:p>
            <w:pPr>
              <w:pStyle w:val="CRCoverPage"/>
              <w:tabs>
                <w:tab w:val="clear" w:pos="284"/>
                <w:tab w:val="right" w:pos="1825" w:leader="none"/>
              </w:tabs>
              <w:spacing w:before="0" w:after="0"/>
              <w:jc w:val="center"/>
              <w:rPr>
                <w:lang w:val="en-US" w:eastAsia="en-US"/>
              </w:rPr>
            </w:pPr>
            <w:r>
              <w:rPr>
                <w:b/>
                <w:sz w:val="28"/>
                <w:szCs w:val="28"/>
                <w:lang w:val="en-US" w:eastAsia="en-US"/>
              </w:rPr>
              <w:t>Current version:</w:t>
            </w:r>
          </w:p>
        </w:tc>
        <w:tc>
          <w:tcPr>
            <w:tcW w:w="1701" w:type="dxa"/>
            <w:tcBorders/>
            <w:shd w:fill="FFFFB2" w:val="clear"/>
          </w:tcPr>
          <w:p>
            <w:pPr>
              <w:pStyle w:val="CRCoverPage"/>
              <w:spacing w:before="0" w:after="0"/>
              <w:jc w:val="center"/>
              <w:rPr>
                <w:sz w:val="28"/>
                <w:lang w:val="en-US" w:eastAsia="en-US"/>
              </w:rPr>
            </w:pPr>
            <w:r>
              <w:rPr/>
              <w:fldChar w:fldCharType="begin"/>
            </w:r>
            <w:r>
              <w:rPr/>
              <w:instrText xml:space="preserve"> DOCPROPERTY "Version"</w:instrText>
            </w:r>
            <w:r>
              <w:rPr/>
              <w:fldChar w:fldCharType="separate"/>
            </w:r>
            <w:r>
              <w:rPr/>
              <w:t>17.1.0</w:t>
            </w:r>
            <w:r>
              <w:rPr/>
              <w:fldChar w:fldCharType="end"/>
            </w:r>
          </w:p>
        </w:tc>
        <w:tc>
          <w:tcPr>
            <w:tcW w:w="143" w:type="dxa"/>
            <w:tcBorders>
              <w:end w:val="single" w:sz="4" w:space="0" w:color="000000"/>
            </w:tcBorders>
          </w:tcPr>
          <w:p>
            <w:pPr>
              <w:pStyle w:val="CRCoverPage"/>
              <w:snapToGrid w:val="false"/>
              <w:spacing w:before="0" w:after="0"/>
              <w:rPr>
                <w:sz w:val="28"/>
                <w:lang w:val="en-US" w:eastAsia="en-US"/>
              </w:rPr>
            </w:pPr>
            <w:r>
              <w:rPr>
                <w:sz w:val="28"/>
                <w:lang w:val="en-US" w:eastAsia="en-US"/>
              </w:rPr>
            </w:r>
          </w:p>
        </w:tc>
      </w:tr>
      <w:tr>
        <w:trPr/>
        <w:tc>
          <w:tcPr>
            <w:tcW w:w="9641" w:type="dxa"/>
            <w:gridSpan w:val="9"/>
            <w:tcBorders>
              <w:start w:val="single" w:sz="4" w:space="0" w:color="000000"/>
              <w:end w:val="single" w:sz="4" w:space="0" w:color="000000"/>
            </w:tcBorders>
          </w:tcPr>
          <w:p>
            <w:pPr>
              <w:pStyle w:val="CRCoverPage"/>
              <w:snapToGrid w:val="false"/>
              <w:spacing w:before="0" w:after="0"/>
              <w:rPr>
                <w:lang w:val="en-US" w:eastAsia="en-US"/>
              </w:rPr>
            </w:pPr>
            <w:r>
              <w:rPr>
                <w:lang w:val="en-US" w:eastAsia="en-US"/>
              </w:rPr>
            </w:r>
          </w:p>
        </w:tc>
      </w:tr>
      <w:tr>
        <w:trPr/>
        <w:tc>
          <w:tcPr>
            <w:tcW w:w="9641" w:type="dxa"/>
            <w:gridSpan w:val="9"/>
            <w:tcBorders>
              <w:top w:val="single" w:sz="4" w:space="0" w:color="000000"/>
            </w:tcBorders>
          </w:tcPr>
          <w:p>
            <w:pPr>
              <w:pStyle w:val="CRCoverPage"/>
              <w:spacing w:before="0" w:after="0"/>
              <w:jc w:val="center"/>
              <w:rPr>
                <w:rFonts w:cs="Arial"/>
                <w:i/>
                <w:i/>
                <w:lang w:val="en-US" w:eastAsia="en-US"/>
              </w:rPr>
            </w:pPr>
            <w:r>
              <w:rPr>
                <w:rFonts w:cs="Arial"/>
                <w:i/>
                <w:lang w:val="en-US" w:eastAsia="en-US"/>
              </w:rPr>
              <w:t xml:space="preserve">For </w:t>
            </w:r>
            <w:r>
              <w:fldChar w:fldCharType="begin"/>
            </w:r>
            <w:r>
              <w:rPr>
                <w:rStyle w:val="InternetLink"/>
                <w:i/>
                <w:rFonts w:cs="Arial"/>
                <w:color w:val="FF0000"/>
                <w:lang w:val="en-US" w:eastAsia="en-US"/>
              </w:rPr>
              <w:instrText xml:space="preserve"> HYPERLINK "http://www.3gpp.org/3G_Specs/CRs.htm" \l "_blank"</w:instrText>
            </w:r>
            <w:r>
              <w:rPr>
                <w:rStyle w:val="InternetLink"/>
                <w:i/>
                <w:rFonts w:cs="Arial"/>
                <w:color w:val="FF0000"/>
                <w:lang w:val="en-US" w:eastAsia="en-US"/>
              </w:rPr>
              <w:fldChar w:fldCharType="separate"/>
            </w:r>
            <w:r>
              <w:rPr>
                <w:rStyle w:val="InternetLink"/>
                <w:rFonts w:cs="Arial"/>
                <w:i/>
                <w:color w:val="FF0000"/>
                <w:lang w:val="en-US" w:eastAsia="en-US"/>
              </w:rPr>
              <w:t>HELP</w:t>
            </w:r>
            <w:r>
              <w:rPr>
                <w:rStyle w:val="InternetLink"/>
                <w:i/>
                <w:rFonts w:cs="Arial"/>
                <w:color w:val="FF0000"/>
                <w:lang w:val="en-US" w:eastAsia="en-US"/>
              </w:rPr>
              <w:fldChar w:fldCharType="end"/>
            </w:r>
            <w:r>
              <w:rPr>
                <w:rFonts w:cs="Arial"/>
                <w:b/>
                <w:i/>
                <w:color w:val="FF0000"/>
                <w:lang w:val="en-US" w:eastAsia="en-US"/>
              </w:rPr>
              <w:t xml:space="preserve"> </w:t>
            </w:r>
            <w:r>
              <w:rPr>
                <w:rFonts w:cs="Arial"/>
                <w:i/>
                <w:lang w:val="en-US" w:eastAsia="en-US"/>
              </w:rPr>
              <w:t xml:space="preserve">on using this form: comprehensive instructions can be found at </w:t>
              <w:br/>
            </w:r>
            <w:hyperlink r:id="rId2">
              <w:r>
                <w:rPr>
                  <w:rStyle w:val="InternetLink"/>
                  <w:rFonts w:cs="Arial"/>
                  <w:i/>
                  <w:lang w:val="en-US" w:eastAsia="en-US"/>
                </w:rPr>
                <w:t>http://www.3gpp.org/Change-Requests</w:t>
              </w:r>
            </w:hyperlink>
            <w:r>
              <w:rPr>
                <w:rFonts w:cs="Arial"/>
                <w:i/>
                <w:lang w:val="en-US" w:eastAsia="en-US"/>
              </w:rPr>
              <w:t>.</w:t>
            </w:r>
          </w:p>
        </w:tc>
      </w:tr>
      <w:tr>
        <w:trPr/>
        <w:tc>
          <w:tcPr>
            <w:tcW w:w="9641" w:type="dxa"/>
            <w:gridSpan w:val="9"/>
            <w:tcBorders/>
          </w:tcPr>
          <w:p>
            <w:pPr>
              <w:pStyle w:val="CRCoverPage"/>
              <w:snapToGrid w:val="false"/>
              <w:spacing w:before="0" w:after="0"/>
              <w:rPr>
                <w:rFonts w:cs="Arial"/>
                <w:i/>
                <w:i/>
                <w:sz w:val="8"/>
                <w:szCs w:val="8"/>
                <w:lang w:val="en-US" w:eastAsia="en-US"/>
              </w:rPr>
            </w:pPr>
            <w:r>
              <w:rPr>
                <w:rFonts w:cs="Arial"/>
                <w:i/>
                <w:sz w:val="8"/>
                <w:szCs w:val="8"/>
                <w:lang w:val="en-US" w:eastAsia="en-US"/>
              </w:rPr>
            </w:r>
          </w:p>
        </w:tc>
      </w:tr>
    </w:tbl>
    <w:p>
      <w:pPr>
        <w:pStyle w:val="Normal"/>
        <w:rPr>
          <w:sz w:val="8"/>
          <w:szCs w:val="8"/>
        </w:rPr>
      </w:pPr>
      <w:r>
        <w:rPr>
          <w:sz w:val="8"/>
          <w:szCs w:val="8"/>
        </w:rPr>
      </w:r>
    </w:p>
    <w:tbl>
      <w:tblPr>
        <w:tblW w:w="9639" w:type="dxa"/>
        <w:jc w:val="start"/>
        <w:tblInd w:w="0" w:type="dxa"/>
        <w:tblLayout w:type="fixed"/>
        <w:tblCellMar>
          <w:top w:w="0" w:type="dxa"/>
          <w:start w:w="42" w:type="dxa"/>
          <w:bottom w:w="0" w:type="dxa"/>
          <w:end w:w="42" w:type="dxa"/>
        </w:tblCellMar>
      </w:tblPr>
      <w:tblGrid>
        <w:gridCol w:w="2835"/>
        <w:gridCol w:w="1418"/>
        <w:gridCol w:w="283"/>
        <w:gridCol w:w="709"/>
        <w:gridCol w:w="284"/>
        <w:gridCol w:w="2126"/>
        <w:gridCol w:w="283"/>
        <w:gridCol w:w="1418"/>
        <w:gridCol w:w="283"/>
      </w:tblGrid>
      <w:tr>
        <w:trPr/>
        <w:tc>
          <w:tcPr>
            <w:tcW w:w="2835" w:type="dxa"/>
            <w:tcBorders/>
          </w:tcPr>
          <w:p>
            <w:pPr>
              <w:pStyle w:val="CRCoverPage"/>
              <w:tabs>
                <w:tab w:val="clear" w:pos="284"/>
                <w:tab w:val="right" w:pos="2751" w:leader="none"/>
              </w:tabs>
              <w:spacing w:before="0" w:after="0"/>
              <w:rPr>
                <w:b/>
                <w:b/>
                <w:i/>
                <w:i/>
                <w:lang w:val="en-US" w:eastAsia="en-US"/>
              </w:rPr>
            </w:pPr>
            <w:r>
              <w:rPr>
                <w:b/>
                <w:i/>
                <w:lang w:val="en-US" w:eastAsia="en-US"/>
              </w:rPr>
              <w:t>Proposed change affects:</w:t>
            </w:r>
          </w:p>
        </w:tc>
        <w:tc>
          <w:tcPr>
            <w:tcW w:w="1418" w:type="dxa"/>
            <w:tcBorders/>
          </w:tcPr>
          <w:p>
            <w:pPr>
              <w:pStyle w:val="CRCoverPage"/>
              <w:spacing w:before="0" w:after="0"/>
              <w:jc w:val="end"/>
              <w:rPr>
                <w:lang w:val="en-US" w:eastAsia="en-US"/>
              </w:rPr>
            </w:pPr>
            <w:r>
              <w:rPr>
                <w:lang w:val="en-US" w:eastAsia="en-US"/>
              </w:rPr>
              <w:t>UICC apps</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CRCoverPage"/>
              <w:snapToGrid w:val="false"/>
              <w:spacing w:before="0" w:after="0"/>
              <w:jc w:val="center"/>
              <w:rPr>
                <w:b/>
                <w:b/>
                <w:caps/>
                <w:lang w:val="en-US" w:eastAsia="en-US"/>
              </w:rPr>
            </w:pPr>
            <w:r>
              <w:rPr>
                <w:b/>
                <w:caps/>
                <w:lang w:val="en-US" w:eastAsia="en-US"/>
              </w:rPr>
            </w:r>
          </w:p>
        </w:tc>
        <w:tc>
          <w:tcPr>
            <w:tcW w:w="709" w:type="dxa"/>
            <w:tcBorders>
              <w:start w:val="single" w:sz="4" w:space="0" w:color="000000"/>
            </w:tcBorders>
          </w:tcPr>
          <w:p>
            <w:pPr>
              <w:pStyle w:val="CRCoverPage"/>
              <w:spacing w:before="0" w:after="0"/>
              <w:jc w:val="end"/>
              <w:rPr>
                <w:u w:val="single"/>
                <w:lang w:val="en-US" w:eastAsia="en-US"/>
              </w:rPr>
            </w:pPr>
            <w:r>
              <w:rPr>
                <w:lang w:val="en-US" w:eastAsia="en-US"/>
              </w:rPr>
              <w:t>ME</w:t>
            </w:r>
          </w:p>
        </w:tc>
        <w:tc>
          <w:tcPr>
            <w:tcW w:w="284" w:type="dxa"/>
            <w:tcBorders>
              <w:top w:val="single" w:sz="6" w:space="0" w:color="000000"/>
              <w:start w:val="single" w:sz="6" w:space="0" w:color="000000"/>
              <w:bottom w:val="single" w:sz="6" w:space="0" w:color="000000"/>
              <w:end w:val="single" w:sz="6" w:space="0" w:color="000000"/>
            </w:tcBorders>
            <w:shd w:fill="FFFFBF" w:val="clear"/>
          </w:tcPr>
          <w:p>
            <w:pPr>
              <w:pStyle w:val="CRCoverPage"/>
              <w:snapToGrid w:val="false"/>
              <w:spacing w:before="0" w:after="0"/>
              <w:jc w:val="center"/>
              <w:rPr>
                <w:b/>
                <w:b/>
                <w:caps/>
                <w:u w:val="single"/>
                <w:lang w:val="en-US" w:eastAsia="en-US"/>
              </w:rPr>
            </w:pPr>
            <w:r>
              <w:rPr>
                <w:b/>
                <w:caps/>
                <w:u w:val="single"/>
                <w:lang w:val="en-US" w:eastAsia="en-US"/>
              </w:rPr>
            </w:r>
          </w:p>
        </w:tc>
        <w:tc>
          <w:tcPr>
            <w:tcW w:w="2126" w:type="dxa"/>
            <w:tcBorders/>
          </w:tcPr>
          <w:p>
            <w:pPr>
              <w:pStyle w:val="CRCoverPage"/>
              <w:spacing w:before="0" w:after="0"/>
              <w:jc w:val="end"/>
              <w:rPr>
                <w:u w:val="single"/>
                <w:lang w:val="en-US" w:eastAsia="en-US"/>
              </w:rPr>
            </w:pPr>
            <w:r>
              <w:rPr>
                <w:lang w:val="en-US" w:eastAsia="en-US"/>
              </w:rPr>
              <w:t>Radio Access Network</w:t>
            </w:r>
          </w:p>
        </w:tc>
        <w:tc>
          <w:tcPr>
            <w:tcW w:w="283" w:type="dxa"/>
            <w:tcBorders>
              <w:top w:val="single" w:sz="4" w:space="0" w:color="000000"/>
              <w:start w:val="single" w:sz="4" w:space="0" w:color="000000"/>
              <w:bottom w:val="single" w:sz="4" w:space="0" w:color="000000"/>
              <w:end w:val="single" w:sz="4" w:space="0" w:color="000000"/>
            </w:tcBorders>
            <w:shd w:fill="FFFFBF" w:val="clear"/>
          </w:tcPr>
          <w:p>
            <w:pPr>
              <w:pStyle w:val="CRCoverPage"/>
              <w:spacing w:before="0" w:after="0"/>
              <w:jc w:val="center"/>
              <w:rPr>
                <w:b/>
                <w:b/>
                <w:caps/>
                <w:lang w:val="en-US" w:eastAsia="en-US"/>
              </w:rPr>
            </w:pPr>
            <w:r>
              <w:rPr>
                <w:b/>
                <w:caps/>
                <w:lang w:val="en-US" w:eastAsia="en-US"/>
              </w:rPr>
              <w:t>X</w:t>
            </w:r>
          </w:p>
        </w:tc>
        <w:tc>
          <w:tcPr>
            <w:tcW w:w="1418" w:type="dxa"/>
            <w:tcBorders/>
          </w:tcPr>
          <w:p>
            <w:pPr>
              <w:pStyle w:val="CRCoverPage"/>
              <w:spacing w:before="0" w:after="0"/>
              <w:jc w:val="end"/>
              <w:rPr>
                <w:lang w:val="en-US" w:eastAsia="en-US"/>
              </w:rPr>
            </w:pPr>
            <w:r>
              <w:rPr>
                <w:lang w:val="en-US" w:eastAsia="en-US"/>
              </w:rPr>
              <w:t>Core Network</w:t>
            </w:r>
          </w:p>
        </w:tc>
        <w:tc>
          <w:tcPr>
            <w:tcW w:w="283" w:type="dxa"/>
            <w:tcBorders>
              <w:top w:val="single" w:sz="6" w:space="0" w:color="000000"/>
              <w:start w:val="single" w:sz="6" w:space="0" w:color="000000"/>
              <w:bottom w:val="single" w:sz="6" w:space="0" w:color="000000"/>
              <w:end w:val="single" w:sz="6" w:space="0" w:color="000000"/>
            </w:tcBorders>
            <w:shd w:fill="FFFFBF" w:val="clear"/>
          </w:tcPr>
          <w:p>
            <w:pPr>
              <w:pStyle w:val="CRCoverPage"/>
              <w:spacing w:before="0" w:after="0"/>
              <w:jc w:val="center"/>
              <w:rPr>
                <w:b/>
                <w:b/>
                <w:bCs/>
                <w:caps/>
                <w:lang w:val="en-US" w:eastAsia="en-US"/>
              </w:rPr>
            </w:pPr>
            <w:r>
              <w:rPr>
                <w:b/>
                <w:caps/>
                <w:lang w:val="en-US" w:eastAsia="en-US"/>
              </w:rPr>
              <w:t>X</w:t>
            </w:r>
          </w:p>
        </w:tc>
      </w:tr>
    </w:tbl>
    <w:p>
      <w:pPr>
        <w:pStyle w:val="Normal"/>
        <w:rPr>
          <w:sz w:val="8"/>
          <w:szCs w:val="8"/>
        </w:rPr>
      </w:pPr>
      <w:r>
        <w:rPr>
          <w:sz w:val="8"/>
          <w:szCs w:val="8"/>
        </w:rPr>
      </w:r>
    </w:p>
    <w:tbl>
      <w:tblPr>
        <w:tblW w:w="9640" w:type="dxa"/>
        <w:jc w:val="start"/>
        <w:tblInd w:w="0" w:type="dxa"/>
        <w:tblLayout w:type="fixed"/>
        <w:tblCellMar>
          <w:top w:w="0" w:type="dxa"/>
          <w:start w:w="42" w:type="dxa"/>
          <w:bottom w:w="0" w:type="dxa"/>
          <w:end w:w="42" w:type="dxa"/>
        </w:tblCellMar>
      </w:tblPr>
      <w:tblGrid>
        <w:gridCol w:w="1843"/>
        <w:gridCol w:w="851"/>
        <w:gridCol w:w="284"/>
        <w:gridCol w:w="284"/>
        <w:gridCol w:w="567"/>
        <w:gridCol w:w="1700"/>
        <w:gridCol w:w="567"/>
        <w:gridCol w:w="143"/>
        <w:gridCol w:w="281"/>
        <w:gridCol w:w="993"/>
        <w:gridCol w:w="2127"/>
      </w:tblGrid>
      <w:tr>
        <w:trPr/>
        <w:tc>
          <w:tcPr>
            <w:tcW w:w="9640" w:type="dxa"/>
            <w:gridSpan w:val="11"/>
            <w:tcBorders/>
          </w:tcPr>
          <w:p>
            <w:pPr>
              <w:pStyle w:val="CRCoverPage"/>
              <w:snapToGrid w:val="false"/>
              <w:spacing w:before="0" w:after="0"/>
              <w:rPr>
                <w:sz w:val="8"/>
                <w:szCs w:val="8"/>
                <w:lang w:val="en-US" w:eastAsia="en-US"/>
              </w:rPr>
            </w:pPr>
            <w:r>
              <w:rPr>
                <w:sz w:val="8"/>
                <w:szCs w:val="8"/>
                <w:lang w:val="en-US" w:eastAsia="en-US"/>
              </w:rPr>
            </w:r>
          </w:p>
        </w:tc>
      </w:tr>
      <w:tr>
        <w:trPr/>
        <w:tc>
          <w:tcPr>
            <w:tcW w:w="1843" w:type="dxa"/>
            <w:tcBorders>
              <w:top w:val="single" w:sz="4" w:space="0" w:color="000000"/>
              <w:start w:val="single" w:sz="4" w:space="0" w:color="000000"/>
            </w:tcBorders>
          </w:tcPr>
          <w:p>
            <w:pPr>
              <w:pStyle w:val="CRCoverPage"/>
              <w:tabs>
                <w:tab w:val="clear" w:pos="284"/>
                <w:tab w:val="right" w:pos="1759" w:leader="none"/>
              </w:tabs>
              <w:spacing w:before="0" w:after="0"/>
              <w:rPr>
                <w:b/>
                <w:b/>
                <w:i/>
                <w:i/>
                <w:lang w:val="en-US" w:eastAsia="en-US"/>
              </w:rPr>
            </w:pPr>
            <w:r>
              <w:rPr>
                <w:b/>
                <w:i/>
                <w:lang w:val="en-US" w:eastAsia="en-US"/>
              </w:rPr>
              <w:t>Title:</w:t>
              <w:tab/>
            </w:r>
          </w:p>
        </w:tc>
        <w:tc>
          <w:tcPr>
            <w:tcW w:w="7797" w:type="dxa"/>
            <w:gridSpan w:val="10"/>
            <w:tcBorders>
              <w:top w:val="single" w:sz="4" w:space="0" w:color="000000"/>
              <w:end w:val="single" w:sz="4" w:space="0" w:color="000000"/>
            </w:tcBorders>
            <w:shd w:fill="FFFFB2" w:val="clear"/>
          </w:tcPr>
          <w:p>
            <w:pPr>
              <w:pStyle w:val="CRCoverPage"/>
              <w:spacing w:before="0" w:after="0"/>
              <w:ind w:start="100" w:hanging="0"/>
              <w:rPr>
                <w:lang w:val="en-US" w:eastAsia="en-US"/>
              </w:rPr>
            </w:pPr>
            <w:r>
              <w:rPr/>
              <w:fldChar w:fldCharType="begin"/>
            </w:r>
            <w:r>
              <w:rPr/>
              <w:instrText xml:space="preserve"> DOCPROPERTY "CrTitle"</w:instrText>
            </w:r>
            <w:r>
              <w:rPr/>
              <w:fldChar w:fldCharType="separate"/>
            </w:r>
            <w:r>
              <w:rPr/>
              <w:t>LPPa Rapporteur Update</w:t>
            </w:r>
            <w:r>
              <w:rPr/>
              <w:fldChar w:fldCharType="end"/>
            </w:r>
          </w:p>
        </w:tc>
      </w:tr>
      <w:tr>
        <w:trPr/>
        <w:tc>
          <w:tcPr>
            <w:tcW w:w="1843" w:type="dxa"/>
            <w:tcBorders>
              <w:start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c>
          <w:tcPr>
            <w:tcW w:w="7797" w:type="dxa"/>
            <w:gridSpan w:val="10"/>
            <w:tcBorders>
              <w:end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1843" w:type="dxa"/>
            <w:tcBorders>
              <w:start w:val="single" w:sz="4" w:space="0" w:color="000000"/>
            </w:tcBorders>
          </w:tcPr>
          <w:p>
            <w:pPr>
              <w:pStyle w:val="CRCoverPage"/>
              <w:tabs>
                <w:tab w:val="clear" w:pos="284"/>
                <w:tab w:val="right" w:pos="1759" w:leader="none"/>
              </w:tabs>
              <w:spacing w:before="0" w:after="0"/>
              <w:rPr>
                <w:b/>
                <w:b/>
                <w:i/>
                <w:i/>
                <w:lang w:val="en-US" w:eastAsia="en-US"/>
              </w:rPr>
            </w:pPr>
            <w:r>
              <w:rPr>
                <w:b/>
                <w:i/>
                <w:lang w:val="en-US" w:eastAsia="en-US"/>
              </w:rPr>
              <w:t>Source to WG:</w:t>
            </w:r>
          </w:p>
        </w:tc>
        <w:tc>
          <w:tcPr>
            <w:tcW w:w="7797" w:type="dxa"/>
            <w:gridSpan w:val="10"/>
            <w:tcBorders>
              <w:end w:val="single" w:sz="4" w:space="0" w:color="000000"/>
            </w:tcBorders>
            <w:shd w:fill="FFFFB2" w:val="clear"/>
          </w:tcPr>
          <w:p>
            <w:pPr>
              <w:pStyle w:val="CRCoverPage"/>
              <w:spacing w:before="0" w:after="0"/>
              <w:ind w:start="100" w:hanging="0"/>
              <w:rPr>
                <w:lang w:val="en-US" w:eastAsia="en-US"/>
              </w:rPr>
            </w:pPr>
            <w:r>
              <w:rPr/>
              <w:fldChar w:fldCharType="begin"/>
            </w:r>
            <w:r>
              <w:rPr/>
              <w:instrText xml:space="preserve"> DOCPROPERTY "SourceIfWg"</w:instrText>
            </w:r>
            <w:r>
              <w:rPr/>
              <w:fldChar w:fldCharType="separate"/>
            </w:r>
            <w:r>
              <w:rPr/>
              <w:t>Ericsson</w:t>
            </w:r>
            <w:r>
              <w:rPr/>
              <w:fldChar w:fldCharType="end"/>
            </w:r>
          </w:p>
        </w:tc>
      </w:tr>
      <w:tr>
        <w:trPr/>
        <w:tc>
          <w:tcPr>
            <w:tcW w:w="1843" w:type="dxa"/>
            <w:tcBorders>
              <w:start w:val="single" w:sz="4" w:space="0" w:color="000000"/>
            </w:tcBorders>
          </w:tcPr>
          <w:p>
            <w:pPr>
              <w:pStyle w:val="CRCoverPage"/>
              <w:tabs>
                <w:tab w:val="clear" w:pos="284"/>
                <w:tab w:val="right" w:pos="1759" w:leader="none"/>
              </w:tabs>
              <w:spacing w:before="0" w:after="0"/>
              <w:rPr>
                <w:b/>
                <w:b/>
                <w:i/>
                <w:i/>
                <w:lang w:val="en-US" w:eastAsia="en-US"/>
              </w:rPr>
            </w:pPr>
            <w:r>
              <w:rPr>
                <w:b/>
                <w:i/>
                <w:lang w:val="en-US" w:eastAsia="en-US"/>
              </w:rPr>
              <w:t>Source to TSG:</w:t>
            </w:r>
          </w:p>
        </w:tc>
        <w:tc>
          <w:tcPr>
            <w:tcW w:w="7797" w:type="dxa"/>
            <w:gridSpan w:val="10"/>
            <w:tcBorders>
              <w:end w:val="single" w:sz="4" w:space="0" w:color="000000"/>
            </w:tcBorders>
            <w:shd w:fill="FFFFB2" w:val="clear"/>
          </w:tcPr>
          <w:p>
            <w:pPr>
              <w:pStyle w:val="CRCoverPage"/>
              <w:spacing w:before="0" w:after="0"/>
              <w:ind w:start="100" w:hanging="0"/>
              <w:rPr>
                <w:lang w:val="en-US" w:eastAsia="en-US"/>
              </w:rPr>
            </w:pPr>
            <w:r>
              <w:rPr/>
              <w:fldChar w:fldCharType="begin"/>
            </w:r>
            <w:r>
              <w:rPr/>
              <w:instrText xml:space="preserve"> DOCPROPERTY "SourceIfTsg"</w:instrText>
            </w:r>
            <w:r>
              <w:rPr/>
              <w:fldChar w:fldCharType="separate"/>
            </w:r>
            <w:r>
              <w:rPr/>
              <w:t>R3</w:t>
            </w:r>
            <w:r>
              <w:rPr/>
              <w:fldChar w:fldCharType="end"/>
            </w:r>
          </w:p>
        </w:tc>
      </w:tr>
      <w:tr>
        <w:trPr/>
        <w:tc>
          <w:tcPr>
            <w:tcW w:w="1843" w:type="dxa"/>
            <w:tcBorders>
              <w:start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c>
          <w:tcPr>
            <w:tcW w:w="7797" w:type="dxa"/>
            <w:gridSpan w:val="10"/>
            <w:tcBorders>
              <w:end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1843" w:type="dxa"/>
            <w:tcBorders>
              <w:start w:val="single" w:sz="4" w:space="0" w:color="000000"/>
            </w:tcBorders>
          </w:tcPr>
          <w:p>
            <w:pPr>
              <w:pStyle w:val="CRCoverPage"/>
              <w:tabs>
                <w:tab w:val="clear" w:pos="284"/>
                <w:tab w:val="right" w:pos="1759" w:leader="none"/>
              </w:tabs>
              <w:spacing w:before="0" w:after="0"/>
              <w:rPr>
                <w:b/>
                <w:b/>
                <w:i/>
                <w:i/>
                <w:lang w:val="en-US" w:eastAsia="en-US"/>
              </w:rPr>
            </w:pPr>
            <w:r>
              <w:rPr>
                <w:b/>
                <w:i/>
                <w:lang w:val="en-US" w:eastAsia="en-US"/>
              </w:rPr>
              <w:t>Work item code:</w:t>
            </w:r>
          </w:p>
        </w:tc>
        <w:tc>
          <w:tcPr>
            <w:tcW w:w="3686" w:type="dxa"/>
            <w:gridSpan w:val="5"/>
            <w:tcBorders/>
            <w:shd w:fill="FFFFB2" w:val="clear"/>
          </w:tcPr>
          <w:p>
            <w:pPr>
              <w:pStyle w:val="CRCoverPage"/>
              <w:spacing w:before="0" w:after="0"/>
              <w:ind w:start="100" w:hanging="0"/>
              <w:rPr>
                <w:lang w:val="en-US" w:eastAsia="en-US"/>
              </w:rPr>
            </w:pPr>
            <w:r>
              <w:rPr/>
              <w:fldChar w:fldCharType="begin"/>
            </w:r>
            <w:r>
              <w:rPr/>
              <w:instrText xml:space="preserve"> DOCPROPERTY "RelatedWis"</w:instrText>
            </w:r>
            <w:r>
              <w:rPr/>
              <w:fldChar w:fldCharType="separate"/>
            </w:r>
            <w:r>
              <w:rPr/>
              <w:t>TEI18</w:t>
            </w:r>
            <w:r>
              <w:rPr/>
              <w:fldChar w:fldCharType="end"/>
            </w:r>
          </w:p>
        </w:tc>
        <w:tc>
          <w:tcPr>
            <w:tcW w:w="567" w:type="dxa"/>
            <w:tcBorders/>
          </w:tcPr>
          <w:p>
            <w:pPr>
              <w:pStyle w:val="CRCoverPage"/>
              <w:snapToGrid w:val="false"/>
              <w:spacing w:before="0" w:after="0"/>
              <w:ind w:end="100" w:hanging="0"/>
              <w:rPr>
                <w:lang w:val="en-US" w:eastAsia="en-US"/>
              </w:rPr>
            </w:pPr>
            <w:r>
              <w:rPr>
                <w:lang w:val="en-US" w:eastAsia="en-US"/>
              </w:rPr>
            </w:r>
          </w:p>
        </w:tc>
        <w:tc>
          <w:tcPr>
            <w:tcW w:w="1417" w:type="dxa"/>
            <w:gridSpan w:val="3"/>
            <w:tcBorders/>
          </w:tcPr>
          <w:p>
            <w:pPr>
              <w:pStyle w:val="CRCoverPage"/>
              <w:spacing w:before="0" w:after="0"/>
              <w:jc w:val="end"/>
              <w:rPr>
                <w:lang w:val="en-US" w:eastAsia="en-US"/>
              </w:rPr>
            </w:pPr>
            <w:r>
              <w:rPr>
                <w:b/>
                <w:i/>
                <w:lang w:val="en-US" w:eastAsia="en-US"/>
              </w:rPr>
              <w:t>Date:</w:t>
            </w:r>
          </w:p>
        </w:tc>
        <w:tc>
          <w:tcPr>
            <w:tcW w:w="2127" w:type="dxa"/>
            <w:tcBorders>
              <w:end w:val="single" w:sz="4" w:space="0" w:color="000000"/>
            </w:tcBorders>
            <w:shd w:fill="FFFFB2" w:val="clear"/>
          </w:tcPr>
          <w:p>
            <w:pPr>
              <w:pStyle w:val="CRCoverPage"/>
              <w:spacing w:before="0" w:after="0"/>
              <w:ind w:start="100" w:hanging="0"/>
              <w:rPr>
                <w:lang w:val="en-US" w:eastAsia="en-US"/>
              </w:rPr>
            </w:pPr>
            <w:r>
              <w:rPr/>
              <w:fldChar w:fldCharType="begin"/>
            </w:r>
            <w:r>
              <w:rPr/>
              <w:instrText xml:space="preserve"> DOCPROPERTY "ResDate"</w:instrText>
            </w:r>
            <w:r>
              <w:rPr/>
              <w:fldChar w:fldCharType="separate"/>
            </w:r>
            <w:r>
              <w:rPr/>
              <w:t>2024-01-16</w:t>
            </w:r>
            <w:r>
              <w:rPr/>
              <w:fldChar w:fldCharType="end"/>
            </w:r>
          </w:p>
        </w:tc>
      </w:tr>
      <w:tr>
        <w:trPr/>
        <w:tc>
          <w:tcPr>
            <w:tcW w:w="1843" w:type="dxa"/>
            <w:tcBorders>
              <w:start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c>
          <w:tcPr>
            <w:tcW w:w="1986" w:type="dxa"/>
            <w:gridSpan w:val="4"/>
            <w:tcBorders/>
          </w:tcPr>
          <w:p>
            <w:pPr>
              <w:pStyle w:val="CRCoverPage"/>
              <w:snapToGrid w:val="false"/>
              <w:spacing w:before="0" w:after="0"/>
              <w:rPr>
                <w:b/>
                <w:b/>
                <w:i/>
                <w:i/>
                <w:sz w:val="8"/>
                <w:szCs w:val="8"/>
                <w:lang w:val="en-US" w:eastAsia="en-US"/>
              </w:rPr>
            </w:pPr>
            <w:r>
              <w:rPr>
                <w:b/>
                <w:i/>
                <w:sz w:val="8"/>
                <w:szCs w:val="8"/>
                <w:lang w:val="en-US" w:eastAsia="en-US"/>
              </w:rPr>
            </w:r>
          </w:p>
        </w:tc>
        <w:tc>
          <w:tcPr>
            <w:tcW w:w="2267" w:type="dxa"/>
            <w:gridSpan w:val="2"/>
            <w:tcBorders/>
          </w:tcPr>
          <w:p>
            <w:pPr>
              <w:pStyle w:val="CRCoverPage"/>
              <w:snapToGrid w:val="false"/>
              <w:spacing w:before="0" w:after="0"/>
              <w:rPr>
                <w:sz w:val="8"/>
                <w:szCs w:val="8"/>
                <w:lang w:val="en-US" w:eastAsia="en-US"/>
              </w:rPr>
            </w:pPr>
            <w:r>
              <w:rPr>
                <w:sz w:val="8"/>
                <w:szCs w:val="8"/>
                <w:lang w:val="en-US" w:eastAsia="en-US"/>
              </w:rPr>
            </w:r>
          </w:p>
        </w:tc>
        <w:tc>
          <w:tcPr>
            <w:tcW w:w="1417" w:type="dxa"/>
            <w:gridSpan w:val="3"/>
            <w:tcBorders/>
          </w:tcPr>
          <w:p>
            <w:pPr>
              <w:pStyle w:val="CRCoverPage"/>
              <w:snapToGrid w:val="false"/>
              <w:spacing w:before="0" w:after="0"/>
              <w:rPr>
                <w:sz w:val="8"/>
                <w:szCs w:val="8"/>
                <w:lang w:val="en-US" w:eastAsia="en-US"/>
              </w:rPr>
            </w:pPr>
            <w:r>
              <w:rPr>
                <w:sz w:val="8"/>
                <w:szCs w:val="8"/>
                <w:lang w:val="en-US" w:eastAsia="en-US"/>
              </w:rPr>
            </w:r>
          </w:p>
        </w:tc>
        <w:tc>
          <w:tcPr>
            <w:tcW w:w="2127" w:type="dxa"/>
            <w:tcBorders>
              <w:end w:val="single" w:sz="4" w:space="0" w:color="000000"/>
            </w:tcBorders>
          </w:tcPr>
          <w:p>
            <w:pPr>
              <w:pStyle w:val="CRCoverPage"/>
              <w:snapToGrid w:val="false"/>
              <w:spacing w:before="0" w:after="0"/>
              <w:rPr>
                <w:sz w:val="8"/>
                <w:szCs w:val="8"/>
                <w:lang w:val="en-US" w:eastAsia="en-US"/>
              </w:rPr>
            </w:pPr>
            <w:r>
              <w:rPr>
                <w:sz w:val="8"/>
                <w:szCs w:val="8"/>
                <w:lang w:val="en-US" w:eastAsia="en-US"/>
              </w:rPr>
            </w:r>
          </w:p>
        </w:tc>
      </w:tr>
      <w:tr>
        <w:trPr>
          <w:cantSplit w:val="true"/>
        </w:trPr>
        <w:tc>
          <w:tcPr>
            <w:tcW w:w="1843" w:type="dxa"/>
            <w:tcBorders>
              <w:start w:val="single" w:sz="4" w:space="0" w:color="000000"/>
            </w:tcBorders>
          </w:tcPr>
          <w:p>
            <w:pPr>
              <w:pStyle w:val="CRCoverPage"/>
              <w:tabs>
                <w:tab w:val="clear" w:pos="284"/>
                <w:tab w:val="right" w:pos="1759" w:leader="none"/>
              </w:tabs>
              <w:spacing w:before="0" w:after="0"/>
              <w:rPr>
                <w:b/>
                <w:b/>
                <w:i/>
                <w:i/>
                <w:lang w:val="en-US" w:eastAsia="en-US"/>
              </w:rPr>
            </w:pPr>
            <w:r>
              <w:rPr>
                <w:b/>
                <w:i/>
                <w:lang w:val="en-US" w:eastAsia="en-US"/>
              </w:rPr>
              <w:t>Category:</w:t>
            </w:r>
          </w:p>
        </w:tc>
        <w:tc>
          <w:tcPr>
            <w:tcW w:w="851" w:type="dxa"/>
            <w:tcBorders/>
            <w:shd w:fill="FFFFB2" w:val="clear"/>
          </w:tcPr>
          <w:p>
            <w:pPr>
              <w:pStyle w:val="CRCoverPage"/>
              <w:spacing w:before="0" w:after="0"/>
              <w:ind w:start="100" w:end="-609" w:hanging="0"/>
              <w:rPr>
                <w:b/>
                <w:b/>
                <w:lang w:val="en-US" w:eastAsia="en-US"/>
              </w:rPr>
            </w:pPr>
            <w:r>
              <w:rPr/>
              <w:fldChar w:fldCharType="begin"/>
            </w:r>
            <w:r>
              <w:rPr/>
              <w:instrText xml:space="preserve"> DOCPROPERTY "Cat"</w:instrText>
            </w:r>
            <w:r>
              <w:rPr/>
              <w:fldChar w:fldCharType="separate"/>
            </w:r>
            <w:r>
              <w:rPr/>
              <w:t>D</w:t>
            </w:r>
            <w:r>
              <w:rPr/>
              <w:fldChar w:fldCharType="end"/>
            </w:r>
          </w:p>
        </w:tc>
        <w:tc>
          <w:tcPr>
            <w:tcW w:w="3402" w:type="dxa"/>
            <w:gridSpan w:val="5"/>
            <w:tcBorders/>
          </w:tcPr>
          <w:p>
            <w:pPr>
              <w:pStyle w:val="CRCoverPage"/>
              <w:snapToGrid w:val="false"/>
              <w:spacing w:before="0" w:after="0"/>
              <w:rPr>
                <w:b/>
                <w:b/>
                <w:lang w:val="en-US" w:eastAsia="en-US"/>
              </w:rPr>
            </w:pPr>
            <w:r>
              <w:rPr>
                <w:b/>
                <w:lang w:val="en-US" w:eastAsia="en-US"/>
              </w:rPr>
            </w:r>
          </w:p>
        </w:tc>
        <w:tc>
          <w:tcPr>
            <w:tcW w:w="1417" w:type="dxa"/>
            <w:gridSpan w:val="3"/>
            <w:tcBorders/>
          </w:tcPr>
          <w:p>
            <w:pPr>
              <w:pStyle w:val="CRCoverPage"/>
              <w:spacing w:before="0" w:after="0"/>
              <w:jc w:val="end"/>
              <w:rPr>
                <w:b/>
                <w:b/>
                <w:i/>
                <w:i/>
                <w:lang w:val="en-US" w:eastAsia="en-US"/>
              </w:rPr>
            </w:pPr>
            <w:r>
              <w:rPr>
                <w:b/>
                <w:i/>
                <w:lang w:val="en-US" w:eastAsia="en-US"/>
              </w:rPr>
              <w:t>Release:</w:t>
            </w:r>
          </w:p>
        </w:tc>
        <w:tc>
          <w:tcPr>
            <w:tcW w:w="2127" w:type="dxa"/>
            <w:tcBorders>
              <w:end w:val="single" w:sz="4" w:space="0" w:color="000000"/>
            </w:tcBorders>
            <w:shd w:fill="FFFFB2" w:val="clear"/>
          </w:tcPr>
          <w:p>
            <w:pPr>
              <w:pStyle w:val="CRCoverPage"/>
              <w:spacing w:before="0" w:after="0"/>
              <w:ind w:start="100" w:hanging="0"/>
              <w:rPr>
                <w:lang w:val="en-US" w:eastAsia="en-US"/>
              </w:rPr>
            </w:pPr>
            <w:r>
              <w:rPr/>
              <w:fldChar w:fldCharType="begin"/>
            </w:r>
            <w:r>
              <w:rPr/>
              <w:instrText xml:space="preserve"> DOCPROPERTY "Release"</w:instrText>
            </w:r>
            <w:r>
              <w:rPr/>
              <w:fldChar w:fldCharType="separate"/>
            </w:r>
            <w:r>
              <w:rPr/>
              <w:t>Rel-18</w:t>
            </w:r>
            <w:r>
              <w:rPr/>
              <w:fldChar w:fldCharType="end"/>
            </w:r>
          </w:p>
        </w:tc>
      </w:tr>
      <w:tr>
        <w:trPr/>
        <w:tc>
          <w:tcPr>
            <w:tcW w:w="1843" w:type="dxa"/>
            <w:tcBorders>
              <w:start w:val="single" w:sz="4" w:space="0" w:color="000000"/>
              <w:bottom w:val="single" w:sz="4" w:space="0" w:color="000000"/>
            </w:tcBorders>
          </w:tcPr>
          <w:p>
            <w:pPr>
              <w:pStyle w:val="CRCoverPage"/>
              <w:snapToGrid w:val="false"/>
              <w:spacing w:before="0" w:after="0"/>
              <w:rPr>
                <w:b/>
                <w:b/>
                <w:i/>
                <w:i/>
                <w:lang w:val="en-US" w:eastAsia="en-US"/>
              </w:rPr>
            </w:pPr>
            <w:r>
              <w:rPr>
                <w:b/>
                <w:i/>
                <w:lang w:val="en-US" w:eastAsia="en-US"/>
              </w:rPr>
            </w:r>
          </w:p>
        </w:tc>
        <w:tc>
          <w:tcPr>
            <w:tcW w:w="4677" w:type="dxa"/>
            <w:gridSpan w:val="8"/>
            <w:tcBorders>
              <w:bottom w:val="single" w:sz="4" w:space="0" w:color="000000"/>
            </w:tcBorders>
          </w:tcPr>
          <w:p>
            <w:pPr>
              <w:pStyle w:val="CRCoverPage"/>
              <w:spacing w:before="0" w:after="0"/>
              <w:ind w:start="383" w:hanging="383"/>
              <w:rPr>
                <w:i/>
                <w:i/>
                <w:sz w:val="18"/>
                <w:lang w:val="en-US" w:eastAsia="en-US"/>
              </w:rPr>
            </w:pPr>
            <w:r>
              <w:rPr>
                <w:i/>
                <w:sz w:val="18"/>
                <w:lang w:val="en-US" w:eastAsia="en-US"/>
              </w:rPr>
              <w:t xml:space="preserve">Use </w:t>
            </w:r>
            <w:r>
              <w:rPr>
                <w:i/>
                <w:sz w:val="18"/>
                <w:u w:val="single"/>
                <w:lang w:val="en-US" w:eastAsia="en-US"/>
              </w:rPr>
              <w:t>one</w:t>
            </w:r>
            <w:r>
              <w:rPr>
                <w:i/>
                <w:sz w:val="18"/>
                <w:lang w:val="en-US" w:eastAsia="en-US"/>
              </w:rPr>
              <w:t xml:space="preserve"> of the following categories:</w:t>
            </w:r>
            <w:r>
              <w:rPr>
                <w:b/>
                <w:i/>
                <w:sz w:val="18"/>
                <w:lang w:val="en-US" w:eastAsia="en-US"/>
              </w:rPr>
              <w:br/>
              <w:t>F</w:t>
            </w:r>
            <w:r>
              <w:rPr>
                <w:i/>
                <w:sz w:val="18"/>
                <w:lang w:val="en-US" w:eastAsia="en-US"/>
              </w:rPr>
              <w:t xml:space="preserve">  (correction)</w:t>
              <w:br/>
            </w:r>
            <w:r>
              <w:rPr>
                <w:b/>
                <w:i/>
                <w:sz w:val="18"/>
                <w:lang w:val="en-US" w:eastAsia="en-US"/>
              </w:rPr>
              <w:t>A</w:t>
            </w:r>
            <w:r>
              <w:rPr>
                <w:i/>
                <w:sz w:val="18"/>
                <w:lang w:val="en-US" w:eastAsia="en-US"/>
              </w:rPr>
              <w:t xml:space="preserve">  (mirror corresponding to a change in an earlier </w:t>
              <w:tab/>
              <w:tab/>
              <w:tab/>
              <w:tab/>
              <w:tab/>
              <w:tab/>
              <w:tab/>
              <w:tab/>
              <w:tab/>
              <w:tab/>
              <w:tab/>
              <w:tab/>
              <w:tab/>
              <w:t>release)</w:t>
              <w:br/>
            </w:r>
            <w:r>
              <w:rPr>
                <w:b/>
                <w:i/>
                <w:sz w:val="18"/>
                <w:lang w:val="en-US" w:eastAsia="en-US"/>
              </w:rPr>
              <w:t>B</w:t>
            </w:r>
            <w:r>
              <w:rPr>
                <w:i/>
                <w:sz w:val="18"/>
                <w:lang w:val="en-US" w:eastAsia="en-US"/>
              </w:rPr>
              <w:t xml:space="preserve">  (addition of feature), </w:t>
              <w:br/>
            </w:r>
            <w:r>
              <w:rPr>
                <w:b/>
                <w:i/>
                <w:sz w:val="18"/>
                <w:lang w:val="en-US" w:eastAsia="en-US"/>
              </w:rPr>
              <w:t>C</w:t>
            </w:r>
            <w:r>
              <w:rPr>
                <w:i/>
                <w:sz w:val="18"/>
                <w:lang w:val="en-US" w:eastAsia="en-US"/>
              </w:rPr>
              <w:t xml:space="preserve">  (functional modification of feature)</w:t>
              <w:br/>
            </w:r>
            <w:r>
              <w:rPr>
                <w:b/>
                <w:i/>
                <w:sz w:val="18"/>
                <w:lang w:val="en-US" w:eastAsia="en-US"/>
              </w:rPr>
              <w:t>D</w:t>
            </w:r>
            <w:r>
              <w:rPr>
                <w:i/>
                <w:sz w:val="18"/>
                <w:lang w:val="en-US" w:eastAsia="en-US"/>
              </w:rPr>
              <w:t xml:space="preserve">  (editorial modification)</w:t>
            </w:r>
          </w:p>
          <w:p>
            <w:pPr>
              <w:pStyle w:val="CRCoverPage"/>
              <w:widowControl/>
              <w:bidi w:val="0"/>
              <w:spacing w:before="0" w:after="120"/>
              <w:rPr>
                <w:lang w:val="en-US" w:eastAsia="en-US"/>
              </w:rPr>
            </w:pPr>
            <w:r>
              <w:rPr>
                <w:sz w:val="18"/>
                <w:lang w:val="en-US" w:eastAsia="en-US"/>
              </w:rPr>
              <w:t>Detailed explanations of the above categories can</w:t>
              <w:br/>
              <w:t xml:space="preserve">be found in 3GPP </w:t>
            </w:r>
            <w:hyperlink r:id="rId3">
              <w:r>
                <w:rPr>
                  <w:rStyle w:val="InternetLink"/>
                  <w:sz w:val="18"/>
                  <w:lang w:val="en-US" w:eastAsia="en-US"/>
                </w:rPr>
                <w:t>TR 21.900</w:t>
              </w:r>
            </w:hyperlink>
            <w:r>
              <w:rPr>
                <w:sz w:val="18"/>
                <w:lang w:val="en-US" w:eastAsia="en-US"/>
              </w:rPr>
              <w:t>.</w:t>
            </w:r>
          </w:p>
        </w:tc>
        <w:tc>
          <w:tcPr>
            <w:tcW w:w="3120" w:type="dxa"/>
            <w:gridSpan w:val="2"/>
            <w:tcBorders>
              <w:bottom w:val="single" w:sz="4" w:space="0" w:color="000000"/>
              <w:end w:val="single" w:sz="4" w:space="0" w:color="000000"/>
            </w:tcBorders>
          </w:tcPr>
          <w:p>
            <w:pPr>
              <w:pStyle w:val="CRCoverPage"/>
              <w:tabs>
                <w:tab w:val="clear" w:pos="284"/>
                <w:tab w:val="left" w:pos="950" w:leader="none"/>
              </w:tabs>
              <w:spacing w:before="0" w:after="0"/>
              <w:ind w:start="241" w:hanging="241"/>
              <w:rPr>
                <w:i/>
                <w:i/>
                <w:sz w:val="18"/>
                <w:lang w:val="en-US" w:eastAsia="en-US"/>
              </w:rPr>
            </w:pPr>
            <w:r>
              <w:rPr>
                <w:i/>
                <w:sz w:val="18"/>
                <w:lang w:val="en-US" w:eastAsia="en-US"/>
              </w:rPr>
              <w:t xml:space="preserve">Use </w:t>
            </w:r>
            <w:r>
              <w:rPr>
                <w:i/>
                <w:sz w:val="18"/>
                <w:u w:val="single"/>
                <w:lang w:val="en-US" w:eastAsia="en-US"/>
              </w:rPr>
              <w:t>one</w:t>
            </w:r>
            <w:r>
              <w:rPr>
                <w:i/>
                <w:sz w:val="18"/>
                <w:lang w:val="en-US" w:eastAsia="en-US"/>
              </w:rPr>
              <w:t xml:space="preserve"> of the following releases:</w:t>
              <w:br/>
              <w:t>Rel-8</w:t>
              <w:tab/>
              <w:t>(Release 8)</w:t>
              <w:br/>
              <w:t>Rel-9</w:t>
              <w:tab/>
              <w:t>(Release 9)</w:t>
              <w:br/>
              <w:t>Rel-10</w:t>
              <w:tab/>
              <w:t>(Release 10)</w:t>
              <w:br/>
              <w:t>Rel-11</w:t>
              <w:tab/>
              <w:t>(Release 11)</w:t>
              <w:br/>
              <w:t>…</w:t>
              <w:br/>
              <w:t>Rel-16</w:t>
              <w:tab/>
              <w:t>(Release 16)</w:t>
              <w:br/>
              <w:t>Rel-17</w:t>
              <w:tab/>
              <w:t>(Release 17)</w:t>
              <w:br/>
              <w:t>Rel-18</w:t>
              <w:tab/>
              <w:t>(Release 18)</w:t>
              <w:br/>
              <w:t>Rel-19</w:t>
              <w:tab/>
              <w:t>(Release 19)</w:t>
            </w:r>
          </w:p>
        </w:tc>
      </w:tr>
      <w:tr>
        <w:trPr/>
        <w:tc>
          <w:tcPr>
            <w:tcW w:w="1843" w:type="dxa"/>
            <w:tcBorders/>
          </w:tcPr>
          <w:p>
            <w:pPr>
              <w:pStyle w:val="CRCoverPage"/>
              <w:snapToGrid w:val="false"/>
              <w:spacing w:before="0" w:after="0"/>
              <w:rPr>
                <w:b/>
                <w:b/>
                <w:i/>
                <w:i/>
                <w:sz w:val="8"/>
                <w:szCs w:val="8"/>
                <w:lang w:val="en-US" w:eastAsia="en-US"/>
              </w:rPr>
            </w:pPr>
            <w:r>
              <w:rPr>
                <w:b/>
                <w:i/>
                <w:sz w:val="8"/>
                <w:szCs w:val="8"/>
                <w:lang w:val="en-US" w:eastAsia="en-US"/>
              </w:rPr>
            </w:r>
          </w:p>
        </w:tc>
        <w:tc>
          <w:tcPr>
            <w:tcW w:w="7797" w:type="dxa"/>
            <w:gridSpan w:val="10"/>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2694" w:type="dxa"/>
            <w:gridSpan w:val="2"/>
            <w:tcBorders>
              <w:top w:val="single" w:sz="4" w:space="0" w:color="000000"/>
              <w:start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Reason for change:</w:t>
            </w:r>
          </w:p>
        </w:tc>
        <w:tc>
          <w:tcPr>
            <w:tcW w:w="6946" w:type="dxa"/>
            <w:gridSpan w:val="9"/>
            <w:tcBorders>
              <w:top w:val="single" w:sz="4" w:space="0" w:color="000000"/>
              <w:end w:val="single" w:sz="4" w:space="0" w:color="000000"/>
            </w:tcBorders>
            <w:shd w:fill="FFFFB2" w:val="clear"/>
          </w:tcPr>
          <w:p>
            <w:pPr>
              <w:pStyle w:val="CRCoverPage"/>
              <w:spacing w:before="0" w:after="0"/>
              <w:ind w:start="100" w:hanging="0"/>
              <w:rPr>
                <w:lang w:val="en-US" w:eastAsia="en-US"/>
              </w:rPr>
            </w:pPr>
            <w:r>
              <w:rPr>
                <w:lang w:val="en-US" w:eastAsia="en-US"/>
              </w:rPr>
              <w:t>Fix editorial issues in LPPa</w:t>
            </w:r>
          </w:p>
        </w:tc>
      </w:tr>
      <w:tr>
        <w:trPr/>
        <w:tc>
          <w:tcPr>
            <w:tcW w:w="2694" w:type="dxa"/>
            <w:gridSpan w:val="2"/>
            <w:tcBorders>
              <w:start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c>
          <w:tcPr>
            <w:tcW w:w="6946" w:type="dxa"/>
            <w:gridSpan w:val="9"/>
            <w:tcBorders>
              <w:end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2694" w:type="dxa"/>
            <w:gridSpan w:val="2"/>
            <w:tcBorders>
              <w:start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Summary of change:</w:t>
            </w:r>
          </w:p>
        </w:tc>
        <w:tc>
          <w:tcPr>
            <w:tcW w:w="6946" w:type="dxa"/>
            <w:gridSpan w:val="9"/>
            <w:tcBorders>
              <w:end w:val="single" w:sz="4" w:space="0" w:color="000000"/>
            </w:tcBorders>
            <w:shd w:fill="FFFFB2" w:val="clear"/>
          </w:tcPr>
          <w:p>
            <w:pPr>
              <w:pStyle w:val="CRCoverPage"/>
              <w:spacing w:before="0" w:after="0"/>
              <w:ind w:start="100" w:hanging="0"/>
              <w:rPr>
                <w:lang w:val="en-US" w:eastAsia="en-US"/>
              </w:rPr>
            </w:pPr>
            <w:r>
              <w:rPr>
                <w:lang w:val="en-US" w:eastAsia="en-US"/>
              </w:rPr>
              <w:t>- Fix wrong styles in various places.</w:t>
            </w:r>
          </w:p>
          <w:p>
            <w:pPr>
              <w:pStyle w:val="CRCoverPage"/>
              <w:spacing w:before="0" w:after="0"/>
              <w:ind w:start="100" w:hanging="0"/>
              <w:rPr>
                <w:lang w:val="en-US" w:eastAsia="en-US"/>
              </w:rPr>
            </w:pPr>
            <w:r>
              <w:rPr>
                <w:lang w:val="en-US" w:eastAsia="en-US"/>
              </w:rPr>
              <w:t>- Fix wrong indication of criticality in tabular representation in 9.1.1.1 and 9.1.1.7.</w:t>
            </w:r>
          </w:p>
          <w:p>
            <w:pPr>
              <w:pStyle w:val="CRCoverPage"/>
              <w:spacing w:before="0" w:after="0"/>
              <w:ind w:start="100" w:hanging="0"/>
              <w:rPr>
                <w:lang w:val="en-US" w:eastAsia="en-US"/>
              </w:rPr>
            </w:pPr>
            <w:r>
              <w:rPr>
                <w:lang w:val="en-US" w:eastAsia="en-US"/>
              </w:rPr>
              <w:t xml:space="preserve">- Aligned the presence of </w:t>
            </w:r>
            <w:r>
              <w:rPr>
                <w:i/>
                <w:iCs/>
                <w:lang w:val="en-US" w:eastAsia="en-US"/>
              </w:rPr>
              <w:t>BSSID</w:t>
            </w:r>
            <w:r>
              <w:rPr>
                <w:lang w:val="en-US" w:eastAsia="en-US"/>
              </w:rPr>
              <w:t xml:space="preserve"> IE in tabular to ASN.1.</w:t>
            </w:r>
          </w:p>
          <w:p>
            <w:pPr>
              <w:pStyle w:val="CRCoverPage"/>
              <w:spacing w:before="0" w:after="0"/>
              <w:ind w:start="100" w:hanging="0"/>
              <w:rPr>
                <w:lang w:val="en-US" w:eastAsia="en-US"/>
              </w:rPr>
            </w:pPr>
            <w:r>
              <w:rPr>
                <w:lang w:val="en-US" w:eastAsia="en-US"/>
              </w:rPr>
              <w:t>- Fixed heading (comment) for E-CID MEASUREMENT TERMINATION COMMAND.</w:t>
            </w:r>
          </w:p>
        </w:tc>
      </w:tr>
      <w:tr>
        <w:trPr/>
        <w:tc>
          <w:tcPr>
            <w:tcW w:w="2694" w:type="dxa"/>
            <w:gridSpan w:val="2"/>
            <w:tcBorders>
              <w:start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c>
          <w:tcPr>
            <w:tcW w:w="6946" w:type="dxa"/>
            <w:gridSpan w:val="9"/>
            <w:tcBorders>
              <w:end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2694" w:type="dxa"/>
            <w:gridSpan w:val="2"/>
            <w:tcBorders>
              <w:start w:val="single" w:sz="4" w:space="0" w:color="000000"/>
              <w:bottom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Consequences if not approved:</w:t>
            </w:r>
          </w:p>
        </w:tc>
        <w:tc>
          <w:tcPr>
            <w:tcW w:w="6946" w:type="dxa"/>
            <w:gridSpan w:val="9"/>
            <w:tcBorders>
              <w:bottom w:val="single" w:sz="4" w:space="0" w:color="000000"/>
              <w:end w:val="single" w:sz="4" w:space="0" w:color="000000"/>
            </w:tcBorders>
            <w:shd w:fill="FFFFB2" w:val="clear"/>
          </w:tcPr>
          <w:p>
            <w:pPr>
              <w:pStyle w:val="CRCoverPage"/>
              <w:spacing w:before="0" w:after="0"/>
              <w:ind w:start="100" w:hanging="0"/>
              <w:rPr>
                <w:lang w:val="en-US" w:eastAsia="en-US"/>
              </w:rPr>
            </w:pPr>
            <w:r>
              <w:rPr>
                <w:lang w:val="en-US" w:eastAsia="en-US"/>
              </w:rPr>
              <w:t>Editorials remain in Rel-18 LPPa.</w:t>
            </w:r>
          </w:p>
        </w:tc>
      </w:tr>
      <w:tr>
        <w:trPr/>
        <w:tc>
          <w:tcPr>
            <w:tcW w:w="2694" w:type="dxa"/>
            <w:gridSpan w:val="2"/>
            <w:tcBorders/>
          </w:tcPr>
          <w:p>
            <w:pPr>
              <w:pStyle w:val="CRCoverPage"/>
              <w:snapToGrid w:val="false"/>
              <w:spacing w:before="0" w:after="0"/>
              <w:rPr>
                <w:b/>
                <w:b/>
                <w:i/>
                <w:i/>
                <w:sz w:val="8"/>
                <w:szCs w:val="8"/>
                <w:lang w:val="en-US" w:eastAsia="en-US"/>
              </w:rPr>
            </w:pPr>
            <w:r>
              <w:rPr>
                <w:b/>
                <w:i/>
                <w:sz w:val="8"/>
                <w:szCs w:val="8"/>
                <w:lang w:val="en-US" w:eastAsia="en-US"/>
              </w:rPr>
            </w:r>
          </w:p>
        </w:tc>
        <w:tc>
          <w:tcPr>
            <w:tcW w:w="6946" w:type="dxa"/>
            <w:gridSpan w:val="9"/>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2694" w:type="dxa"/>
            <w:gridSpan w:val="2"/>
            <w:tcBorders>
              <w:top w:val="single" w:sz="4" w:space="0" w:color="000000"/>
              <w:start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Clauses affected:</w:t>
            </w:r>
          </w:p>
        </w:tc>
        <w:tc>
          <w:tcPr>
            <w:tcW w:w="6946" w:type="dxa"/>
            <w:gridSpan w:val="9"/>
            <w:tcBorders>
              <w:top w:val="single" w:sz="4" w:space="0" w:color="000000"/>
              <w:end w:val="single" w:sz="4" w:space="0" w:color="000000"/>
            </w:tcBorders>
            <w:shd w:fill="FFFFB2" w:val="clear"/>
          </w:tcPr>
          <w:p>
            <w:pPr>
              <w:pStyle w:val="CRCoverPage"/>
              <w:spacing w:before="0" w:after="0"/>
              <w:ind w:start="100" w:hanging="0"/>
              <w:rPr>
                <w:lang w:val="en-US" w:eastAsia="en-US"/>
              </w:rPr>
            </w:pPr>
            <w:r>
              <w:rPr>
                <w:lang w:val="en-US" w:eastAsia="en-US"/>
              </w:rPr>
              <w:t>9.1.1.1, 9.1.1.7, and various places, 9.2.15, 9.3.4</w:t>
            </w:r>
          </w:p>
        </w:tc>
      </w:tr>
      <w:tr>
        <w:trPr/>
        <w:tc>
          <w:tcPr>
            <w:tcW w:w="2694" w:type="dxa"/>
            <w:gridSpan w:val="2"/>
            <w:tcBorders>
              <w:start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c>
          <w:tcPr>
            <w:tcW w:w="6946" w:type="dxa"/>
            <w:gridSpan w:val="9"/>
            <w:tcBorders>
              <w:end w:val="single" w:sz="4" w:space="0" w:color="000000"/>
            </w:tcBorders>
          </w:tcPr>
          <w:p>
            <w:pPr>
              <w:pStyle w:val="CRCoverPage"/>
              <w:snapToGrid w:val="false"/>
              <w:spacing w:before="0" w:after="0"/>
              <w:rPr>
                <w:b/>
                <w:b/>
                <w:i/>
                <w:i/>
                <w:sz w:val="8"/>
                <w:szCs w:val="8"/>
                <w:lang w:val="en-US" w:eastAsia="en-US"/>
              </w:rPr>
            </w:pPr>
            <w:r>
              <w:rPr>
                <w:b/>
                <w:i/>
                <w:sz w:val="8"/>
                <w:szCs w:val="8"/>
                <w:lang w:val="en-US" w:eastAsia="en-US"/>
              </w:rPr>
            </w:r>
          </w:p>
        </w:tc>
      </w:tr>
      <w:tr>
        <w:trPr/>
        <w:tc>
          <w:tcPr>
            <w:tcW w:w="2694" w:type="dxa"/>
            <w:gridSpan w:val="2"/>
            <w:tcBorders>
              <w:start w:val="single" w:sz="4" w:space="0" w:color="000000"/>
            </w:tcBorders>
          </w:tcPr>
          <w:p>
            <w:pPr>
              <w:pStyle w:val="CRCoverPage"/>
              <w:tabs>
                <w:tab w:val="clear" w:pos="284"/>
                <w:tab w:val="right" w:pos="2184" w:leader="none"/>
              </w:tabs>
              <w:snapToGrid w:val="false"/>
              <w:spacing w:before="0" w:after="0"/>
              <w:rPr>
                <w:b/>
                <w:b/>
                <w:i/>
                <w:i/>
                <w:sz w:val="8"/>
                <w:szCs w:val="8"/>
                <w:lang w:val="en-US" w:eastAsia="en-US"/>
              </w:rPr>
            </w:pPr>
            <w:r>
              <w:rPr>
                <w:b/>
                <w:i/>
                <w:sz w:val="8"/>
                <w:szCs w:val="8"/>
                <w:lang w:val="en-US" w:eastAsia="en-US"/>
              </w:rPr>
            </w:r>
          </w:p>
        </w:tc>
        <w:tc>
          <w:tcPr>
            <w:tcW w:w="284" w:type="dxa"/>
            <w:tcBorders>
              <w:top w:val="single" w:sz="4" w:space="0" w:color="000000"/>
              <w:start w:val="single" w:sz="4" w:space="0" w:color="000000"/>
              <w:bottom w:val="single" w:sz="4" w:space="0" w:color="000000"/>
            </w:tcBorders>
          </w:tcPr>
          <w:p>
            <w:pPr>
              <w:pStyle w:val="CRCoverPage"/>
              <w:spacing w:before="0" w:after="0"/>
              <w:jc w:val="center"/>
              <w:rPr>
                <w:b/>
                <w:b/>
                <w:caps/>
                <w:lang w:val="en-US" w:eastAsia="en-US"/>
              </w:rPr>
            </w:pPr>
            <w:r>
              <w:rPr>
                <w:b/>
                <w:caps/>
                <w:lang w:val="en-US" w:eastAsia="en-US"/>
              </w:rPr>
              <w:t>Y</w:t>
            </w:r>
          </w:p>
        </w:tc>
        <w:tc>
          <w:tcPr>
            <w:tcW w:w="284" w:type="dxa"/>
            <w:tcBorders>
              <w:top w:val="single" w:sz="4" w:space="0" w:color="000000"/>
              <w:start w:val="single" w:sz="4" w:space="0" w:color="000000"/>
              <w:bottom w:val="single" w:sz="4" w:space="0" w:color="000000"/>
              <w:end w:val="single" w:sz="4" w:space="0" w:color="000000"/>
            </w:tcBorders>
          </w:tcPr>
          <w:p>
            <w:pPr>
              <w:pStyle w:val="CRCoverPage"/>
              <w:spacing w:before="0" w:after="0"/>
              <w:jc w:val="center"/>
              <w:rPr>
                <w:b/>
                <w:b/>
                <w:caps/>
                <w:lang w:val="en-US" w:eastAsia="en-US"/>
              </w:rPr>
            </w:pPr>
            <w:r>
              <w:rPr>
                <w:b/>
                <w:caps/>
                <w:lang w:val="en-US" w:eastAsia="en-US"/>
              </w:rPr>
              <w:t>N</w:t>
            </w:r>
          </w:p>
        </w:tc>
        <w:tc>
          <w:tcPr>
            <w:tcW w:w="2977" w:type="dxa"/>
            <w:gridSpan w:val="4"/>
            <w:tcBorders/>
          </w:tcPr>
          <w:p>
            <w:pPr>
              <w:pStyle w:val="CRCoverPage"/>
              <w:tabs>
                <w:tab w:val="clear" w:pos="284"/>
                <w:tab w:val="right" w:pos="2893" w:leader="none"/>
              </w:tabs>
              <w:snapToGrid w:val="false"/>
              <w:spacing w:before="0" w:after="0"/>
              <w:rPr>
                <w:b/>
                <w:b/>
                <w:caps/>
                <w:lang w:val="en-US" w:eastAsia="en-US"/>
              </w:rPr>
            </w:pPr>
            <w:r>
              <w:rPr>
                <w:b/>
                <w:caps/>
                <w:lang w:val="en-US" w:eastAsia="en-US"/>
              </w:rPr>
            </w:r>
          </w:p>
        </w:tc>
        <w:tc>
          <w:tcPr>
            <w:tcW w:w="3401" w:type="dxa"/>
            <w:gridSpan w:val="3"/>
            <w:tcBorders>
              <w:end w:val="single" w:sz="4" w:space="0" w:color="000000"/>
            </w:tcBorders>
          </w:tcPr>
          <w:p>
            <w:pPr>
              <w:pStyle w:val="CRCoverPage"/>
              <w:snapToGrid w:val="false"/>
              <w:spacing w:before="0" w:after="0"/>
              <w:ind w:start="99" w:hanging="0"/>
              <w:rPr>
                <w:lang w:val="en-US" w:eastAsia="en-US"/>
              </w:rPr>
            </w:pPr>
            <w:r>
              <w:rPr>
                <w:lang w:val="en-US" w:eastAsia="en-US"/>
              </w:rPr>
            </w:r>
          </w:p>
        </w:tc>
      </w:tr>
      <w:tr>
        <w:trPr/>
        <w:tc>
          <w:tcPr>
            <w:tcW w:w="2694" w:type="dxa"/>
            <w:gridSpan w:val="2"/>
            <w:tcBorders>
              <w:start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Other specs</w:t>
            </w:r>
          </w:p>
        </w:tc>
        <w:tc>
          <w:tcPr>
            <w:tcW w:w="284" w:type="dxa"/>
            <w:tcBorders>
              <w:top w:val="single" w:sz="4" w:space="0" w:color="000000"/>
              <w:start w:val="single" w:sz="4" w:space="0" w:color="000000"/>
              <w:bottom w:val="single" w:sz="4" w:space="0" w:color="000000"/>
            </w:tcBorders>
            <w:shd w:fill="FFFFBF" w:val="clear"/>
          </w:tcPr>
          <w:p>
            <w:pPr>
              <w:pStyle w:val="CRCoverPage"/>
              <w:snapToGrid w:val="false"/>
              <w:spacing w:before="0" w:after="0"/>
              <w:jc w:val="center"/>
              <w:rPr>
                <w:b/>
                <w:b/>
                <w:i/>
                <w:i/>
                <w:caps/>
                <w:lang w:val="en-US" w:eastAsia="en-US"/>
              </w:rPr>
            </w:pPr>
            <w:r>
              <w:rPr>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CRCoverPage"/>
              <w:spacing w:before="0" w:after="0"/>
              <w:jc w:val="center"/>
              <w:rPr>
                <w:b/>
                <w:b/>
                <w:caps/>
                <w:lang w:val="en-US" w:eastAsia="en-US"/>
              </w:rPr>
            </w:pPr>
            <w:r>
              <w:rPr>
                <w:b/>
                <w:caps/>
                <w:lang w:val="en-US" w:eastAsia="en-US"/>
              </w:rPr>
              <w:t>X</w:t>
            </w:r>
          </w:p>
        </w:tc>
        <w:tc>
          <w:tcPr>
            <w:tcW w:w="2977" w:type="dxa"/>
            <w:gridSpan w:val="4"/>
            <w:tcBorders/>
          </w:tcPr>
          <w:p>
            <w:pPr>
              <w:pStyle w:val="CRCoverPage"/>
              <w:tabs>
                <w:tab w:val="clear" w:pos="284"/>
                <w:tab w:val="right" w:pos="2893" w:leader="none"/>
              </w:tabs>
              <w:spacing w:before="0" w:after="0"/>
              <w:rPr>
                <w:lang w:val="en-US" w:eastAsia="en-US"/>
              </w:rPr>
            </w:pPr>
            <w:r>
              <w:rPr>
                <w:rFonts w:eastAsia="Arial"/>
                <w:lang w:val="en-US" w:eastAsia="en-US"/>
              </w:rPr>
              <w:t xml:space="preserve"> </w:t>
            </w:r>
            <w:r>
              <w:rPr>
                <w:lang w:val="en-US" w:eastAsia="en-US"/>
              </w:rPr>
              <w:t>Other core specifications</w:t>
              <w:tab/>
            </w:r>
          </w:p>
        </w:tc>
        <w:tc>
          <w:tcPr>
            <w:tcW w:w="3401" w:type="dxa"/>
            <w:gridSpan w:val="3"/>
            <w:tcBorders>
              <w:end w:val="single" w:sz="4" w:space="0" w:color="000000"/>
            </w:tcBorders>
            <w:shd w:fill="FFFFB2" w:val="clear"/>
          </w:tcPr>
          <w:p>
            <w:pPr>
              <w:pStyle w:val="CRCoverPage"/>
              <w:spacing w:before="0" w:after="0"/>
              <w:ind w:start="99" w:hanging="0"/>
              <w:rPr>
                <w:lang w:val="en-US" w:eastAsia="en-US"/>
              </w:rPr>
            </w:pPr>
            <w:r>
              <w:rPr>
                <w:lang w:val="en-US" w:eastAsia="en-US"/>
              </w:rPr>
              <w:t xml:space="preserve">TS/TR ... CR ... </w:t>
            </w:r>
          </w:p>
        </w:tc>
      </w:tr>
      <w:tr>
        <w:trPr/>
        <w:tc>
          <w:tcPr>
            <w:tcW w:w="2694" w:type="dxa"/>
            <w:gridSpan w:val="2"/>
            <w:tcBorders>
              <w:start w:val="single" w:sz="4" w:space="0" w:color="000000"/>
            </w:tcBorders>
          </w:tcPr>
          <w:p>
            <w:pPr>
              <w:pStyle w:val="CRCoverPage"/>
              <w:spacing w:before="0" w:after="0"/>
              <w:rPr>
                <w:b/>
                <w:b/>
                <w:i/>
                <w:i/>
                <w:lang w:val="en-US" w:eastAsia="en-US"/>
              </w:rPr>
            </w:pPr>
            <w:r>
              <w:rPr>
                <w:b/>
                <w:i/>
                <w:lang w:val="en-US" w:eastAsia="en-US"/>
              </w:rPr>
              <w:t>affected:</w:t>
            </w:r>
          </w:p>
        </w:tc>
        <w:tc>
          <w:tcPr>
            <w:tcW w:w="284" w:type="dxa"/>
            <w:tcBorders>
              <w:top w:val="single" w:sz="4" w:space="0" w:color="000000"/>
              <w:start w:val="single" w:sz="4" w:space="0" w:color="000000"/>
              <w:bottom w:val="single" w:sz="4" w:space="0" w:color="000000"/>
            </w:tcBorders>
            <w:shd w:fill="FFFFBF" w:val="clear"/>
          </w:tcPr>
          <w:p>
            <w:pPr>
              <w:pStyle w:val="CRCoverPage"/>
              <w:snapToGrid w:val="false"/>
              <w:spacing w:before="0" w:after="0"/>
              <w:jc w:val="center"/>
              <w:rPr>
                <w:b/>
                <w:b/>
                <w:i/>
                <w:i/>
                <w:caps/>
                <w:lang w:val="en-US" w:eastAsia="en-US"/>
              </w:rPr>
            </w:pPr>
            <w:r>
              <w:rPr>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CRCoverPage"/>
              <w:spacing w:before="0" w:after="0"/>
              <w:jc w:val="center"/>
              <w:rPr>
                <w:b/>
                <w:b/>
                <w:caps/>
                <w:lang w:val="en-US" w:eastAsia="en-US"/>
              </w:rPr>
            </w:pPr>
            <w:r>
              <w:rPr>
                <w:b/>
                <w:caps/>
                <w:lang w:val="en-US" w:eastAsia="en-US"/>
              </w:rPr>
              <w:t>X</w:t>
            </w:r>
          </w:p>
        </w:tc>
        <w:tc>
          <w:tcPr>
            <w:tcW w:w="2977" w:type="dxa"/>
            <w:gridSpan w:val="4"/>
            <w:tcBorders/>
          </w:tcPr>
          <w:p>
            <w:pPr>
              <w:pStyle w:val="CRCoverPage"/>
              <w:spacing w:before="0" w:after="0"/>
              <w:rPr>
                <w:lang w:val="en-US" w:eastAsia="en-US"/>
              </w:rPr>
            </w:pPr>
            <w:r>
              <w:rPr>
                <w:rFonts w:eastAsia="Arial"/>
                <w:lang w:val="en-US" w:eastAsia="en-US"/>
              </w:rPr>
              <w:t xml:space="preserve"> </w:t>
            </w:r>
            <w:r>
              <w:rPr>
                <w:lang w:val="en-US" w:eastAsia="en-US"/>
              </w:rPr>
              <w:t>Test specifications</w:t>
            </w:r>
          </w:p>
        </w:tc>
        <w:tc>
          <w:tcPr>
            <w:tcW w:w="3401" w:type="dxa"/>
            <w:gridSpan w:val="3"/>
            <w:tcBorders>
              <w:end w:val="single" w:sz="4" w:space="0" w:color="000000"/>
            </w:tcBorders>
            <w:shd w:fill="FFFFB2" w:val="clear"/>
          </w:tcPr>
          <w:p>
            <w:pPr>
              <w:pStyle w:val="CRCoverPage"/>
              <w:spacing w:before="0" w:after="0"/>
              <w:ind w:start="99" w:hanging="0"/>
              <w:rPr>
                <w:lang w:val="en-US" w:eastAsia="en-US"/>
              </w:rPr>
            </w:pPr>
            <w:r>
              <w:rPr>
                <w:lang w:val="en-US" w:eastAsia="en-US"/>
              </w:rPr>
              <w:t xml:space="preserve">TS/TR ... CR ... </w:t>
            </w:r>
          </w:p>
        </w:tc>
      </w:tr>
      <w:tr>
        <w:trPr/>
        <w:tc>
          <w:tcPr>
            <w:tcW w:w="2694" w:type="dxa"/>
            <w:gridSpan w:val="2"/>
            <w:tcBorders>
              <w:start w:val="single" w:sz="4" w:space="0" w:color="000000"/>
            </w:tcBorders>
          </w:tcPr>
          <w:p>
            <w:pPr>
              <w:pStyle w:val="CRCoverPage"/>
              <w:spacing w:before="0" w:after="0"/>
              <w:rPr>
                <w:b/>
                <w:b/>
                <w:i/>
                <w:i/>
                <w:lang w:val="en-US" w:eastAsia="en-US"/>
              </w:rPr>
            </w:pPr>
            <w:r>
              <w:rPr>
                <w:b/>
                <w:i/>
                <w:lang w:val="en-US" w:eastAsia="en-US"/>
              </w:rPr>
              <w:t>(show related CRs)</w:t>
            </w:r>
          </w:p>
        </w:tc>
        <w:tc>
          <w:tcPr>
            <w:tcW w:w="284" w:type="dxa"/>
            <w:tcBorders>
              <w:top w:val="single" w:sz="4" w:space="0" w:color="000000"/>
              <w:start w:val="single" w:sz="4" w:space="0" w:color="000000"/>
              <w:bottom w:val="single" w:sz="4" w:space="0" w:color="000000"/>
            </w:tcBorders>
            <w:shd w:fill="FFFFBF" w:val="clear"/>
          </w:tcPr>
          <w:p>
            <w:pPr>
              <w:pStyle w:val="CRCoverPage"/>
              <w:snapToGrid w:val="false"/>
              <w:spacing w:before="0" w:after="0"/>
              <w:jc w:val="center"/>
              <w:rPr>
                <w:b/>
                <w:b/>
                <w:i/>
                <w:i/>
                <w:caps/>
                <w:lang w:val="en-US" w:eastAsia="en-US"/>
              </w:rPr>
            </w:pPr>
            <w:r>
              <w:rPr>
                <w:b/>
                <w:i/>
                <w:caps/>
                <w:lang w:val="en-US" w:eastAsia="en-US"/>
              </w:rPr>
            </w:r>
          </w:p>
        </w:tc>
        <w:tc>
          <w:tcPr>
            <w:tcW w:w="284" w:type="dxa"/>
            <w:tcBorders>
              <w:top w:val="single" w:sz="4" w:space="0" w:color="000000"/>
              <w:start w:val="single" w:sz="4" w:space="0" w:color="000000"/>
              <w:bottom w:val="single" w:sz="4" w:space="0" w:color="000000"/>
              <w:end w:val="single" w:sz="4" w:space="0" w:color="000000"/>
            </w:tcBorders>
            <w:shd w:fill="FFFFB2" w:val="clear"/>
          </w:tcPr>
          <w:p>
            <w:pPr>
              <w:pStyle w:val="CRCoverPage"/>
              <w:spacing w:before="0" w:after="0"/>
              <w:jc w:val="center"/>
              <w:rPr>
                <w:b/>
                <w:b/>
                <w:caps/>
                <w:lang w:val="en-US" w:eastAsia="en-US"/>
              </w:rPr>
            </w:pPr>
            <w:r>
              <w:rPr>
                <w:b/>
                <w:caps/>
                <w:lang w:val="en-US" w:eastAsia="en-US"/>
              </w:rPr>
              <w:t>X</w:t>
            </w:r>
          </w:p>
        </w:tc>
        <w:tc>
          <w:tcPr>
            <w:tcW w:w="2977" w:type="dxa"/>
            <w:gridSpan w:val="4"/>
            <w:tcBorders/>
          </w:tcPr>
          <w:p>
            <w:pPr>
              <w:pStyle w:val="CRCoverPage"/>
              <w:spacing w:before="0" w:after="0"/>
              <w:rPr>
                <w:lang w:val="en-US" w:eastAsia="en-US"/>
              </w:rPr>
            </w:pPr>
            <w:r>
              <w:rPr>
                <w:rFonts w:eastAsia="Arial"/>
                <w:lang w:val="en-US" w:eastAsia="en-US"/>
              </w:rPr>
              <w:t xml:space="preserve"> </w:t>
            </w:r>
            <w:r>
              <w:rPr>
                <w:lang w:val="en-US" w:eastAsia="en-US"/>
              </w:rPr>
              <w:t>O&amp;M Specifications</w:t>
            </w:r>
          </w:p>
        </w:tc>
        <w:tc>
          <w:tcPr>
            <w:tcW w:w="3401" w:type="dxa"/>
            <w:gridSpan w:val="3"/>
            <w:tcBorders>
              <w:end w:val="single" w:sz="4" w:space="0" w:color="000000"/>
            </w:tcBorders>
            <w:shd w:fill="FFFFB2" w:val="clear"/>
          </w:tcPr>
          <w:p>
            <w:pPr>
              <w:pStyle w:val="CRCoverPage"/>
              <w:spacing w:before="0" w:after="0"/>
              <w:ind w:start="99" w:hanging="0"/>
              <w:rPr>
                <w:lang w:val="en-US" w:eastAsia="en-US"/>
              </w:rPr>
            </w:pPr>
            <w:r>
              <w:rPr>
                <w:lang w:val="en-US" w:eastAsia="en-US"/>
              </w:rPr>
              <w:t xml:space="preserve">TS/TR ... CR ... </w:t>
            </w:r>
          </w:p>
        </w:tc>
      </w:tr>
      <w:tr>
        <w:trPr/>
        <w:tc>
          <w:tcPr>
            <w:tcW w:w="2694" w:type="dxa"/>
            <w:gridSpan w:val="2"/>
            <w:tcBorders>
              <w:start w:val="single" w:sz="4" w:space="0" w:color="000000"/>
            </w:tcBorders>
          </w:tcPr>
          <w:p>
            <w:pPr>
              <w:pStyle w:val="CRCoverPage"/>
              <w:snapToGrid w:val="false"/>
              <w:spacing w:before="0" w:after="0"/>
              <w:rPr>
                <w:b/>
                <w:b/>
                <w:i/>
                <w:i/>
                <w:lang w:val="en-US" w:eastAsia="en-US"/>
              </w:rPr>
            </w:pPr>
            <w:r>
              <w:rPr>
                <w:b/>
                <w:i/>
                <w:lang w:val="en-US" w:eastAsia="en-US"/>
              </w:rPr>
            </w:r>
          </w:p>
        </w:tc>
        <w:tc>
          <w:tcPr>
            <w:tcW w:w="6946" w:type="dxa"/>
            <w:gridSpan w:val="9"/>
            <w:tcBorders>
              <w:end w:val="single" w:sz="4" w:space="0" w:color="000000"/>
            </w:tcBorders>
          </w:tcPr>
          <w:p>
            <w:pPr>
              <w:pStyle w:val="CRCoverPage"/>
              <w:snapToGrid w:val="false"/>
              <w:spacing w:before="0" w:after="0"/>
              <w:rPr>
                <w:b/>
                <w:b/>
                <w:i/>
                <w:i/>
                <w:lang w:val="en-US" w:eastAsia="en-US"/>
              </w:rPr>
            </w:pPr>
            <w:r>
              <w:rPr>
                <w:b/>
                <w:i/>
                <w:lang w:val="en-US" w:eastAsia="en-US"/>
              </w:rPr>
            </w:r>
          </w:p>
        </w:tc>
      </w:tr>
      <w:tr>
        <w:trPr/>
        <w:tc>
          <w:tcPr>
            <w:tcW w:w="2694" w:type="dxa"/>
            <w:gridSpan w:val="2"/>
            <w:tcBorders>
              <w:start w:val="single" w:sz="4" w:space="0" w:color="000000"/>
              <w:bottom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Other comments:</w:t>
            </w:r>
          </w:p>
        </w:tc>
        <w:tc>
          <w:tcPr>
            <w:tcW w:w="6946" w:type="dxa"/>
            <w:gridSpan w:val="9"/>
            <w:tcBorders>
              <w:bottom w:val="single" w:sz="4" w:space="0" w:color="000000"/>
              <w:end w:val="single" w:sz="4" w:space="0" w:color="000000"/>
            </w:tcBorders>
            <w:shd w:fill="FFFFB2" w:val="clear"/>
          </w:tcPr>
          <w:p>
            <w:pPr>
              <w:pStyle w:val="CRCoverPage"/>
              <w:snapToGrid w:val="false"/>
              <w:spacing w:before="0" w:after="0"/>
              <w:ind w:start="100" w:hanging="0"/>
              <w:rPr>
                <w:b/>
                <w:b/>
                <w:i/>
                <w:i/>
                <w:lang w:val="en-US" w:eastAsia="en-US"/>
              </w:rPr>
            </w:pPr>
            <w:r>
              <w:rPr>
                <w:b/>
                <w:i/>
                <w:lang w:val="en-US" w:eastAsia="en-US"/>
              </w:rPr>
            </w:r>
          </w:p>
        </w:tc>
      </w:tr>
      <w:tr>
        <w:trPr/>
        <w:tc>
          <w:tcPr>
            <w:tcW w:w="2694" w:type="dxa"/>
            <w:gridSpan w:val="2"/>
            <w:tcBorders>
              <w:top w:val="single" w:sz="4" w:space="0" w:color="000000"/>
              <w:bottom w:val="single" w:sz="4" w:space="0" w:color="000000"/>
            </w:tcBorders>
          </w:tcPr>
          <w:p>
            <w:pPr>
              <w:pStyle w:val="CRCoverPage"/>
              <w:tabs>
                <w:tab w:val="clear" w:pos="284"/>
                <w:tab w:val="right" w:pos="2184" w:leader="none"/>
              </w:tabs>
              <w:snapToGrid w:val="false"/>
              <w:spacing w:before="0" w:after="0"/>
              <w:rPr>
                <w:b/>
                <w:b/>
                <w:i/>
                <w:i/>
                <w:sz w:val="8"/>
                <w:szCs w:val="8"/>
                <w:lang w:val="en-US" w:eastAsia="en-US"/>
              </w:rPr>
            </w:pPr>
            <w:r>
              <w:rPr>
                <w:b/>
                <w:i/>
                <w:sz w:val="8"/>
                <w:szCs w:val="8"/>
                <w:lang w:val="en-US" w:eastAsia="en-US"/>
              </w:rPr>
            </w:r>
          </w:p>
        </w:tc>
        <w:tc>
          <w:tcPr>
            <w:tcW w:w="6946" w:type="dxa"/>
            <w:gridSpan w:val="9"/>
            <w:tcBorders>
              <w:top w:val="single" w:sz="4" w:space="0" w:color="000000"/>
              <w:bottom w:val="single" w:sz="4" w:space="0" w:color="000000"/>
            </w:tcBorders>
            <w:shd w:fill="FFFFFF" w:val="clear"/>
          </w:tcPr>
          <w:p>
            <w:pPr>
              <w:pStyle w:val="CRCoverPage"/>
              <w:snapToGrid w:val="false"/>
              <w:spacing w:before="0" w:after="0"/>
              <w:ind w:start="100" w:hanging="0"/>
              <w:rPr>
                <w:b/>
                <w:b/>
                <w:i/>
                <w:i/>
                <w:sz w:val="8"/>
                <w:szCs w:val="8"/>
                <w:lang w:val="en-US" w:eastAsia="en-US"/>
              </w:rPr>
            </w:pPr>
            <w:r>
              <w:rPr>
                <w:b/>
                <w:i/>
                <w:sz w:val="8"/>
                <w:szCs w:val="8"/>
                <w:lang w:val="en-US" w:eastAsia="en-US"/>
              </w:rPr>
            </w:r>
          </w:p>
        </w:tc>
      </w:tr>
      <w:tr>
        <w:trPr/>
        <w:tc>
          <w:tcPr>
            <w:tcW w:w="2694" w:type="dxa"/>
            <w:gridSpan w:val="2"/>
            <w:tcBorders>
              <w:top w:val="single" w:sz="4" w:space="0" w:color="000000"/>
              <w:start w:val="single" w:sz="4" w:space="0" w:color="000000"/>
              <w:bottom w:val="single" w:sz="4" w:space="0" w:color="000000"/>
            </w:tcBorders>
          </w:tcPr>
          <w:p>
            <w:pPr>
              <w:pStyle w:val="CRCoverPage"/>
              <w:tabs>
                <w:tab w:val="clear" w:pos="284"/>
                <w:tab w:val="right" w:pos="2184" w:leader="none"/>
              </w:tabs>
              <w:spacing w:before="0" w:after="0"/>
              <w:rPr>
                <w:b/>
                <w:b/>
                <w:i/>
                <w:i/>
                <w:lang w:val="en-US" w:eastAsia="en-US"/>
              </w:rPr>
            </w:pPr>
            <w:r>
              <w:rPr>
                <w:b/>
                <w:i/>
                <w:lang w:val="en-US" w:eastAsia="en-US"/>
              </w:rPr>
              <w:t>This CR's revision history:</w:t>
            </w:r>
          </w:p>
        </w:tc>
        <w:tc>
          <w:tcPr>
            <w:tcW w:w="6946" w:type="dxa"/>
            <w:gridSpan w:val="9"/>
            <w:tcBorders>
              <w:top w:val="single" w:sz="4" w:space="0" w:color="000000"/>
              <w:bottom w:val="single" w:sz="4" w:space="0" w:color="000000"/>
              <w:end w:val="single" w:sz="4" w:space="0" w:color="000000"/>
            </w:tcBorders>
            <w:shd w:fill="FFFFB2" w:val="clear"/>
          </w:tcPr>
          <w:p>
            <w:pPr>
              <w:pStyle w:val="CRCoverPage"/>
              <w:spacing w:before="0" w:after="0"/>
              <w:ind w:start="100" w:hanging="0"/>
              <w:rPr>
                <w:lang w:val="en-US" w:eastAsia="en-US"/>
              </w:rPr>
            </w:pPr>
            <w:r>
              <w:rPr>
                <w:lang w:val="en-US" w:eastAsia="en-US"/>
              </w:rPr>
              <w:t>R3-234076 (Rel-17) submitted to RAN3 #121</w:t>
            </w:r>
          </w:p>
        </w:tc>
      </w:tr>
    </w:tbl>
    <w:p>
      <w:pPr>
        <w:sectPr>
          <w:type w:val="nextPage"/>
          <w:pgSz w:w="11906" w:h="16838"/>
          <w:pgMar w:left="1134" w:right="1134" w:gutter="0" w:header="0" w:top="1418" w:footer="0" w:bottom="1134"/>
          <w:pgNumType w:fmt="decimal"/>
          <w:formProt w:val="false"/>
          <w:textDirection w:val="lrTb"/>
          <w:docGrid w:type="default" w:linePitch="360" w:charSpace="0"/>
        </w:sectPr>
        <w:pStyle w:val="CRCoverPage"/>
        <w:spacing w:before="0" w:after="0"/>
        <w:rPr>
          <w:sz w:val="8"/>
          <w:szCs w:val="8"/>
          <w:lang w:val="en-US" w:eastAsia="en-US"/>
        </w:rPr>
      </w:pPr>
      <w:r>
        <w:rPr>
          <w:sz w:val="8"/>
          <w:szCs w:val="8"/>
          <w:lang w:val="en-US" w:eastAsia="en-US"/>
        </w:rPr>
      </w:r>
    </w:p>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r>
                              <w:rPr>
                                <w:sz w:val="64"/>
                              </w:rPr>
                              <w:t xml:space="preserve">3GPP TS 36.455 </w:t>
                            </w:r>
                            <w:r>
                              <w:rPr/>
                              <w:t xml:space="preserve">V17.1.0 </w:t>
                            </w:r>
                            <w:r>
                              <w:rPr>
                                <w:sz w:val="32"/>
                              </w:rPr>
                              <w:t>(2023-03)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r>
                        <w:rPr>
                          <w:sz w:val="64"/>
                        </w:rPr>
                        <w:t xml:space="preserve">3GPP TS 36.455 </w:t>
                      </w:r>
                      <w:r>
                        <w:rPr/>
                        <w:t xml:space="preserve">V17.1.0 </w:t>
                      </w:r>
                      <w:r>
                        <w:rPr>
                          <w:sz w:val="32"/>
                        </w:rPr>
                        <w:t>(2023-03)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45895"/>
                <wp:effectExtent l="0" t="0" r="0" b="0"/>
                <wp:wrapTopAndBottom/>
                <wp:docPr id="3" name="Frame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Technical Specification Group Radio Access Network;</w:t>
                            </w:r>
                          </w:p>
                          <w:p>
                            <w:pPr>
                              <w:pStyle w:val="ZT"/>
                              <w:rPr/>
                            </w:pPr>
                            <w:r>
                              <w:rPr/>
                              <w:t>Evolved Universal Terrestrial Radio Access (E-UTRA);</w:t>
                            </w:r>
                          </w:p>
                          <w:p>
                            <w:pPr>
                              <w:pStyle w:val="ZT"/>
                              <w:rPr/>
                            </w:pPr>
                            <w:r>
                              <w:rPr/>
                              <w:t>LTE Positioning Protocol A (LPPa)</w:t>
                            </w:r>
                          </w:p>
                          <w:p>
                            <w:pPr>
                              <w:pStyle w:val="ZT"/>
                              <w:rPr/>
                            </w:pPr>
                            <w:r>
                              <w:rPr/>
                              <w:t>(</w:t>
                            </w:r>
                            <w:r>
                              <w:rPr>
                                <w:rStyle w:val="ZGSM"/>
                              </w:rPr>
                              <w:t>Release 17</w:t>
                            </w:r>
                            <w:r>
                              <w:rPr/>
                              <w:t>)</w:t>
                            </w:r>
                          </w:p>
                          <w:p>
                            <w:pPr>
                              <w:pStyle w:val="ZT"/>
                              <w:rPr>
                                <w:i/>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Radio Access Network;</w:t>
                      </w:r>
                    </w:p>
                    <w:p>
                      <w:pPr>
                        <w:pStyle w:val="ZT"/>
                        <w:rPr/>
                      </w:pPr>
                      <w:r>
                        <w:rPr/>
                        <w:t>Evolved Universal Terrestrial Radio Access (E-UTRA);</w:t>
                      </w:r>
                    </w:p>
                    <w:p>
                      <w:pPr>
                        <w:pStyle w:val="ZT"/>
                        <w:rPr/>
                      </w:pPr>
                      <w:r>
                        <w:rPr/>
                        <w:t>LTE Positioning Protocol A (LPPa)</w:t>
                      </w:r>
                    </w:p>
                    <w:p>
                      <w:pPr>
                        <w:pStyle w:val="ZT"/>
                        <w:rPr/>
                      </w:pPr>
                      <w:r>
                        <w:rPr/>
                        <w:t>(</w:t>
                      </w:r>
                      <w:r>
                        <w:rPr>
                          <w:rStyle w:val="ZGSM"/>
                        </w:rPr>
                        <w:t>Release 17</w:t>
                      </w:r>
                      <w:r>
                        <w:rPr/>
                        <w:t>)</w:t>
                      </w:r>
                    </w:p>
                    <w:p>
                      <w:pPr>
                        <w:pStyle w:val="ZT"/>
                        <w:rPr>
                          <w:i/>
                          <w:i/>
                          <w:sz w:val="28"/>
                        </w:rPr>
                      </w:pPr>
                      <w:r>
                        <w:rPr>
                          <w:i/>
                          <w:sz w:val="28"/>
                        </w:rPr>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start"/>
                              <w:rPr/>
                            </w:pPr>
                            <w:r>
                              <w:rPr>
                                <w:i/>
                              </w:rPr>
                              <w:drawing>
                                <wp:inline distT="0" distB="0" distL="0" distR="0">
                                  <wp:extent cx="1310005" cy="905510"/>
                                  <wp:effectExtent l="0" t="0" r="0" b="0"/>
                                  <wp:docPr id="5" name="5G-logo_175px"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G-logo_175px" descr="" title=""/>
                                          <pic:cNvPicPr>
                                            <a:picLocks noChangeAspect="1" noChangeArrowheads="1"/>
                                          </pic:cNvPicPr>
                                        </pic:nvPicPr>
                                        <pic:blipFill>
                                          <a:blip r:embed="rId4"/>
                                          <a:srcRect l="-22" t="-31" r="-22" b="-31"/>
                                          <a:stretch>
                                            <a:fillRect/>
                                          </a:stretch>
                                        </pic:blipFill>
                                        <pic:spPr bwMode="auto">
                                          <a:xfrm>
                                            <a:off x="0" y="0"/>
                                            <a:ext cx="1310005" cy="905510"/>
                                          </a:xfrm>
                                          <a:prstGeom prst="rect">
                                            <a:avLst/>
                                          </a:prstGeom>
                                        </pic:spPr>
                                      </pic:pic>
                                    </a:graphicData>
                                  </a:graphic>
                                </wp:inline>
                              </w:drawing>
                            </w:r>
                            <w:r>
                              <w:rPr/>
                              <w:tab/>
                            </w:r>
                            <w:r>
                              <w:rPr/>
                              <w:drawing>
                                <wp:inline distT="0" distB="0" distL="0" distR="0">
                                  <wp:extent cx="1624965" cy="94996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start"/>
                              <w:rPr/>
                            </w:pPr>
                            <w:r>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start"/>
                        <w:rPr/>
                      </w:pPr>
                      <w:r>
                        <w:rPr>
                          <w:i/>
                        </w:rPr>
                        <w:drawing>
                          <wp:inline distT="0" distB="0" distL="0" distR="0">
                            <wp:extent cx="1310005" cy="905510"/>
                            <wp:effectExtent l="0" t="0" r="0" b="0"/>
                            <wp:docPr id="7" name="5G-logo_175px"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G-logo_175px" descr="" title=""/>
                                    <pic:cNvPicPr>
                                      <a:picLocks noChangeAspect="1" noChangeArrowheads="1"/>
                                    </pic:cNvPicPr>
                                  </pic:nvPicPr>
                                  <pic:blipFill>
                                    <a:blip r:embed="rId6"/>
                                    <a:srcRect l="-22" t="-31" r="-22" b="-31"/>
                                    <a:stretch>
                                      <a:fillRect/>
                                    </a:stretch>
                                  </pic:blipFill>
                                  <pic:spPr bwMode="auto">
                                    <a:xfrm>
                                      <a:off x="0" y="0"/>
                                      <a:ext cx="1310005" cy="905510"/>
                                    </a:xfrm>
                                    <a:prstGeom prst="rect">
                                      <a:avLst/>
                                    </a:prstGeom>
                                  </pic:spPr>
                                </pic:pic>
                              </a:graphicData>
                            </a:graphic>
                          </wp:inline>
                        </w:drawing>
                      </w:r>
                      <w:r>
                        <w:rPr/>
                        <w:tab/>
                      </w:r>
                      <w:r>
                        <w:rPr/>
                        <w:drawing>
                          <wp:inline distT="0" distB="0" distL="0" distR="0">
                            <wp:extent cx="1624965" cy="949960"/>
                            <wp:effectExtent l="0" t="0" r="0" b="0"/>
                            <wp:docPr id="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title=""/>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start"/>
                        <w:rPr/>
                      </w:pPr>
                      <w:r>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17615" cy="874395"/>
                <wp:effectExtent l="0" t="0" r="0" b="0"/>
                <wp:wrapTopAndBottom/>
                <wp:docPr id="9" name="Frame5"/>
                <a:graphic xmlns:a="http://schemas.openxmlformats.org/drawingml/2006/main">
                  <a:graphicData uri="http://schemas.microsoft.com/office/word/2010/wordprocessingShape">
                    <wps:wsp>
                      <wps:cNvSpPr txBox="1"/>
                      <wps:spPr>
                        <a:xfrm>
                          <a:off x="0" y="0"/>
                          <a:ext cx="6317615"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1" w:name="page1"/>
      <w:bookmarkStart w:id="2" w:name="page2"/>
      <w:bookmarkStart w:id="3" w:name="page1"/>
      <w:bookmarkStart w:id="4" w:name="page2"/>
      <w:bookmarkEnd w:id="3"/>
      <w:bookmarkEnd w:id="4"/>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start="2835" w:end="2835" w:hanging="0"/>
                              <w:jc w:val="center"/>
                              <w:rPr/>
                            </w:pPr>
                            <w:r>
                              <w:rPr/>
                              <w:t>Keywords</w:t>
                            </w:r>
                          </w:p>
                          <w:p>
                            <w:pPr>
                              <w:pStyle w:val="FP"/>
                              <w:ind w:start="2835" w:end="2835" w:hanging="0"/>
                              <w:jc w:val="center"/>
                              <w:rPr>
                                <w:rFonts w:ascii="Arial" w:hAnsi="Arial" w:cs="Arial"/>
                                <w:sz w:val="18"/>
                              </w:rPr>
                            </w:pPr>
                            <w:r>
                              <w:rPr>
                                <w:rFonts w:cs="Arial" w:ascii="Arial" w:hAnsi="Arial"/>
                                <w:sz w:val="18"/>
                              </w:rPr>
                              <w:t>LTE, radio, positioning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start="2835" w:end="2835" w:hanging="0"/>
                        <w:jc w:val="center"/>
                        <w:rPr/>
                      </w:pPr>
                      <w:r>
                        <w:rPr/>
                        <w:t>Keywords</w:t>
                      </w:r>
                    </w:p>
                    <w:p>
                      <w:pPr>
                        <w:pStyle w:val="FP"/>
                        <w:ind w:start="2835" w:end="2835" w:hanging="0"/>
                        <w:jc w:val="center"/>
                        <w:rPr>
                          <w:rFonts w:ascii="Arial" w:hAnsi="Arial" w:cs="Arial"/>
                          <w:sz w:val="18"/>
                        </w:rPr>
                      </w:pPr>
                      <w:r>
                        <w:rPr>
                          <w:rFonts w:cs="Arial" w:ascii="Arial" w:hAnsi="Arial"/>
                          <w:sz w:val="18"/>
                        </w:rPr>
                        <w:t>LTE, radio, positioning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start="2835" w:end="2835" w:hanging="0"/>
                              <w:jc w:val="center"/>
                              <w:rPr>
                                <w:rFonts w:ascii="Arial" w:hAnsi="Arial" w:cs="Arial"/>
                                <w:b/>
                                <w:b/>
                                <w:i/>
                                <w:i/>
                              </w:rPr>
                            </w:pPr>
                            <w:r>
                              <w:rPr>
                                <w:rFonts w:cs="Arial" w:ascii="Arial" w:hAnsi="Arial"/>
                                <w:b/>
                                <w:i/>
                              </w:rPr>
                              <w:t>3GPP</w:t>
                            </w:r>
                          </w:p>
                          <w:p>
                            <w:pPr>
                              <w:pStyle w:val="FP"/>
                              <w:pBdr>
                                <w:bottom w:val="single" w:sz="6" w:space="1" w:color="000000"/>
                              </w:pBdr>
                              <w:ind w:start="2835" w:end="2835" w:hanging="0"/>
                              <w:jc w:val="center"/>
                              <w:rPr/>
                            </w:pPr>
                            <w:r>
                              <w:rPr/>
                              <w:t>Postal address</w:t>
                            </w:r>
                          </w:p>
                          <w:p>
                            <w:pPr>
                              <w:pStyle w:val="FP"/>
                              <w:ind w:start="2835" w:end="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hanging="0"/>
                              <w:jc w:val="center"/>
                              <w:rPr>
                                <w:lang w:val="fr-FR"/>
                              </w:rPr>
                            </w:pPr>
                            <w:r>
                              <w:rPr>
                                <w:lang w:val="fr-FR"/>
                              </w:rPr>
                              <w:t>3GPP support office address</w:t>
                            </w:r>
                          </w:p>
                          <w:p>
                            <w:pPr>
                              <w:pStyle w:val="FP"/>
                              <w:ind w:start="2835" w:end="2835" w:hanging="0"/>
                              <w:jc w:val="center"/>
                              <w:rPr/>
                            </w:pPr>
                            <w:r>
                              <w:rPr>
                                <w:rFonts w:cs="Arial" w:ascii="Arial" w:hAnsi="Arial"/>
                                <w:sz w:val="18"/>
                                <w:lang w:val="fr-FR"/>
                              </w:rPr>
                              <w:t>650 Route des Lucioles - Sophia Antipolis</w:t>
                            </w:r>
                          </w:p>
                          <w:p>
                            <w:pPr>
                              <w:pStyle w:val="FP"/>
                              <w:ind w:start="2835" w:end="2835" w:hanging="0"/>
                              <w:jc w:val="center"/>
                              <w:rPr/>
                            </w:pPr>
                            <w:r>
                              <w:rPr>
                                <w:rFonts w:cs="Arial" w:ascii="Arial" w:hAnsi="Arial"/>
                                <w:sz w:val="18"/>
                                <w:lang w:val="fr-FR"/>
                              </w:rPr>
                              <w:t>Valbonne - FRANCE</w:t>
                            </w:r>
                          </w:p>
                          <w:p>
                            <w:pPr>
                              <w:pStyle w:val="FP"/>
                              <w:spacing w:before="0" w:after="20"/>
                              <w:ind w:start="2835" w:end="2835" w:hanging="0"/>
                              <w:jc w:val="center"/>
                              <w:rPr/>
                            </w:pPr>
                            <w:r>
                              <w:rPr>
                                <w:rFonts w:cs="Arial" w:ascii="Arial" w:hAnsi="Arial"/>
                                <w:sz w:val="18"/>
                              </w:rPr>
                              <w:t>Tel.: +33 4 92 94 42 00 Fax: +33 4 93 65 47 16</w:t>
                            </w:r>
                          </w:p>
                          <w:p>
                            <w:pPr>
                              <w:pStyle w:val="FP"/>
                              <w:pBdr>
                                <w:bottom w:val="single" w:sz="6" w:space="1" w:color="000000"/>
                              </w:pBdr>
                              <w:spacing w:before="240" w:after="0"/>
                              <w:ind w:start="2835" w:end="2835" w:hanging="0"/>
                              <w:jc w:val="center"/>
                              <w:rPr/>
                            </w:pPr>
                            <w:r>
                              <w:rPr/>
                              <w:t>Internet</w:t>
                            </w:r>
                          </w:p>
                          <w:p>
                            <w:pPr>
                              <w:pStyle w:val="FP"/>
                              <w:ind w:start="2835" w:end="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start="2835" w:end="2835" w:hanging="0"/>
                        <w:jc w:val="center"/>
                        <w:rPr>
                          <w:rFonts w:ascii="Arial" w:hAnsi="Arial" w:cs="Arial"/>
                          <w:b/>
                          <w:b/>
                          <w:i/>
                          <w:i/>
                        </w:rPr>
                      </w:pPr>
                      <w:r>
                        <w:rPr>
                          <w:rFonts w:cs="Arial" w:ascii="Arial" w:hAnsi="Arial"/>
                          <w:b/>
                          <w:i/>
                        </w:rPr>
                        <w:t>3GPP</w:t>
                      </w:r>
                    </w:p>
                    <w:p>
                      <w:pPr>
                        <w:pStyle w:val="FP"/>
                        <w:pBdr>
                          <w:bottom w:val="single" w:sz="6" w:space="1" w:color="000000"/>
                        </w:pBdr>
                        <w:ind w:start="2835" w:end="2835" w:hanging="0"/>
                        <w:jc w:val="center"/>
                        <w:rPr/>
                      </w:pPr>
                      <w:r>
                        <w:rPr/>
                        <w:t>Postal address</w:t>
                      </w:r>
                    </w:p>
                    <w:p>
                      <w:pPr>
                        <w:pStyle w:val="FP"/>
                        <w:ind w:start="2835" w:end="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hanging="0"/>
                        <w:jc w:val="center"/>
                        <w:rPr>
                          <w:lang w:val="fr-FR"/>
                        </w:rPr>
                      </w:pPr>
                      <w:r>
                        <w:rPr>
                          <w:lang w:val="fr-FR"/>
                        </w:rPr>
                        <w:t>3GPP support office address</w:t>
                      </w:r>
                    </w:p>
                    <w:p>
                      <w:pPr>
                        <w:pStyle w:val="FP"/>
                        <w:ind w:start="2835" w:end="2835" w:hanging="0"/>
                        <w:jc w:val="center"/>
                        <w:rPr/>
                      </w:pPr>
                      <w:r>
                        <w:rPr>
                          <w:rFonts w:cs="Arial" w:ascii="Arial" w:hAnsi="Arial"/>
                          <w:sz w:val="18"/>
                          <w:lang w:val="fr-FR"/>
                        </w:rPr>
                        <w:t>650 Route des Lucioles - Sophia Antipolis</w:t>
                      </w:r>
                    </w:p>
                    <w:p>
                      <w:pPr>
                        <w:pStyle w:val="FP"/>
                        <w:ind w:start="2835" w:end="2835" w:hanging="0"/>
                        <w:jc w:val="center"/>
                        <w:rPr/>
                      </w:pPr>
                      <w:r>
                        <w:rPr>
                          <w:rFonts w:cs="Arial" w:ascii="Arial" w:hAnsi="Arial"/>
                          <w:sz w:val="18"/>
                          <w:lang w:val="fr-FR"/>
                        </w:rPr>
                        <w:t>Valbonne - FRANCE</w:t>
                      </w:r>
                    </w:p>
                    <w:p>
                      <w:pPr>
                        <w:pStyle w:val="FP"/>
                        <w:spacing w:before="0" w:after="20"/>
                        <w:ind w:start="2835" w:end="2835" w:hanging="0"/>
                        <w:jc w:val="center"/>
                        <w:rPr/>
                      </w:pPr>
                      <w:r>
                        <w:rPr>
                          <w:rFonts w:cs="Arial" w:ascii="Arial" w:hAnsi="Arial"/>
                          <w:sz w:val="18"/>
                        </w:rPr>
                        <w:t>Tel.: +33 4 92 94 42 00 Fax: +33 4 93 65 47 16</w:t>
                      </w:r>
                    </w:p>
                    <w:p>
                      <w:pPr>
                        <w:pStyle w:val="FP"/>
                        <w:pBdr>
                          <w:bottom w:val="single" w:sz="6" w:space="1" w:color="000000"/>
                        </w:pBdr>
                        <w:spacing w:before="240" w:after="0"/>
                        <w:ind w:start="2835" w:end="2835" w:hanging="0"/>
                        <w:jc w:val="center"/>
                        <w:rPr/>
                      </w:pPr>
                      <w:r>
                        <w:rPr/>
                        <w:t>Internet</w:t>
                      </w:r>
                    </w:p>
                    <w:p>
                      <w:pPr>
                        <w:pStyle w:val="FP"/>
                        <w:ind w:start="2835" w:end="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5" w:name="page2"/>
      <w:bookmarkStart w:id="6" w:name="page2"/>
      <w:bookmarkEnd w:id="6"/>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2023, 3GPP Organizational Partners (ARIB, ATIS, CCSA, ETSI, TSDSI, TTA, TTC).</w:t>
                            </w:r>
                            <w:bookmarkStart w:id="7" w:name="copyrightaddon"/>
                            <w:bookmarkEnd w:id="7"/>
                          </w:p>
                          <w:p>
                            <w:pPr>
                              <w:pStyle w:val="FP"/>
                              <w:jc w:val="center"/>
                              <w:rPr>
                                <w:sz w:val="18"/>
                                <w:lang w:val="en-US" w:eastAsia="en-US"/>
                              </w:rPr>
                            </w:pPr>
                            <w:r>
                              <w:rPr>
                                <w:sz w:val="18"/>
                                <w:lang w:val="en-US" w:eastAsia="en-US"/>
                              </w:rPr>
                              <w:t>All rights reserved.</w:t>
                            </w:r>
                            <w:r>
                              <w:rPr>
                                <w:sz w:val="18"/>
                              </w:rPr>
                              <w:br/>
                            </w:r>
                          </w:p>
                          <w:p>
                            <w:pPr>
                              <w:pStyle w:val="FP"/>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2023, 3GPP Organizational Partners (ARIB, ATIS, CCSA, ETSI, TSDSI, TTA, TTC).</w:t>
                      </w:r>
                      <w:bookmarkStart w:id="8" w:name="copyrightaddon"/>
                      <w:bookmarkEnd w:id="8"/>
                    </w:p>
                    <w:p>
                      <w:pPr>
                        <w:pStyle w:val="FP"/>
                        <w:jc w:val="center"/>
                        <w:rPr>
                          <w:sz w:val="18"/>
                          <w:lang w:val="en-US" w:eastAsia="en-US"/>
                        </w:rPr>
                      </w:pPr>
                      <w:r>
                        <w:rPr>
                          <w:sz w:val="18"/>
                          <w:lang w:val="en-US" w:eastAsia="en-US"/>
                        </w:rPr>
                        <w:t>All rights reserved.</w:t>
                      </w:r>
                      <w:r>
                        <w:rPr>
                          <w:sz w:val="18"/>
                        </w:rPr>
                        <w:br/>
                      </w:r>
                    </w:p>
                    <w:p>
                      <w:pPr>
                        <w:pStyle w:val="FP"/>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r>
        <w:br w:type="page"/>
      </w:r>
    </w:p>
    <w:p>
      <w:pPr>
        <w:pStyle w:val="Heading1"/>
        <w:ind w:start="1134" w:hanging="1134"/>
        <w:rPr/>
      </w:pPr>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start="1134" w:hanging="1134"/>
        <w:rPr/>
      </w:pPr>
      <w:r>
        <w:rPr/>
        <w:t>1</w:t>
        <w:tab/>
        <w:t>Scope</w:t>
      </w:r>
    </w:p>
    <w:p>
      <w:pPr>
        <w:pStyle w:val="Normal"/>
        <w:rPr/>
      </w:pPr>
      <w:r>
        <w:rPr/>
        <w:t>The present document specifies the control plane radio network layer signalling procedures between eNB and E-SMLC. LPPa supports the concerned functions by signalling procedures defined in this document. LPPa is developed in accordance with the general principles stated in TS 36.401 [2].</w:t>
      </w:r>
    </w:p>
    <w:p>
      <w:pPr>
        <w:pStyle w:val="Heading1"/>
        <w:ind w:start="1134" w:hanging="1134"/>
        <w:rPr/>
      </w:pPr>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w:t>
      </w:r>
      <w:r>
        <w:rPr>
          <w:lang w:val="en-US" w:eastAsia="en-US"/>
        </w:rPr>
        <w:t>2</w:t>
      </w:r>
      <w:r>
        <w:rPr/>
        <w:t>]</w:t>
        <w:tab/>
        <w:t>3GPP TS 36.401:"Evolved Universal Terrestrial Radio Access Network (E-UTRAN); Architecture Description".</w:t>
      </w:r>
    </w:p>
    <w:p>
      <w:pPr>
        <w:pStyle w:val="EX"/>
        <w:rPr/>
      </w:pPr>
      <w:r>
        <w:rPr/>
        <w:t>[</w:t>
      </w:r>
      <w:r>
        <w:rPr>
          <w:lang w:val="en-US" w:eastAsia="en-US"/>
        </w:rPr>
        <w:t>3</w:t>
      </w:r>
      <w:r>
        <w:rPr/>
        <w:t>]</w:t>
        <w:tab/>
        <w:t>3GPP TS 36.413:"Evolved Universal Terrestrial Radio Access Network (E-UTRAN); S1 Application Protocol (S1AP)".</w:t>
      </w:r>
    </w:p>
    <w:p>
      <w:pPr>
        <w:pStyle w:val="EX"/>
        <w:rPr/>
      </w:pPr>
      <w:r>
        <w:rPr/>
        <w:t>[4]</w:t>
        <w:tab/>
        <w:t>ITU-T Recommendation X.691 (2002-07): "Information technology - ASN.1 encoding rules - Specification of Packed Encoding Rules (PER) ".</w:t>
      </w:r>
    </w:p>
    <w:p>
      <w:pPr>
        <w:pStyle w:val="EX"/>
        <w:rPr/>
      </w:pPr>
      <w:r>
        <w:rPr/>
        <w:t>[</w:t>
      </w:r>
      <w:r>
        <w:rPr>
          <w:lang w:val="en-US" w:eastAsia="en-US"/>
        </w:rPr>
        <w:t>5</w:t>
      </w:r>
      <w:r>
        <w:rPr/>
        <w:t>]</w:t>
        <w:tab/>
        <w:t>3GPP TS 36.104:"Evolved Universal Terrestrial Radio Access Network (E-UTRAN); Base Station (BS) radio transmission and reception".</w:t>
      </w:r>
    </w:p>
    <w:p>
      <w:pPr>
        <w:pStyle w:val="EX"/>
        <w:rPr/>
      </w:pPr>
      <w:r>
        <w:rPr/>
        <w:t>[</w:t>
      </w:r>
      <w:r>
        <w:rPr>
          <w:lang w:val="en-US" w:eastAsia="en-US"/>
        </w:rPr>
        <w:t>6</w:t>
      </w:r>
      <w:r>
        <w:rPr/>
        <w:t>]</w:t>
        <w:tab/>
        <w:t>3GPP TS 36.211:"Evolved Universal Terrestrial Radio Access Network (E-UTRAN); Physical Channels and Modulation".</w:t>
      </w:r>
    </w:p>
    <w:p>
      <w:pPr>
        <w:pStyle w:val="EX"/>
        <w:rPr/>
      </w:pPr>
      <w:r>
        <w:rPr>
          <w:lang w:eastAsia="ja-JP"/>
        </w:rPr>
        <w:t>[</w:t>
      </w:r>
      <w:r>
        <w:rPr/>
        <w:t>7</w:t>
      </w:r>
      <w:r>
        <w:rPr>
          <w:lang w:eastAsia="ja-JP"/>
        </w:rPr>
        <w:t>]</w:t>
        <w:tab/>
      </w:r>
      <w:r>
        <w:rPr/>
        <w:t>3GPP TS 23.032:"Technical Specification Group Services and System Aspects;</w:t>
      </w:r>
      <w:r>
        <w:rPr>
          <w:lang w:eastAsia="ja-JP"/>
        </w:rPr>
        <w:t xml:space="preserve"> </w:t>
      </w:r>
      <w:r>
        <w:rPr/>
        <w:t>Universal Geographical Area Description (GAD)".</w:t>
      </w:r>
    </w:p>
    <w:p>
      <w:pPr>
        <w:pStyle w:val="EX"/>
        <w:rPr/>
      </w:pPr>
      <w:r>
        <w:rPr>
          <w:lang w:eastAsia="zh-CN"/>
        </w:rPr>
        <w:t>[8]</w:t>
      </w:r>
      <w:r>
        <w:rPr/>
        <w:t xml:space="preserve"> </w:t>
        <w:tab/>
        <w:t>3GPP TS 36.1</w:t>
      </w:r>
      <w:r>
        <w:rPr>
          <w:lang w:eastAsia="zh-CN"/>
        </w:rPr>
        <w:t>33</w:t>
      </w:r>
      <w:r>
        <w:rPr/>
        <w:t>:"Evolved Universal Terrestrial Radio Access (E-UTRA);</w:t>
      </w:r>
      <w:r>
        <w:rPr>
          <w:rFonts w:cs="v4.2.0;Times New Roman"/>
        </w:rPr>
        <w:t xml:space="preserve"> Requirements for support of radio resource management</w:t>
      </w:r>
      <w:r>
        <w:rPr/>
        <w:t>".</w:t>
      </w:r>
    </w:p>
    <w:p>
      <w:pPr>
        <w:pStyle w:val="EX"/>
        <w:rPr/>
      </w:pPr>
      <w:r>
        <w:rPr/>
        <w:t>[9]</w:t>
        <w:tab/>
        <w:t>3GPP TR 25.921 (version.7.0.0): "Guidelines and principles for protocol description and error handling".</w:t>
      </w:r>
    </w:p>
    <w:p>
      <w:pPr>
        <w:pStyle w:val="EX"/>
        <w:rPr/>
      </w:pPr>
      <w:r>
        <w:rPr/>
        <w:t>[10]</w:t>
        <w:tab/>
        <w:t>3GPP TS 36.331:"Evolved Universal Terrestrial Radio Access (E-UTRA); Radio Resource Control (RRC); Protocol specification".</w:t>
      </w:r>
    </w:p>
    <w:p>
      <w:pPr>
        <w:pStyle w:val="EX"/>
        <w:rPr/>
      </w:pPr>
      <w:r>
        <w:rPr/>
        <w:t>[11]</w:t>
        <w:tab/>
        <w:t xml:space="preserve">IEEE Std 802.11™-2012, IEEE Standard for Information technology - Telecommunications and information exchange between systems - Local and metropolitan area network. </w:t>
      </w:r>
    </w:p>
    <w:p>
      <w:pPr>
        <w:pStyle w:val="EX"/>
        <w:rPr>
          <w:lang w:eastAsia="zh-CN"/>
        </w:rPr>
      </w:pPr>
      <w:r>
        <w:rPr/>
        <w:t>[12]</w:t>
        <w:tab/>
        <w:t>3GPP TS 36.213: "Evolved Universal Terrestrial Radio Access (E-UTRA); Physical layer procedures".</w:t>
      </w:r>
    </w:p>
    <w:p>
      <w:pPr>
        <w:pStyle w:val="EX"/>
        <w:rPr/>
      </w:pPr>
      <w:r>
        <w:rPr/>
        <w:t>[1</w:t>
      </w:r>
      <w:r>
        <w:rPr>
          <w:lang w:eastAsia="zh-CN"/>
        </w:rPr>
        <w:t>3</w:t>
      </w:r>
      <w:r>
        <w:rPr/>
        <w:t>]</w:t>
        <w:tab/>
        <w:t>3GPP TS 36.</w:t>
      </w:r>
      <w:r>
        <w:rPr>
          <w:lang w:eastAsia="zh-CN"/>
        </w:rPr>
        <w:t>355</w:t>
      </w:r>
      <w:r>
        <w:rPr/>
        <w:t>: "Evolved Universal Terrestrial Radio Access (E-UTRA);</w:t>
      </w:r>
      <w:r>
        <w:rPr>
          <w:lang w:eastAsia="zh-CN"/>
        </w:rPr>
        <w:t xml:space="preserve"> </w:t>
      </w:r>
      <w:r>
        <w:rPr/>
        <w:t>LTE Positioning Protocol (LPP)".</w:t>
      </w:r>
    </w:p>
    <w:p>
      <w:pPr>
        <w:pStyle w:val="EX"/>
        <w:rPr/>
      </w:pPr>
      <w:r>
        <w:rPr/>
      </w:r>
    </w:p>
    <w:p>
      <w:pPr>
        <w:pStyle w:val="Heading1"/>
        <w:ind w:start="1134" w:hanging="1134"/>
        <w:rPr/>
      </w:pPr>
      <w:r>
        <w:rPr/>
        <w:t>3</w:t>
        <w:tab/>
        <w:t>Definitions, symbols and abbreviations</w:t>
      </w:r>
    </w:p>
    <w:p>
      <w:pPr>
        <w:pStyle w:val="Heading2"/>
        <w:rPr/>
      </w:pPr>
      <w:r>
        <w:rPr/>
        <w:t>3.1</w:t>
        <w:tab/>
        <w:t>Definitions</w:t>
      </w:r>
    </w:p>
    <w:p>
      <w:pPr>
        <w:pStyle w:val="Normal"/>
        <w:rPr/>
      </w:pPr>
      <w:r>
        <w:rPr/>
        <w:t>For the purposes of the present document, the terms and definitions given in TR 21.905 [1] and the following apply. A term defined in the present document takes precedence over the definition of the same term, if any, in TR 21.905 [1].</w:t>
      </w:r>
    </w:p>
    <w:p>
      <w:pPr>
        <w:pStyle w:val="Normal"/>
        <w:spacing w:lineRule="auto" w:line="240"/>
        <w:rPr/>
      </w:pPr>
      <w:r>
        <w:rPr>
          <w:b/>
        </w:rPr>
        <w:t>Elementary Procedure:</w:t>
      </w:r>
      <w:r>
        <w:rPr/>
        <w:t xml:space="preserve"> LPPa protocol consists of Elementary Procedures (EPs). An LPPa Elementary Procedure is a unit of interaction between the eNB and the E-SMLC. An EP consists of an initiating message and possibly a response message. Two kinds of EPs are used:</w:t>
      </w:r>
    </w:p>
    <w:p>
      <w:pPr>
        <w:pStyle w:val="B1"/>
        <w:rPr/>
      </w:pPr>
      <w:r>
        <w:rPr/>
        <w:t>-</w:t>
        <w:tab/>
      </w:r>
      <w:r>
        <w:rPr>
          <w:b/>
          <w:bCs/>
        </w:rPr>
        <w:t>Class 1</w:t>
      </w:r>
      <w:r>
        <w:rPr/>
        <w:t>: Elementary Procedures with response (success or failure),</w:t>
      </w:r>
    </w:p>
    <w:p>
      <w:pPr>
        <w:pStyle w:val="B1"/>
        <w:rPr/>
      </w:pPr>
      <w:r>
        <w:rPr/>
        <w:t>-</w:t>
        <w:tab/>
      </w:r>
      <w:r>
        <w:rPr>
          <w:b/>
          <w:bCs/>
        </w:rPr>
        <w:t>Class 2</w:t>
      </w:r>
      <w:r>
        <w:rPr/>
        <w:t>: Elementary Procedures without response.</w:t>
      </w:r>
    </w:p>
    <w:p>
      <w:pPr>
        <w:pStyle w:val="Normal"/>
        <w:rPr/>
      </w:pPr>
      <w:r>
        <w:rPr>
          <w:b/>
        </w:rPr>
        <w:t>Cell Portion:</w:t>
      </w:r>
      <w:r>
        <w:rPr/>
        <w:t xml:space="preserve"> A geographical part of a cell. A cell portion is semi-static, and identical for both the UL and the DL. Within a cell, a cell portion is uniquely identified by its Cell Portion ID.</w:t>
      </w:r>
    </w:p>
    <w:p>
      <w:pPr>
        <w:pStyle w:val="Normal"/>
        <w:rPr/>
      </w:pPr>
      <w:r>
        <w:rPr>
          <w:b/>
        </w:rPr>
        <w:t xml:space="preserve">Transmission Point (TP): </w:t>
      </w:r>
      <w:r>
        <w:rPr/>
        <w:t xml:space="preserve">A </w:t>
      </w:r>
      <w:r>
        <w:rPr>
          <w:rFonts w:eastAsia="MS PGothic"/>
          <w:bCs/>
        </w:rPr>
        <w:t xml:space="preserve">set of geographically co-located transmit antennas for one cell, part of one cell or one PRS-only TP. </w:t>
      </w:r>
      <w:r>
        <w:rPr/>
        <w:t xml:space="preserve">Transmission Points can include base station (eNB) antennas, remote radio heads, a remote antenna of a base station, an antenna of a PRS-only TP, etc. One cell can be formed by one or multiple transmission points. For a homogeneous deployment, each </w:t>
      </w:r>
      <w:r>
        <w:rPr>
          <w:lang w:eastAsia="ja-JP"/>
        </w:rPr>
        <w:t>transmission point may correspond to one cell.</w:t>
      </w:r>
    </w:p>
    <w:p>
      <w:pPr>
        <w:pStyle w:val="Normal"/>
        <w:rPr/>
      </w:pPr>
      <w:r>
        <w:rPr>
          <w:b/>
        </w:rPr>
        <w:t>PRS-only TP</w:t>
      </w:r>
      <w:r>
        <w:rPr/>
        <w:t>: A TP which only transmits PRS signals for PRS-based TBS positioning and is not associated with a cell.</w:t>
      </w:r>
    </w:p>
    <w:p>
      <w:pPr>
        <w:pStyle w:val="Heading2"/>
        <w:rPr/>
      </w:pPr>
      <w:r>
        <w:rPr/>
        <w:t>3.2</w:t>
        <w:tab/>
        <w:t>Symbols</w:t>
      </w:r>
    </w:p>
    <w:p>
      <w:pPr>
        <w:pStyle w:val="Normal"/>
        <w:keepNext w:val="true"/>
        <w:rPr/>
      </w:pPr>
      <w:r>
        <w:rPr/>
        <w:t>For the purposes of the present document, the following symbols apply:</w:t>
      </w:r>
    </w:p>
    <w:p>
      <w:pPr>
        <w:pStyle w:val="EW"/>
        <w:rPr/>
      </w:pPr>
      <w:r>
        <w:rPr/>
        <w:t>&lt;symbol&gt;</w:t>
        <w:tab/>
        <w:t>&lt;Explanation&gt;</w:t>
      </w:r>
    </w:p>
    <w:p>
      <w:pPr>
        <w:pStyle w:val="EW"/>
        <w:rPr/>
      </w:pPr>
      <w:r>
        <w:rPr/>
      </w:r>
    </w:p>
    <w:p>
      <w:pPr>
        <w:pStyle w:val="Heading2"/>
        <w:rPr/>
      </w:pPr>
      <w:r>
        <w:rPr/>
        <w:t>3.3</w:t>
        <w:tab/>
        <w:t>Abbreviations</w:t>
      </w:r>
    </w:p>
    <w:p>
      <w:pPr>
        <w:pStyle w:val="Normal"/>
        <w:keepNext w:val="true"/>
        <w:rPr/>
      </w:pPr>
      <w:r>
        <w:rPr/>
        <w:t>For the purposes of the present document, the abbreviations given in TR 21.905 [1] and the following apply. An abbreviation defined in the present document takes precedence over the definition of the same abbreviation, if any, in TR 21.905 [1].</w:t>
      </w:r>
    </w:p>
    <w:p>
      <w:pPr>
        <w:pStyle w:val="EW"/>
        <w:rPr/>
      </w:pPr>
      <w:r>
        <w:rPr/>
        <w:t>BSSID</w:t>
        <w:tab/>
        <w:t>Basic Service Set IDentifier</w:t>
      </w:r>
    </w:p>
    <w:p>
      <w:pPr>
        <w:pStyle w:val="EW"/>
        <w:rPr/>
      </w:pPr>
      <w:r>
        <w:rPr/>
        <w:t>CID</w:t>
        <w:tab/>
        <w:t>Cell-ID (positioning method)</w:t>
      </w:r>
    </w:p>
    <w:p>
      <w:pPr>
        <w:pStyle w:val="EW"/>
        <w:rPr/>
      </w:pPr>
      <w:r>
        <w:rPr/>
        <w:t>DL</w:t>
        <w:tab/>
        <w:t>Downlink</w:t>
      </w:r>
    </w:p>
    <w:p>
      <w:pPr>
        <w:pStyle w:val="EW"/>
        <w:rPr/>
      </w:pPr>
      <w:r>
        <w:rPr/>
        <w:t>E-CID</w:t>
        <w:tab/>
        <w:t>Enhanced Cell-ID (positioning method)</w:t>
      </w:r>
    </w:p>
    <w:p>
      <w:pPr>
        <w:pStyle w:val="EW"/>
        <w:rPr/>
      </w:pPr>
      <w:r>
        <w:rPr/>
        <w:t>eNB</w:t>
        <w:tab/>
        <w:t>E-UTRAN NodeB</w:t>
      </w:r>
    </w:p>
    <w:p>
      <w:pPr>
        <w:pStyle w:val="EW"/>
        <w:rPr/>
      </w:pPr>
      <w:r>
        <w:rPr/>
        <w:t>EP</w:t>
        <w:tab/>
        <w:t>Elementary Procedure</w:t>
      </w:r>
    </w:p>
    <w:p>
      <w:pPr>
        <w:pStyle w:val="EW"/>
        <w:rPr/>
      </w:pPr>
      <w:r>
        <w:rPr/>
        <w:t>EPC</w:t>
        <w:tab/>
        <w:t>Evolved Packet Core</w:t>
      </w:r>
    </w:p>
    <w:p>
      <w:pPr>
        <w:pStyle w:val="EW"/>
        <w:rPr/>
      </w:pPr>
      <w:r>
        <w:rPr/>
        <w:t>E-SMLC</w:t>
        <w:tab/>
        <w:t>Evolved Serving Mobile Location Centre</w:t>
      </w:r>
    </w:p>
    <w:p>
      <w:pPr>
        <w:pStyle w:val="EW"/>
        <w:rPr/>
      </w:pPr>
      <w:r>
        <w:rPr/>
        <w:t>E-UTRAN</w:t>
        <w:tab/>
        <w:t>Evolved UTRAN</w:t>
      </w:r>
    </w:p>
    <w:p>
      <w:pPr>
        <w:pStyle w:val="EW"/>
        <w:rPr/>
      </w:pPr>
      <w:r>
        <w:rPr/>
        <w:t>GNSS</w:t>
        <w:tab/>
        <w:t>Global Navigation Satellite System</w:t>
      </w:r>
    </w:p>
    <w:p>
      <w:pPr>
        <w:pStyle w:val="EW"/>
        <w:rPr/>
      </w:pPr>
      <w:r>
        <w:rPr/>
        <w:t>HESSID</w:t>
        <w:tab/>
        <w:t>Homogeneous Extended Service Set IDentifier</w:t>
      </w:r>
    </w:p>
    <w:p>
      <w:pPr>
        <w:pStyle w:val="EW"/>
        <w:rPr/>
      </w:pPr>
      <w:r>
        <w:rPr>
          <w:lang w:val="fr-FR"/>
        </w:rPr>
        <w:t>IE</w:t>
        <w:tab/>
        <w:t>Information Element</w:t>
      </w:r>
    </w:p>
    <w:p>
      <w:pPr>
        <w:pStyle w:val="EW"/>
        <w:rPr>
          <w:lang w:val="fr-FR"/>
        </w:rPr>
      </w:pPr>
      <w:r>
        <w:rPr>
          <w:lang w:val="fr-FR"/>
        </w:rPr>
        <w:t>LCS</w:t>
        <w:tab/>
        <w:t>LoCation Services</w:t>
      </w:r>
    </w:p>
    <w:p>
      <w:pPr>
        <w:pStyle w:val="EW"/>
        <w:rPr/>
      </w:pPr>
      <w:r>
        <w:rPr/>
        <w:t>LPP</w:t>
        <w:tab/>
        <w:t>LTE Positioning Protocol</w:t>
      </w:r>
    </w:p>
    <w:p>
      <w:pPr>
        <w:pStyle w:val="EW"/>
        <w:rPr/>
      </w:pPr>
      <w:r>
        <w:rPr/>
        <w:t>LPPa</w:t>
        <w:tab/>
        <w:t>LTE Positioning Protocol Annex</w:t>
      </w:r>
    </w:p>
    <w:p>
      <w:pPr>
        <w:pStyle w:val="EW"/>
        <w:rPr/>
      </w:pPr>
      <w:r>
        <w:rPr/>
        <w:t>MME</w:t>
        <w:tab/>
        <w:t>Mobility Management Entity</w:t>
      </w:r>
    </w:p>
    <w:p>
      <w:pPr>
        <w:pStyle w:val="EW"/>
        <w:rPr/>
      </w:pPr>
      <w:r>
        <w:rPr/>
        <w:t>NW</w:t>
        <w:tab/>
        <w:t>Network</w:t>
      </w:r>
    </w:p>
    <w:p>
      <w:pPr>
        <w:pStyle w:val="EW"/>
        <w:rPr/>
      </w:pPr>
      <w:r>
        <w:rPr/>
        <w:t>OTDOA</w:t>
        <w:tab/>
        <w:t>Observed Time Difference of Arrival</w:t>
      </w:r>
    </w:p>
    <w:p>
      <w:pPr>
        <w:pStyle w:val="EW"/>
        <w:rPr/>
      </w:pPr>
      <w:r>
        <w:rPr/>
        <w:t>RSSI</w:t>
        <w:tab/>
        <w:t>Received Signal Strength Indicator</w:t>
      </w:r>
    </w:p>
    <w:p>
      <w:pPr>
        <w:pStyle w:val="EW"/>
        <w:rPr/>
      </w:pPr>
      <w:r>
        <w:rPr/>
        <w:t>S1AP</w:t>
        <w:tab/>
        <w:t>S1 Application Protocol</w:t>
      </w:r>
    </w:p>
    <w:p>
      <w:pPr>
        <w:pStyle w:val="EW"/>
        <w:rPr/>
      </w:pPr>
      <w:r>
        <w:rPr/>
        <w:t>SBAS</w:t>
        <w:tab/>
        <w:t>Satellite-based Augmentation System</w:t>
      </w:r>
    </w:p>
    <w:p>
      <w:pPr>
        <w:pStyle w:val="EW"/>
        <w:rPr/>
      </w:pPr>
      <w:r>
        <w:rPr/>
        <w:t>SRS</w:t>
        <w:tab/>
        <w:t>Sounding Reference Signal</w:t>
      </w:r>
    </w:p>
    <w:p>
      <w:pPr>
        <w:pStyle w:val="EW"/>
        <w:rPr/>
      </w:pPr>
      <w:r>
        <w:rPr/>
        <w:t>SSID</w:t>
        <w:tab/>
        <w:t xml:space="preserve">Service Set IDentifier </w:t>
      </w:r>
    </w:p>
    <w:p>
      <w:pPr>
        <w:pStyle w:val="EW"/>
        <w:rPr/>
      </w:pPr>
      <w:r>
        <w:rPr/>
        <w:t>TP</w:t>
        <w:tab/>
        <w:t>Transmission Point</w:t>
      </w:r>
    </w:p>
    <w:p>
      <w:pPr>
        <w:pStyle w:val="EW"/>
        <w:rPr/>
      </w:pPr>
      <w:r>
        <w:rPr/>
        <w:t>UE</w:t>
        <w:tab/>
        <w:t>User Equipment</w:t>
      </w:r>
    </w:p>
    <w:p>
      <w:pPr>
        <w:pStyle w:val="EW"/>
        <w:rPr/>
      </w:pPr>
      <w:r>
        <w:rPr/>
        <w:t>UL</w:t>
        <w:tab/>
        <w:t>Uplink</w:t>
      </w:r>
    </w:p>
    <w:p>
      <w:pPr>
        <w:pStyle w:val="EW"/>
        <w:rPr/>
      </w:pPr>
      <w:r>
        <w:rPr/>
        <w:t>UTDOA</w:t>
        <w:tab/>
        <w:t>Uplink Time Difference of Arrival</w:t>
      </w:r>
    </w:p>
    <w:p>
      <w:pPr>
        <w:pStyle w:val="EX"/>
        <w:rPr/>
      </w:pPr>
      <w:r>
        <w:rPr/>
        <w:t>WLAN</w:t>
        <w:tab/>
        <w:t>Wireless Local Area Network</w:t>
      </w:r>
    </w:p>
    <w:p>
      <w:pPr>
        <w:pStyle w:val="Heading1"/>
        <w:ind w:start="1134" w:hanging="1134"/>
        <w:rPr/>
      </w:pPr>
      <w:r>
        <w:rPr/>
        <w:t>4</w:t>
        <w:tab/>
        <w:t>General</w:t>
      </w:r>
    </w:p>
    <w:p>
      <w:pPr>
        <w:pStyle w:val="Heading2"/>
        <w:rPr/>
      </w:pPr>
      <w:r>
        <w:rPr/>
        <w:t>4.1</w:t>
        <w:tab/>
        <w:t>Procedure specification principles</w:t>
      </w:r>
    </w:p>
    <w:p>
      <w:pPr>
        <w:pStyle w:val="Normal"/>
        <w:rPr/>
      </w:pPr>
      <w:r>
        <w:rPr/>
        <w:t>The principle for specifying the procedure logic is to specify the functional behaviour of the terminating eNB exactly and completely. Any rule that specifies the behaviour of the originating eNB shall be possible to be verified with information that is visible within the system.</w:t>
      </w:r>
    </w:p>
    <w:p>
      <w:pPr>
        <w:pStyle w:val="Normal"/>
        <w:rPr/>
      </w:pPr>
      <w:r>
        <w:rPr/>
        <w:t>The following specification principles have been applied for the procedure text in clause 8:</w:t>
      </w:r>
    </w:p>
    <w:p>
      <w:pPr>
        <w:pStyle w:val="B1"/>
        <w:rPr/>
      </w:pPr>
      <w:r>
        <w:rPr/>
        <w:t>-</w:t>
        <w:tab/>
        <w:t>The procedure text discriminates between:</w:t>
      </w:r>
    </w:p>
    <w:p>
      <w:pPr>
        <w:pStyle w:val="B2"/>
        <w:rPr/>
      </w:pPr>
      <w:r>
        <w:rPr/>
        <w:t>1)</w:t>
        <w:tab/>
        <w:t>Functionality which "shall" be executed</w:t>
      </w:r>
    </w:p>
    <w:p>
      <w:pPr>
        <w:pStyle w:val="B2"/>
        <w:rPr/>
      </w:pPr>
      <w:r>
        <w:rPr/>
        <w:tab/>
        <w:t>The procedure text indicates that the receiving node "shall" perform a certain function Y under a certain condition. If the receiving node supports procedure X but cannot perform functionality Y requested in the initiating message of a Class 1 EP, the receiving node shall respond with the message used to report unsuccessful outcome for this procedure, containing an appropriate cause value.</w:t>
      </w:r>
    </w:p>
    <w:p>
      <w:pPr>
        <w:pStyle w:val="B2"/>
        <w:rPr/>
      </w:pPr>
      <w:r>
        <w:rPr/>
        <w:t>2)</w:t>
        <w:tab/>
        <w:t>Functionality which "shall, if supported" be executed</w:t>
      </w:r>
    </w:p>
    <w:p>
      <w:pPr>
        <w:pStyle w:val="B2"/>
        <w:rPr/>
      </w:pPr>
      <w:r>
        <w:rPr/>
        <w:tab/>
        <w:t>The procedure text indicates that the receiving node "shall, if supported," perform a certain function Y under a certain condition. If the receiving node supports procedure X, but does not support functionality Y, the receiving node shall proceed with the execution of the EP, possibly informing the requesting node about the not supported functionality.</w:t>
      </w:r>
    </w:p>
    <w:p>
      <w:pPr>
        <w:pStyle w:val="B1"/>
        <w:rPr/>
      </w:pPr>
      <w:r>
        <w:rPr/>
        <w:t>-</w:t>
        <w:tab/>
        <w:t xml:space="preserve">Any required inclusion of an optional IE in a response message is explicitly indicated in the procedure text. If the procedure text does not explicitly indicate that an optional IE shall be included in a response message, the optional IE shall not be included. For requirements on including </w:t>
      </w:r>
      <w:r>
        <w:rPr>
          <w:i/>
          <w:iCs/>
        </w:rPr>
        <w:t>Criticality Diagnostics</w:t>
      </w:r>
      <w:r>
        <w:rPr/>
        <w:t xml:space="preserve"> IE, see section 10.</w:t>
      </w:r>
    </w:p>
    <w:p>
      <w:pPr>
        <w:pStyle w:val="Heading2"/>
        <w:rPr/>
      </w:pPr>
      <w:r>
        <w:rPr/>
        <w:t>4.2</w:t>
        <w:tab/>
        <w:t>Forwards and backwards compatibility</w:t>
      </w:r>
    </w:p>
    <w:p>
      <w:pPr>
        <w:pStyle w:val="Normal"/>
        <w:rPr/>
      </w:pPr>
      <w:r>
        <w:rPr/>
        <w:t>The forwards and backwards compatibility of the protocol is assured by a mechanism where all current and future messages, and IEs or groups of related IEs, include I</w:t>
      </w:r>
      <w:r>
        <w:rPr>
          <w:rFonts w:eastAsia="MS Mincho;ＭＳ 明朝"/>
        </w:rPr>
        <w:t>D</w:t>
      </w:r>
      <w:r>
        <w:rPr/>
        <w:t xml:space="preserve"> and criticality fields that are coded in a standard format that will not be changed in the future. These parts can always be decoded regardless of the standard version.</w:t>
      </w:r>
    </w:p>
    <w:p>
      <w:pPr>
        <w:pStyle w:val="Heading2"/>
        <w:rPr/>
      </w:pPr>
      <w:r>
        <w:rPr/>
        <w:t>4.3</w:t>
        <w:tab/>
        <w:t>Specification notations</w:t>
      </w:r>
    </w:p>
    <w:p>
      <w:pPr>
        <w:pStyle w:val="Normal"/>
        <w:keepNext w:val="true"/>
        <w:rPr/>
      </w:pPr>
      <w:r>
        <w:rPr/>
        <w:t>For the purposes of the present document, the following notations apply:</w:t>
      </w:r>
    </w:p>
    <w:p>
      <w:pPr>
        <w:pStyle w:val="EX"/>
        <w:rPr/>
      </w:pPr>
      <w:r>
        <w:rPr/>
        <w:t>Procedure</w:t>
        <w:tab/>
        <w:t>When referring to an elementary procedure in the specification the Procedure Name is written with the first letters in each word in upper case characters followed by the word "procedure", e.g. Handover Preparation procedure.</w:t>
      </w:r>
    </w:p>
    <w:p>
      <w:pPr>
        <w:pStyle w:val="EX"/>
        <w:rPr/>
      </w:pPr>
      <w:r>
        <w:rPr/>
        <w:t>Message</w:t>
        <w:tab/>
        <w:t>When referring to a message in the specification the MESSAGE NAME is written with all letters in upper case characters followed by the word "message", e.g. ERROR INDICATION message.</w:t>
      </w:r>
    </w:p>
    <w:p>
      <w:pPr>
        <w:pStyle w:val="EX"/>
        <w:rPr/>
      </w:pPr>
      <w:r>
        <w:rPr/>
        <w:t>IE</w:t>
        <w:tab/>
        <w:t xml:space="preserve">When referring to an information element (IE) in the specification the </w:t>
      </w:r>
      <w:r>
        <w:rPr>
          <w:i/>
        </w:rPr>
        <w:t>Information Element Name</w:t>
      </w:r>
      <w:r>
        <w:rPr/>
        <w:t xml:space="preserve"> is written with the first letters in each word in upper case characters and all letters in Italic font followed by the abbreviation "IE", e.g. </w:t>
      </w:r>
      <w:r>
        <w:rPr>
          <w:i/>
        </w:rPr>
        <w:t xml:space="preserve">Cause </w:t>
      </w:r>
      <w:r>
        <w:rPr/>
        <w:t>IE.</w:t>
      </w:r>
    </w:p>
    <w:p>
      <w:pPr>
        <w:pStyle w:val="EX"/>
        <w:rPr/>
      </w:pPr>
      <w:r>
        <w:rPr/>
        <w:t>Value of an IE</w:t>
        <w:tab/>
        <w:t>When referring to the value of an information element (IE) in the specification the "Value" is written as it is specified in sub clause 9.2 enclosed by quotation marks, e.g. "Value".</w:t>
      </w:r>
    </w:p>
    <w:p>
      <w:pPr>
        <w:pStyle w:val="Heading1"/>
        <w:ind w:start="1134" w:hanging="1134"/>
        <w:rPr/>
      </w:pPr>
      <w:r>
        <w:rPr/>
        <w:t>5</w:t>
        <w:tab/>
        <w:t>LPPa services</w:t>
      </w:r>
    </w:p>
    <w:p>
      <w:pPr>
        <w:pStyle w:val="Normal"/>
        <w:rPr/>
      </w:pPr>
      <w:r>
        <w:rPr/>
        <w:t>The present clause describes the services an eNB offers to the E-SMLC.</w:t>
      </w:r>
    </w:p>
    <w:p>
      <w:pPr>
        <w:pStyle w:val="Heading2"/>
        <w:spacing w:lineRule="auto" w:line="240"/>
        <w:rPr/>
      </w:pPr>
      <w:r>
        <w:rPr/>
        <w:t>5.1</w:t>
        <w:tab/>
        <w:t>LPPa procedure modules</w:t>
      </w:r>
    </w:p>
    <w:p>
      <w:pPr>
        <w:pStyle w:val="Normal"/>
        <w:spacing w:lineRule="auto" w:line="240"/>
        <w:rPr/>
      </w:pPr>
      <w:r>
        <w:rPr/>
        <w:t>The procedures are divided into two modules as follows:</w:t>
      </w:r>
    </w:p>
    <w:p>
      <w:pPr>
        <w:pStyle w:val="B1"/>
        <w:spacing w:lineRule="auto" w:line="240"/>
        <w:rPr/>
      </w:pPr>
      <w:r>
        <w:rPr/>
        <w:t>1.</w:t>
        <w:tab/>
        <w:t>LPPa Location Information Transfer Procedures;</w:t>
      </w:r>
    </w:p>
    <w:p>
      <w:pPr>
        <w:pStyle w:val="B1"/>
        <w:spacing w:lineRule="auto" w:line="240"/>
        <w:rPr/>
      </w:pPr>
      <w:r>
        <w:rPr/>
        <w:t>2.</w:t>
        <w:tab/>
        <w:t>LPPa Management Procedures;</w:t>
      </w:r>
    </w:p>
    <w:p>
      <w:pPr>
        <w:pStyle w:val="Normal"/>
        <w:spacing w:lineRule="auto" w:line="240"/>
        <w:rPr/>
      </w:pPr>
      <w:r>
        <w:rPr/>
        <w:t>The LPPa Location Information Transfer Procedures module contains procedures used to handle the transfer of positioning related information between eNB and E-SMLC.</w:t>
      </w:r>
    </w:p>
    <w:p>
      <w:pPr>
        <w:pStyle w:val="Normal"/>
        <w:spacing w:lineRule="auto" w:line="240"/>
        <w:rPr/>
      </w:pPr>
      <w:r>
        <w:rPr/>
        <w:t xml:space="preserve">The Management Procedures module contains procedures that are not related specifically to positioning, i.e. error handling. </w:t>
      </w:r>
    </w:p>
    <w:p>
      <w:pPr>
        <w:pStyle w:val="Heading2"/>
        <w:spacing w:lineRule="auto" w:line="240"/>
        <w:rPr/>
      </w:pPr>
      <w:r>
        <w:rPr/>
        <w:t>5.2</w:t>
        <w:tab/>
        <w:t>Parallel transactions</w:t>
      </w:r>
    </w:p>
    <w:p>
      <w:pPr>
        <w:pStyle w:val="Normal"/>
        <w:spacing w:lineRule="auto" w:line="240"/>
        <w:rPr/>
      </w:pPr>
      <w:r>
        <w:rPr/>
        <w:t>Unless explicitly indicated in the procedure specification, at any instance in time one protocol peer may have more than one ongoing LPPa procedure.</w:t>
      </w:r>
    </w:p>
    <w:p>
      <w:pPr>
        <w:pStyle w:val="Heading1"/>
        <w:ind w:start="1134" w:hanging="1134"/>
        <w:rPr/>
      </w:pPr>
      <w:r>
        <w:rPr/>
        <w:t>6</w:t>
        <w:tab/>
        <w:t>Services expected from lower layer</w:t>
      </w:r>
    </w:p>
    <w:p>
      <w:pPr>
        <w:pStyle w:val="Normal"/>
        <w:rPr/>
      </w:pPr>
      <w:r>
        <w:rPr/>
        <w:t>Within E-UTRAN, LPPa</w:t>
      </w:r>
      <w:r>
        <w:rPr>
          <w:vertAlign w:val="subscript"/>
        </w:rPr>
        <w:t xml:space="preserve"> </w:t>
      </w:r>
      <w:r>
        <w:rPr/>
        <w:t>protocol uses the services provided</w:t>
      </w:r>
      <w:r>
        <w:rPr>
          <w:vertAlign w:val="subscript"/>
        </w:rPr>
        <w:t xml:space="preserve"> </w:t>
      </w:r>
      <w:r>
        <w:rPr/>
        <w:t>by the S1AP protocol. An LPPa message is carried inside an S1AP message.</w:t>
      </w:r>
    </w:p>
    <w:p>
      <w:pPr>
        <w:pStyle w:val="Normal"/>
        <w:rPr/>
      </w:pPr>
      <w:r>
        <w:rPr/>
        <w:t>S1AP signalling is described in TS 36.413 [3].</w:t>
      </w:r>
    </w:p>
    <w:p>
      <w:pPr>
        <w:pStyle w:val="Heading1"/>
        <w:ind w:start="1134" w:hanging="1134"/>
        <w:rPr/>
      </w:pPr>
      <w:r>
        <w:rPr/>
        <w:t>7</w:t>
        <w:tab/>
        <w:t>Functions of LPPa</w:t>
      </w:r>
    </w:p>
    <w:p>
      <w:pPr>
        <w:pStyle w:val="Normal"/>
        <w:spacing w:lineRule="auto" w:line="240"/>
        <w:rPr/>
      </w:pPr>
      <w:r>
        <w:rPr/>
        <w:t>The LPPa protocol provides the following functions:</w:t>
      </w:r>
    </w:p>
    <w:p>
      <w:pPr>
        <w:pStyle w:val="B1"/>
        <w:spacing w:lineRule="auto" w:line="240"/>
        <w:rPr/>
      </w:pPr>
      <w:r>
        <w:rPr/>
        <w:t>-</w:t>
        <w:tab/>
        <w:t>E-CID Location Information Transfer. This function allows the eNB to exchange location information with the E-SMLC for the purpose of E-CID positioning.</w:t>
      </w:r>
    </w:p>
    <w:p>
      <w:pPr>
        <w:pStyle w:val="B1"/>
        <w:spacing w:lineRule="auto" w:line="240"/>
        <w:rPr/>
      </w:pPr>
      <w:r>
        <w:rPr/>
        <w:t>-</w:t>
        <w:tab/>
        <w:t>OTDOA Information Transfer. This function allows the eNB to exchange information with the E-SMLC for the purpose of OTDOA positioning.</w:t>
      </w:r>
    </w:p>
    <w:p>
      <w:pPr>
        <w:pStyle w:val="B1"/>
        <w:spacing w:lineRule="auto" w:line="240"/>
        <w:rPr/>
      </w:pPr>
      <w:r>
        <w:rPr/>
        <w:t>-</w:t>
        <w:tab/>
        <w:t>UTDOA Information Transfer. This function allows the eNB to exchange information with the E-SMLC for the purpose of supporting UTDOA.</w:t>
      </w:r>
    </w:p>
    <w:p>
      <w:pPr>
        <w:pStyle w:val="B1"/>
        <w:spacing w:lineRule="auto" w:line="240"/>
        <w:rPr/>
      </w:pPr>
      <w:r>
        <w:rPr/>
        <w:t>-</w:t>
        <w:tab/>
        <w:t>Assistance Information Transfer. This function allows the E-SMLC to exchange information with the eNB for the purpose of assistance information broadcasting.</w:t>
      </w:r>
    </w:p>
    <w:p>
      <w:pPr>
        <w:pStyle w:val="B1"/>
        <w:rPr/>
      </w:pPr>
      <w:r>
        <w:rPr/>
        <w:t>-</w:t>
        <w:tab/>
        <w:t>Reporting of General Error Situations. This function allows reporting of general error situations, for which function specific error messages have not been defined.</w:t>
      </w:r>
    </w:p>
    <w:p>
      <w:pPr>
        <w:pStyle w:val="Normal"/>
        <w:rPr/>
      </w:pPr>
      <w:r>
        <w:rPr/>
        <w:t>The mapping between the above functions and LPPa EPs is shown in the table below.</w:t>
      </w:r>
    </w:p>
    <w:p>
      <w:pPr>
        <w:pStyle w:val="TH"/>
        <w:rPr/>
      </w:pPr>
      <w:r>
        <w:rPr/>
        <w:t>Table 7-1: Mapping between LPPa functions and LPPa EPs</w:t>
      </w:r>
    </w:p>
    <w:tbl>
      <w:tblPr>
        <w:tblW w:w="7939" w:type="dxa"/>
        <w:jc w:val="start"/>
        <w:tblInd w:w="1270" w:type="dxa"/>
        <w:tblLayout w:type="fixed"/>
        <w:tblCellMar>
          <w:top w:w="0" w:type="dxa"/>
          <w:start w:w="108" w:type="dxa"/>
          <w:bottom w:w="0" w:type="dxa"/>
          <w:end w:w="108" w:type="dxa"/>
        </w:tblCellMar>
      </w:tblPr>
      <w:tblGrid>
        <w:gridCol w:w="3970"/>
        <w:gridCol w:w="3969"/>
      </w:tblGrid>
      <w:tr>
        <w:trPr>
          <w:tblHeader w:val="true"/>
          <w:cantSplit w:val="true"/>
        </w:trPr>
        <w:tc>
          <w:tcPr>
            <w:tcW w:w="3970" w:type="dxa"/>
            <w:tcBorders>
              <w:top w:val="single" w:sz="4" w:space="0" w:color="000000"/>
              <w:start w:val="single" w:sz="4" w:space="0" w:color="000000"/>
              <w:bottom w:val="single" w:sz="4" w:space="0" w:color="000000"/>
              <w:end w:val="single" w:sz="4" w:space="0" w:color="000000"/>
            </w:tcBorders>
          </w:tcPr>
          <w:p>
            <w:pPr>
              <w:pStyle w:val="TAH"/>
              <w:rPr/>
            </w:pPr>
            <w:r>
              <w:rPr/>
              <w:t>Function</w:t>
            </w:r>
          </w:p>
        </w:tc>
        <w:tc>
          <w:tcPr>
            <w:tcW w:w="3969" w:type="dxa"/>
            <w:tcBorders>
              <w:top w:val="single" w:sz="4" w:space="0" w:color="000000"/>
              <w:start w:val="single" w:sz="4" w:space="0" w:color="000000"/>
              <w:bottom w:val="single" w:sz="4" w:space="0" w:color="000000"/>
              <w:end w:val="single" w:sz="4" w:space="0" w:color="000000"/>
            </w:tcBorders>
          </w:tcPr>
          <w:p>
            <w:pPr>
              <w:pStyle w:val="TAH"/>
              <w:rPr/>
            </w:pPr>
            <w:r>
              <w:rPr/>
              <w:t>Elementary Procedure(s)</w:t>
            </w:r>
          </w:p>
        </w:tc>
      </w:tr>
      <w:tr>
        <w:trPr>
          <w:cantSplit w:val="true"/>
        </w:trPr>
        <w:tc>
          <w:tcPr>
            <w:tcW w:w="3970" w:type="dxa"/>
            <w:tcBorders>
              <w:top w:val="single" w:sz="4" w:space="0" w:color="000000"/>
              <w:start w:val="single" w:sz="4" w:space="0" w:color="000000"/>
              <w:bottom w:val="single" w:sz="4" w:space="0" w:color="000000"/>
              <w:end w:val="single" w:sz="4" w:space="0" w:color="000000"/>
            </w:tcBorders>
          </w:tcPr>
          <w:p>
            <w:pPr>
              <w:pStyle w:val="TAL"/>
              <w:rPr/>
            </w:pPr>
            <w:r>
              <w:rPr/>
              <w:t>E-CID Location Information Transfer</w:t>
            </w:r>
          </w:p>
        </w:tc>
        <w:tc>
          <w:tcPr>
            <w:tcW w:w="3969" w:type="dxa"/>
            <w:tcBorders>
              <w:top w:val="single" w:sz="4" w:space="0" w:color="000000"/>
              <w:start w:val="single" w:sz="4" w:space="0" w:color="000000"/>
              <w:bottom w:val="single" w:sz="4" w:space="0" w:color="000000"/>
              <w:end w:val="single" w:sz="4" w:space="0" w:color="000000"/>
            </w:tcBorders>
          </w:tcPr>
          <w:p>
            <w:pPr>
              <w:pStyle w:val="TAL"/>
              <w:rPr/>
            </w:pPr>
            <w:r>
              <w:rPr/>
              <w:t>a) E-CID Measurement Initiation</w:t>
            </w:r>
          </w:p>
          <w:p>
            <w:pPr>
              <w:pStyle w:val="TAL"/>
              <w:rPr/>
            </w:pPr>
            <w:r>
              <w:rPr/>
              <w:t>b) E-CID Measurement Failure Indication</w:t>
            </w:r>
          </w:p>
          <w:p>
            <w:pPr>
              <w:pStyle w:val="TAL"/>
              <w:rPr/>
            </w:pPr>
            <w:r>
              <w:rPr/>
              <w:t>c) E-CID Measurement Report</w:t>
            </w:r>
          </w:p>
          <w:p>
            <w:pPr>
              <w:pStyle w:val="TAL"/>
              <w:rPr/>
            </w:pPr>
            <w:r>
              <w:rPr/>
              <w:t>d) E-CID Measurement Termination</w:t>
            </w:r>
          </w:p>
        </w:tc>
      </w:tr>
      <w:tr>
        <w:trPr>
          <w:cantSplit w:val="true"/>
        </w:trPr>
        <w:tc>
          <w:tcPr>
            <w:tcW w:w="3970" w:type="dxa"/>
            <w:tcBorders>
              <w:top w:val="single" w:sz="4" w:space="0" w:color="000000"/>
              <w:start w:val="single" w:sz="4" w:space="0" w:color="000000"/>
              <w:bottom w:val="single" w:sz="4" w:space="0" w:color="000000"/>
              <w:end w:val="single" w:sz="4" w:space="0" w:color="000000"/>
            </w:tcBorders>
          </w:tcPr>
          <w:p>
            <w:pPr>
              <w:pStyle w:val="TAL"/>
              <w:rPr/>
            </w:pPr>
            <w:r>
              <w:rPr/>
              <w:t>OTDOA Information Transfer</w:t>
            </w:r>
          </w:p>
        </w:tc>
        <w:tc>
          <w:tcPr>
            <w:tcW w:w="3969" w:type="dxa"/>
            <w:tcBorders>
              <w:top w:val="single" w:sz="4" w:space="0" w:color="000000"/>
              <w:start w:val="single" w:sz="4" w:space="0" w:color="000000"/>
              <w:bottom w:val="single" w:sz="4" w:space="0" w:color="000000"/>
              <w:end w:val="single" w:sz="4" w:space="0" w:color="000000"/>
            </w:tcBorders>
          </w:tcPr>
          <w:p>
            <w:pPr>
              <w:pStyle w:val="TAL"/>
              <w:rPr/>
            </w:pPr>
            <w:r>
              <w:rPr/>
              <w:t>OTDOA Information Exchange</w:t>
            </w:r>
          </w:p>
        </w:tc>
      </w:tr>
      <w:tr>
        <w:trPr>
          <w:cantSplit w:val="true"/>
        </w:trPr>
        <w:tc>
          <w:tcPr>
            <w:tcW w:w="3970" w:type="dxa"/>
            <w:tcBorders>
              <w:top w:val="single" w:sz="4" w:space="0" w:color="000000"/>
              <w:start w:val="single" w:sz="4" w:space="0" w:color="000000"/>
              <w:bottom w:val="single" w:sz="4" w:space="0" w:color="000000"/>
              <w:end w:val="single" w:sz="4" w:space="0" w:color="000000"/>
            </w:tcBorders>
          </w:tcPr>
          <w:p>
            <w:pPr>
              <w:pStyle w:val="TAL"/>
              <w:rPr/>
            </w:pPr>
            <w:r>
              <w:rPr/>
              <w:t>UTDOA Information Transfer</w:t>
            </w:r>
          </w:p>
        </w:tc>
        <w:tc>
          <w:tcPr>
            <w:tcW w:w="3969" w:type="dxa"/>
            <w:tcBorders>
              <w:top w:val="single" w:sz="4" w:space="0" w:color="000000"/>
              <w:start w:val="single" w:sz="4" w:space="0" w:color="000000"/>
              <w:bottom w:val="single" w:sz="4" w:space="0" w:color="000000"/>
              <w:end w:val="single" w:sz="4" w:space="0" w:color="000000"/>
            </w:tcBorders>
          </w:tcPr>
          <w:p>
            <w:pPr>
              <w:pStyle w:val="TAL"/>
              <w:rPr/>
            </w:pPr>
            <w:r>
              <w:rPr/>
              <w:t>a) UTDOA Information Exchange</w:t>
            </w:r>
          </w:p>
          <w:p>
            <w:pPr>
              <w:pStyle w:val="TAL"/>
              <w:rPr/>
            </w:pPr>
            <w:r>
              <w:rPr/>
              <w:t>b) UTDOA Information Update</w:t>
            </w:r>
          </w:p>
        </w:tc>
      </w:tr>
      <w:tr>
        <w:trPr>
          <w:cantSplit w:val="true"/>
        </w:trPr>
        <w:tc>
          <w:tcPr>
            <w:tcW w:w="3970" w:type="dxa"/>
            <w:tcBorders>
              <w:top w:val="single" w:sz="4" w:space="0" w:color="000000"/>
              <w:start w:val="single" w:sz="4" w:space="0" w:color="000000"/>
              <w:bottom w:val="single" w:sz="4" w:space="0" w:color="000000"/>
              <w:end w:val="single" w:sz="4" w:space="0" w:color="000000"/>
            </w:tcBorders>
          </w:tcPr>
          <w:p>
            <w:pPr>
              <w:pStyle w:val="TAL"/>
              <w:rPr/>
            </w:pPr>
            <w:r>
              <w:rPr/>
              <w:t>Assistance Information Transfer</w:t>
            </w:r>
          </w:p>
        </w:tc>
        <w:tc>
          <w:tcPr>
            <w:tcW w:w="3969" w:type="dxa"/>
            <w:tcBorders>
              <w:top w:val="single" w:sz="4" w:space="0" w:color="000000"/>
              <w:start w:val="single" w:sz="4" w:space="0" w:color="000000"/>
              <w:bottom w:val="single" w:sz="4" w:space="0" w:color="000000"/>
              <w:end w:val="single" w:sz="4" w:space="0" w:color="000000"/>
            </w:tcBorders>
          </w:tcPr>
          <w:p>
            <w:pPr>
              <w:pStyle w:val="TAL"/>
              <w:rPr/>
            </w:pPr>
            <w:r>
              <w:rPr/>
              <w:t>a) Assistance Information Control</w:t>
            </w:r>
          </w:p>
          <w:p>
            <w:pPr>
              <w:pStyle w:val="TAL"/>
              <w:rPr/>
            </w:pPr>
            <w:r>
              <w:rPr/>
              <w:t>b) Assistance Information Feedback</w:t>
            </w:r>
          </w:p>
        </w:tc>
      </w:tr>
      <w:tr>
        <w:trPr>
          <w:cantSplit w:val="true"/>
        </w:trPr>
        <w:tc>
          <w:tcPr>
            <w:tcW w:w="3970" w:type="dxa"/>
            <w:tcBorders>
              <w:top w:val="single" w:sz="4" w:space="0" w:color="000000"/>
              <w:start w:val="single" w:sz="4" w:space="0" w:color="000000"/>
              <w:bottom w:val="single" w:sz="4" w:space="0" w:color="000000"/>
              <w:end w:val="single" w:sz="4" w:space="0" w:color="000000"/>
            </w:tcBorders>
          </w:tcPr>
          <w:p>
            <w:pPr>
              <w:pStyle w:val="TAL"/>
              <w:rPr/>
            </w:pPr>
            <w:r>
              <w:rPr/>
              <w:t>Reporting of General Error Situations</w:t>
            </w:r>
          </w:p>
        </w:tc>
        <w:tc>
          <w:tcPr>
            <w:tcW w:w="3969" w:type="dxa"/>
            <w:tcBorders>
              <w:top w:val="single" w:sz="4" w:space="0" w:color="000000"/>
              <w:start w:val="single" w:sz="4" w:space="0" w:color="000000"/>
              <w:bottom w:val="single" w:sz="4" w:space="0" w:color="000000"/>
              <w:end w:val="single" w:sz="4" w:space="0" w:color="000000"/>
            </w:tcBorders>
          </w:tcPr>
          <w:p>
            <w:pPr>
              <w:pStyle w:val="TAL"/>
              <w:rPr/>
            </w:pPr>
            <w:r>
              <w:rPr/>
              <w:t>Error Indication</w:t>
            </w:r>
          </w:p>
        </w:tc>
      </w:tr>
    </w:tbl>
    <w:p>
      <w:pPr>
        <w:pStyle w:val="Normal"/>
        <w:spacing w:before="0" w:after="180"/>
        <w:rPr/>
      </w:pPr>
      <w:r>
        <w:rPr/>
      </w:r>
    </w:p>
    <w:p>
      <w:pPr>
        <w:pStyle w:val="Heading1"/>
        <w:ind w:start="1134" w:hanging="1134"/>
        <w:rPr/>
      </w:pPr>
      <w:r>
        <w:rPr/>
        <w:t>8</w:t>
        <w:tab/>
        <w:t>LPPa procedures</w:t>
      </w:r>
    </w:p>
    <w:p>
      <w:pPr>
        <w:pStyle w:val="Heading2"/>
        <w:rPr/>
      </w:pPr>
      <w:r>
        <w:rPr/>
        <w:t>8.1</w:t>
        <w:tab/>
        <w:t>Elementary procedures</w:t>
      </w:r>
    </w:p>
    <w:p>
      <w:pPr>
        <w:pStyle w:val="Normal"/>
        <w:spacing w:lineRule="auto" w:line="240"/>
        <w:rPr/>
      </w:pPr>
      <w:r>
        <w:rPr/>
        <w:t>In the following tables, all EPs are divided into Class 1 and Class 2 EPs.</w:t>
      </w:r>
    </w:p>
    <w:p>
      <w:pPr>
        <w:pStyle w:val="TH"/>
        <w:spacing w:lineRule="auto" w:line="240"/>
        <w:rPr/>
      </w:pPr>
      <w:r>
        <w:rPr/>
        <w:t>Table 8.1-1: Class 1 Elementary Procedures</w:t>
      </w:r>
    </w:p>
    <w:tbl>
      <w:tblPr>
        <w:tblW w:w="8361" w:type="dxa"/>
        <w:jc w:val="center"/>
        <w:tblInd w:w="0" w:type="dxa"/>
        <w:tblLayout w:type="fixed"/>
        <w:tblCellMar>
          <w:top w:w="0" w:type="dxa"/>
          <w:start w:w="108" w:type="dxa"/>
          <w:bottom w:w="0" w:type="dxa"/>
          <w:end w:w="108" w:type="dxa"/>
        </w:tblCellMar>
      </w:tblPr>
      <w:tblGrid>
        <w:gridCol w:w="1668"/>
        <w:gridCol w:w="2087"/>
        <w:gridCol w:w="2104"/>
        <w:gridCol w:w="2494"/>
        <w:gridCol w:w="8"/>
      </w:tblGrid>
      <w:tr>
        <w:trPr>
          <w:tblHeader w:val="true"/>
          <w:cantSplit w:val="true"/>
        </w:trPr>
        <w:tc>
          <w:tcPr>
            <w:tcW w:w="1668" w:type="dxa"/>
            <w:vMerge w:val="restart"/>
            <w:tcBorders>
              <w:top w:val="single" w:sz="6" w:space="0" w:color="000000"/>
              <w:start w:val="single" w:sz="6" w:space="0" w:color="000000"/>
              <w:bottom w:val="single" w:sz="6" w:space="0" w:color="000000"/>
              <w:end w:val="single" w:sz="6" w:space="0" w:color="000000"/>
            </w:tcBorders>
          </w:tcPr>
          <w:p>
            <w:pPr>
              <w:pStyle w:val="TAH"/>
              <w:spacing w:lineRule="auto" w:line="240"/>
              <w:rPr/>
            </w:pPr>
            <w:r>
              <w:rPr/>
              <w:t>Elementary Procedure</w:t>
            </w:r>
          </w:p>
        </w:tc>
        <w:tc>
          <w:tcPr>
            <w:tcW w:w="2087" w:type="dxa"/>
            <w:vMerge w:val="restart"/>
            <w:tcBorders>
              <w:top w:val="single" w:sz="6" w:space="0" w:color="000000"/>
              <w:start w:val="single" w:sz="6" w:space="0" w:color="000000"/>
              <w:bottom w:val="single" w:sz="6" w:space="0" w:color="000000"/>
              <w:end w:val="single" w:sz="6" w:space="0" w:color="000000"/>
            </w:tcBorders>
          </w:tcPr>
          <w:p>
            <w:pPr>
              <w:pStyle w:val="TAH"/>
              <w:spacing w:lineRule="auto" w:line="240"/>
              <w:rPr/>
            </w:pPr>
            <w:r>
              <w:rPr/>
              <w:t>Initiating Message</w:t>
            </w:r>
          </w:p>
        </w:tc>
        <w:tc>
          <w:tcPr>
            <w:tcW w:w="2104" w:type="dxa"/>
            <w:tcBorders>
              <w:top w:val="single" w:sz="6" w:space="0" w:color="000000"/>
              <w:start w:val="single" w:sz="6" w:space="0" w:color="000000"/>
              <w:bottom w:val="single" w:sz="6" w:space="0" w:color="000000"/>
              <w:end w:val="single" w:sz="6" w:space="0" w:color="000000"/>
            </w:tcBorders>
          </w:tcPr>
          <w:p>
            <w:pPr>
              <w:pStyle w:val="TAH"/>
              <w:spacing w:lineRule="auto" w:line="240"/>
              <w:rPr/>
            </w:pPr>
            <w:r>
              <w:rPr/>
              <w:t>Successful Outcome</w:t>
            </w:r>
          </w:p>
        </w:tc>
        <w:tc>
          <w:tcPr>
            <w:tcW w:w="2502" w:type="dxa"/>
            <w:tcBorders>
              <w:top w:val="single" w:sz="6" w:space="0" w:color="000000"/>
              <w:start w:val="single" w:sz="6" w:space="0" w:color="000000"/>
              <w:bottom w:val="single" w:sz="6" w:space="0" w:color="000000"/>
              <w:end w:val="single" w:sz="6" w:space="0" w:color="000000"/>
            </w:tcBorders>
          </w:tcPr>
          <w:p>
            <w:pPr>
              <w:pStyle w:val="TAH"/>
              <w:spacing w:lineRule="auto" w:line="240"/>
              <w:rPr/>
            </w:pPr>
            <w:r>
              <w:rPr/>
              <w:t>Unsuccessful Outcome</w:t>
            </w:r>
          </w:p>
        </w:tc>
      </w:tr>
      <w:tr>
        <w:trPr>
          <w:tblHeader w:val="true"/>
          <w:cantSplit w:val="true"/>
        </w:trPr>
        <w:tc>
          <w:tcPr>
            <w:tcW w:w="1668" w:type="dxa"/>
            <w:vMerge w:val="continue"/>
            <w:tcBorders>
              <w:top w:val="single" w:sz="6" w:space="0" w:color="000000"/>
              <w:start w:val="single" w:sz="6" w:space="0" w:color="000000"/>
              <w:bottom w:val="single" w:sz="6" w:space="0" w:color="000000"/>
              <w:end w:val="single" w:sz="6" w:space="0" w:color="000000"/>
            </w:tcBorders>
          </w:tcPr>
          <w:p>
            <w:pPr>
              <w:pStyle w:val="TAH"/>
              <w:snapToGrid w:val="false"/>
              <w:spacing w:lineRule="atLeast" w:line="0"/>
              <w:rPr>
                <w:b/>
                <w:b/>
              </w:rPr>
            </w:pPr>
            <w:r>
              <w:rPr>
                <w:b/>
              </w:rPr>
            </w:r>
          </w:p>
        </w:tc>
        <w:tc>
          <w:tcPr>
            <w:tcW w:w="2087" w:type="dxa"/>
            <w:vMerge w:val="continue"/>
            <w:tcBorders>
              <w:top w:val="single" w:sz="6" w:space="0" w:color="000000"/>
              <w:start w:val="single" w:sz="6" w:space="0" w:color="000000"/>
              <w:bottom w:val="single" w:sz="6" w:space="0" w:color="000000"/>
              <w:end w:val="single" w:sz="6" w:space="0" w:color="000000"/>
            </w:tcBorders>
          </w:tcPr>
          <w:p>
            <w:pPr>
              <w:pStyle w:val="TAH"/>
              <w:snapToGrid w:val="false"/>
              <w:spacing w:lineRule="atLeast" w:line="0"/>
              <w:rPr/>
            </w:pPr>
            <w:r>
              <w:rPr/>
            </w:r>
          </w:p>
        </w:tc>
        <w:tc>
          <w:tcPr>
            <w:tcW w:w="2104" w:type="dxa"/>
            <w:tcBorders>
              <w:top w:val="single" w:sz="6" w:space="0" w:color="000000"/>
              <w:start w:val="single" w:sz="6" w:space="0" w:color="000000"/>
              <w:bottom w:val="single" w:sz="6" w:space="0" w:color="000000"/>
              <w:end w:val="single" w:sz="6" w:space="0" w:color="000000"/>
            </w:tcBorders>
          </w:tcPr>
          <w:p>
            <w:pPr>
              <w:pStyle w:val="TAH"/>
              <w:spacing w:lineRule="auto" w:line="240"/>
              <w:rPr/>
            </w:pPr>
            <w:r>
              <w:rPr/>
              <w:t>Response message</w:t>
            </w:r>
          </w:p>
        </w:tc>
        <w:tc>
          <w:tcPr>
            <w:tcW w:w="2502" w:type="dxa"/>
            <w:tcBorders>
              <w:top w:val="single" w:sz="6" w:space="0" w:color="000000"/>
              <w:start w:val="single" w:sz="6" w:space="0" w:color="000000"/>
              <w:bottom w:val="single" w:sz="6" w:space="0" w:color="000000"/>
              <w:end w:val="single" w:sz="6" w:space="0" w:color="000000"/>
            </w:tcBorders>
          </w:tcPr>
          <w:p>
            <w:pPr>
              <w:pStyle w:val="TAH"/>
              <w:spacing w:lineRule="auto" w:line="240"/>
              <w:rPr/>
            </w:pPr>
            <w:r>
              <w:rPr/>
              <w:t>Response message</w:t>
            </w:r>
          </w:p>
        </w:tc>
      </w:tr>
      <w:tr>
        <w:trPr>
          <w:cantSplit w:val="true"/>
        </w:trPr>
        <w:tc>
          <w:tcPr>
            <w:tcW w:w="1668"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E-CID Measurement Initiation</w:t>
            </w:r>
          </w:p>
        </w:tc>
        <w:tc>
          <w:tcPr>
            <w:tcW w:w="2087"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E-CID MEASUREMENT INITIATION REQUEST</w:t>
            </w:r>
          </w:p>
        </w:tc>
        <w:tc>
          <w:tcPr>
            <w:tcW w:w="2104"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E-CID MEASUREMENT INITIATION RESPONSE</w:t>
            </w:r>
          </w:p>
        </w:tc>
        <w:tc>
          <w:tcPr>
            <w:tcW w:w="2494"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E-CID MEASUREMENT INITIATION FAILURE</w:t>
            </w:r>
          </w:p>
        </w:tc>
      </w:tr>
      <w:tr>
        <w:trPr>
          <w:cantSplit w:val="true"/>
        </w:trPr>
        <w:tc>
          <w:tcPr>
            <w:tcW w:w="1668"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OTDOA Information Exchange</w:t>
            </w:r>
          </w:p>
        </w:tc>
        <w:tc>
          <w:tcPr>
            <w:tcW w:w="2087"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OTDOA INFORMATION REQUEST</w:t>
            </w:r>
          </w:p>
        </w:tc>
        <w:tc>
          <w:tcPr>
            <w:tcW w:w="2104"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OTDOA INFORMATION RESPONSE</w:t>
            </w:r>
          </w:p>
        </w:tc>
        <w:tc>
          <w:tcPr>
            <w:tcW w:w="2502" w:type="dxa"/>
            <w:tcBorders>
              <w:top w:val="single" w:sz="6" w:space="0" w:color="000000"/>
              <w:start w:val="single" w:sz="6" w:space="0" w:color="000000"/>
              <w:bottom w:val="single" w:sz="6" w:space="0" w:color="000000"/>
              <w:end w:val="single" w:sz="6" w:space="0" w:color="000000"/>
            </w:tcBorders>
          </w:tcPr>
          <w:p>
            <w:pPr>
              <w:pStyle w:val="TAL"/>
              <w:spacing w:lineRule="auto" w:line="240"/>
              <w:rPr/>
            </w:pPr>
            <w:r>
              <w:rPr/>
              <w:t>OTDOA INFORMATION FAILURE</w:t>
            </w:r>
          </w:p>
        </w:tc>
      </w:tr>
      <w:tr>
        <w:trPr>
          <w:cantSplit w:val="true"/>
        </w:trPr>
        <w:tc>
          <w:tcPr>
            <w:tcW w:w="1668" w:type="dxa"/>
            <w:tcBorders>
              <w:top w:val="single" w:sz="6" w:space="0" w:color="000000"/>
              <w:start w:val="single" w:sz="6" w:space="0" w:color="000000"/>
              <w:bottom w:val="single" w:sz="6" w:space="0" w:color="000000"/>
              <w:end w:val="single" w:sz="6" w:space="0" w:color="000000"/>
            </w:tcBorders>
          </w:tcPr>
          <w:p>
            <w:pPr>
              <w:pStyle w:val="TAL"/>
              <w:rPr/>
            </w:pPr>
            <w:r>
              <w:rPr/>
              <w:t>UTDOA Information Exchange</w:t>
            </w:r>
          </w:p>
        </w:tc>
        <w:tc>
          <w:tcPr>
            <w:tcW w:w="2087" w:type="dxa"/>
            <w:tcBorders>
              <w:top w:val="single" w:sz="6" w:space="0" w:color="000000"/>
              <w:start w:val="single" w:sz="6" w:space="0" w:color="000000"/>
              <w:bottom w:val="single" w:sz="6" w:space="0" w:color="000000"/>
              <w:end w:val="single" w:sz="6" w:space="0" w:color="000000"/>
            </w:tcBorders>
          </w:tcPr>
          <w:p>
            <w:pPr>
              <w:pStyle w:val="TAL"/>
              <w:rPr/>
            </w:pPr>
            <w:r>
              <w:rPr/>
              <w:t>UTDOA INFORMATION REQUEST</w:t>
            </w:r>
          </w:p>
        </w:tc>
        <w:tc>
          <w:tcPr>
            <w:tcW w:w="2104" w:type="dxa"/>
            <w:tcBorders>
              <w:top w:val="single" w:sz="6" w:space="0" w:color="000000"/>
              <w:start w:val="single" w:sz="6" w:space="0" w:color="000000"/>
              <w:bottom w:val="single" w:sz="6" w:space="0" w:color="000000"/>
              <w:end w:val="single" w:sz="6" w:space="0" w:color="000000"/>
            </w:tcBorders>
          </w:tcPr>
          <w:p>
            <w:pPr>
              <w:pStyle w:val="TAL"/>
              <w:rPr/>
            </w:pPr>
            <w:r>
              <w:rPr/>
              <w:t>UTDOA INFORMATION RESPONSE</w:t>
            </w:r>
          </w:p>
        </w:tc>
        <w:tc>
          <w:tcPr>
            <w:tcW w:w="2502" w:type="dxa"/>
            <w:tcBorders>
              <w:top w:val="single" w:sz="6" w:space="0" w:color="000000"/>
              <w:start w:val="single" w:sz="6" w:space="0" w:color="000000"/>
              <w:bottom w:val="single" w:sz="6" w:space="0" w:color="000000"/>
              <w:end w:val="single" w:sz="6" w:space="0" w:color="000000"/>
            </w:tcBorders>
          </w:tcPr>
          <w:p>
            <w:pPr>
              <w:pStyle w:val="TAL"/>
              <w:rPr/>
            </w:pPr>
            <w:r>
              <w:rPr/>
              <w:t>UTDOA INFORMATION FAILURE</w:t>
            </w:r>
          </w:p>
        </w:tc>
      </w:tr>
    </w:tbl>
    <w:p>
      <w:pPr>
        <w:pStyle w:val="Normal"/>
        <w:rPr/>
      </w:pPr>
      <w:r>
        <w:rPr/>
      </w:r>
    </w:p>
    <w:p>
      <w:pPr>
        <w:pStyle w:val="TH"/>
        <w:spacing w:lineRule="auto" w:line="240"/>
        <w:rPr/>
      </w:pPr>
      <w:r>
        <w:rPr/>
        <w:t>Table 8.1-2: Class 2 Elementary Procedures</w:t>
      </w:r>
    </w:p>
    <w:tbl>
      <w:tblPr>
        <w:tblW w:w="6335" w:type="dxa"/>
        <w:jc w:val="center"/>
        <w:tblInd w:w="0" w:type="dxa"/>
        <w:tblLayout w:type="fixed"/>
        <w:tblCellMar>
          <w:top w:w="0" w:type="dxa"/>
          <w:start w:w="108" w:type="dxa"/>
          <w:bottom w:w="0" w:type="dxa"/>
          <w:end w:w="108" w:type="dxa"/>
        </w:tblCellMar>
      </w:tblPr>
      <w:tblGrid>
        <w:gridCol w:w="3085"/>
        <w:gridCol w:w="3250"/>
      </w:tblGrid>
      <w:tr>
        <w:trPr>
          <w:tblHeader w:val="true"/>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Elementary Procedure</w:t>
            </w:r>
          </w:p>
        </w:tc>
        <w:tc>
          <w:tcPr>
            <w:tcW w:w="3250"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Initiating Message</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E-CID Measurement Failure Indication</w:t>
            </w:r>
          </w:p>
        </w:tc>
        <w:tc>
          <w:tcPr>
            <w:tcW w:w="3250"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E-CID MEASUREMENT FAILURE INDICATION</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E-CID Measurement Report</w:t>
            </w:r>
          </w:p>
        </w:tc>
        <w:tc>
          <w:tcPr>
            <w:tcW w:w="3250"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E-CID MEASUREMENT REPORT</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E-CID Measurement Termination</w:t>
            </w:r>
          </w:p>
        </w:tc>
        <w:tc>
          <w:tcPr>
            <w:tcW w:w="3250"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E-CID MEASUREMENT TERMINATION COMMAND</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rPr/>
            </w:pPr>
            <w:r>
              <w:rPr/>
              <w:t>UTDOA Information Update</w:t>
            </w:r>
          </w:p>
        </w:tc>
        <w:tc>
          <w:tcPr>
            <w:tcW w:w="3250" w:type="dxa"/>
            <w:tcBorders>
              <w:top w:val="single" w:sz="4" w:space="0" w:color="000000"/>
              <w:start w:val="single" w:sz="4" w:space="0" w:color="000000"/>
              <w:bottom w:val="single" w:sz="4" w:space="0" w:color="000000"/>
              <w:end w:val="single" w:sz="4" w:space="0" w:color="000000"/>
            </w:tcBorders>
          </w:tcPr>
          <w:p>
            <w:pPr>
              <w:pStyle w:val="TAL"/>
              <w:rPr/>
            </w:pPr>
            <w:r>
              <w:rPr/>
              <w:t>UTDOA INFORMATION UPDATE</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rPr/>
            </w:pPr>
            <w:r>
              <w:rPr/>
              <w:t>Error Indication</w:t>
            </w:r>
          </w:p>
        </w:tc>
        <w:tc>
          <w:tcPr>
            <w:tcW w:w="3250" w:type="dxa"/>
            <w:tcBorders>
              <w:top w:val="single" w:sz="4" w:space="0" w:color="000000"/>
              <w:start w:val="single" w:sz="4" w:space="0" w:color="000000"/>
              <w:bottom w:val="single" w:sz="4" w:space="0" w:color="000000"/>
              <w:end w:val="single" w:sz="4" w:space="0" w:color="000000"/>
            </w:tcBorders>
          </w:tcPr>
          <w:p>
            <w:pPr>
              <w:pStyle w:val="TAL"/>
              <w:rPr/>
            </w:pPr>
            <w:r>
              <w:rPr/>
              <w:t>ERROR INDICATION</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rPr/>
            </w:pPr>
            <w:r>
              <w:rPr/>
              <w:t>Assistance Information Control</w:t>
            </w:r>
          </w:p>
        </w:tc>
        <w:tc>
          <w:tcPr>
            <w:tcW w:w="3250" w:type="dxa"/>
            <w:tcBorders>
              <w:top w:val="single" w:sz="4" w:space="0" w:color="000000"/>
              <w:start w:val="single" w:sz="4" w:space="0" w:color="000000"/>
              <w:bottom w:val="single" w:sz="4" w:space="0" w:color="000000"/>
              <w:end w:val="single" w:sz="4" w:space="0" w:color="000000"/>
            </w:tcBorders>
          </w:tcPr>
          <w:p>
            <w:pPr>
              <w:pStyle w:val="TAL"/>
              <w:rPr/>
            </w:pPr>
            <w:r>
              <w:rPr/>
              <w:t>ASSISTANCE INFORMATION CONTROL</w:t>
            </w:r>
          </w:p>
        </w:tc>
      </w:tr>
      <w:tr>
        <w:trPr>
          <w:cantSplit w:val="true"/>
        </w:trPr>
        <w:tc>
          <w:tcPr>
            <w:tcW w:w="3085" w:type="dxa"/>
            <w:tcBorders>
              <w:top w:val="single" w:sz="4" w:space="0" w:color="000000"/>
              <w:start w:val="single" w:sz="4" w:space="0" w:color="000000"/>
              <w:bottom w:val="single" w:sz="4" w:space="0" w:color="000000"/>
              <w:end w:val="single" w:sz="4" w:space="0" w:color="000000"/>
            </w:tcBorders>
          </w:tcPr>
          <w:p>
            <w:pPr>
              <w:pStyle w:val="TAL"/>
              <w:rPr/>
            </w:pPr>
            <w:r>
              <w:rPr/>
              <w:t>Assistance Information Feedback</w:t>
            </w:r>
          </w:p>
        </w:tc>
        <w:tc>
          <w:tcPr>
            <w:tcW w:w="3250" w:type="dxa"/>
            <w:tcBorders>
              <w:top w:val="single" w:sz="4" w:space="0" w:color="000000"/>
              <w:start w:val="single" w:sz="4" w:space="0" w:color="000000"/>
              <w:bottom w:val="single" w:sz="4" w:space="0" w:color="000000"/>
              <w:end w:val="single" w:sz="4" w:space="0" w:color="000000"/>
            </w:tcBorders>
          </w:tcPr>
          <w:p>
            <w:pPr>
              <w:pStyle w:val="TAL"/>
              <w:rPr/>
            </w:pPr>
            <w:r>
              <w:rPr/>
              <w:t>ASSISTANCE INFORMATION FEEDBACK</w:t>
            </w:r>
          </w:p>
        </w:tc>
      </w:tr>
    </w:tbl>
    <w:p>
      <w:pPr>
        <w:pStyle w:val="Normal"/>
        <w:rPr/>
      </w:pPr>
      <w:r>
        <w:rPr/>
      </w:r>
    </w:p>
    <w:p>
      <w:pPr>
        <w:pStyle w:val="Heading2"/>
        <w:rPr/>
      </w:pPr>
      <w:r>
        <w:rPr/>
        <w:t>8.2</w:t>
        <w:tab/>
        <w:t>Location Information Transfer Procedures</w:t>
      </w:r>
    </w:p>
    <w:p>
      <w:pPr>
        <w:pStyle w:val="Heading3"/>
        <w:rPr/>
      </w:pPr>
      <w:r>
        <w:rPr/>
        <w:t>8.2.1</w:t>
        <w:tab/>
        <w:t>E-CID Measurement Initiation</w:t>
      </w:r>
    </w:p>
    <w:p>
      <w:pPr>
        <w:pStyle w:val="Heading4"/>
        <w:ind w:start="1418" w:hanging="1418"/>
        <w:rPr/>
      </w:pPr>
      <w:r>
        <w:rPr/>
        <w:t>8.2.1.1</w:t>
        <w:tab/>
        <w:t>General</w:t>
      </w:r>
    </w:p>
    <w:p>
      <w:pPr>
        <w:pStyle w:val="Normal"/>
        <w:rPr/>
      </w:pPr>
      <w:r>
        <w:rPr/>
        <w:t>The purpose of E-CID Measurement Initiation procedure is to allow the E-SMLC to request the eNB to report E-CID measurements used by E-SMLC to compute the location of the UE.</w:t>
      </w:r>
    </w:p>
    <w:p>
      <w:pPr>
        <w:pStyle w:val="Heading4"/>
        <w:ind w:start="1418" w:hanging="1418"/>
        <w:rPr/>
      </w:pPr>
      <w:r>
        <w:rPr/>
        <w:t>8.2.1.2</w:t>
        <w:tab/>
        <w:t>Successful Operation</w:t>
      </w:r>
    </w:p>
    <w:p>
      <w:pPr>
        <w:pStyle w:val="TH"/>
        <w:rPr>
          <w:lang w:eastAsia="zh-CN"/>
        </w:rPr>
      </w:pPr>
      <w:bookmarkStart w:id="9" w:name="_1318320815"/>
      <w:bookmarkStart w:id="10" w:name="_1318314530"/>
      <w:bookmarkStart w:id="11" w:name="_1318314392"/>
      <w:bookmarkEnd w:id="9"/>
      <w:bookmarkEnd w:id="10"/>
      <w:bookmarkEnd w:id="11"/>
      <w:r>
        <w:rPr>
          <w:rFonts w:eastAsia="SimSun;宋体"/>
        </w:rPr>
        <w:object w:dxaOrig="6767" w:dyaOrig="2654">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322.75pt;height:126.55pt" filled="f" o:ole="">
            <v:imagedata r:id="rId9" o:title=""/>
          </v:shape>
          <o:OLEObject Type="Embed" ProgID="" ShapeID="ole_rId8" DrawAspect="Content" ObjectID="_1015771935" r:id="rId8"/>
        </w:object>
      </w:r>
    </w:p>
    <w:p>
      <w:pPr>
        <w:pStyle w:val="TF"/>
        <w:rPr>
          <w:lang w:eastAsia="zh-CN"/>
        </w:rPr>
      </w:pPr>
      <w:r>
        <w:rPr/>
        <w:t>Figure 8.</w:t>
      </w:r>
      <w:r>
        <w:rPr>
          <w:lang w:eastAsia="zh-CN"/>
        </w:rPr>
        <w:t>2</w:t>
      </w:r>
      <w:r>
        <w:rPr/>
        <w:t>.1.2-1: E-CID Measurement</w:t>
      </w:r>
      <w:r>
        <w:rPr>
          <w:lang w:eastAsia="zh-CN"/>
        </w:rPr>
        <w:t xml:space="preserve"> Initiation </w:t>
      </w:r>
      <w:r>
        <w:rPr/>
        <w:t>procedure,</w:t>
      </w:r>
      <w:r>
        <w:rPr>
          <w:lang w:eastAsia="zh-CN"/>
        </w:rPr>
        <w:t xml:space="preserve"> </w:t>
      </w:r>
      <w:r>
        <w:rPr/>
        <w:t>successful operation</w:t>
      </w:r>
    </w:p>
    <w:p>
      <w:pPr>
        <w:pStyle w:val="Normal"/>
        <w:rPr/>
      </w:pPr>
      <w:r>
        <w:rPr/>
        <w:t>The E-SMLC initiates the procedure by sending an E-CID MEASUREMENT INITIATION REQUEST message. If the eNB is able to initiate the requested E-CID measurements, it shall reply with the E-CID MEASUREMENT INITIATION RESPONSE message.</w:t>
      </w:r>
    </w:p>
    <w:p>
      <w:pPr>
        <w:pStyle w:val="Normal"/>
        <w:rPr>
          <w:lang w:eastAsia="ja-JP"/>
        </w:rPr>
      </w:pPr>
      <w:r>
        <w:rPr/>
        <w:t xml:space="preserve">The </w:t>
      </w:r>
      <w:r>
        <w:rPr>
          <w:i/>
          <w:lang w:eastAsia="ja-JP"/>
        </w:rPr>
        <w:t xml:space="preserve">Measured Results </w:t>
      </w:r>
      <w:r>
        <w:rPr>
          <w:lang w:eastAsia="ja-JP"/>
        </w:rPr>
        <w:t xml:space="preserve">IE shall be included in the </w:t>
      </w:r>
      <w:r>
        <w:rPr>
          <w:i/>
          <w:lang w:eastAsia="ja-JP"/>
        </w:rPr>
        <w:t>E-CID Measurement Result</w:t>
      </w:r>
      <w:r>
        <w:rPr>
          <w:lang w:eastAsia="ja-JP"/>
        </w:rPr>
        <w:t xml:space="preserve"> IE of the </w:t>
      </w:r>
      <w:r>
        <w:rPr/>
        <w:t>E-CID MEASUREMENT INITIATION RESPONSE message</w:t>
      </w:r>
      <w:r>
        <w:rPr>
          <w:lang w:eastAsia="ja-JP"/>
        </w:rPr>
        <w:t xml:space="preserve"> when measurement results other than the "Cell-ID" have been requested.</w:t>
      </w:r>
    </w:p>
    <w:p>
      <w:pPr>
        <w:pStyle w:val="Normal"/>
        <w:rPr/>
      </w:pPr>
      <w:r>
        <w:rPr/>
        <w:t xml:space="preserve">If the </w:t>
      </w:r>
      <w:r>
        <w:rPr>
          <w:i/>
        </w:rPr>
        <w:t>Report Characteristics</w:t>
      </w:r>
      <w:r>
        <w:rPr/>
        <w:t xml:space="preserve"> IE is set to "OnDemand", the eNB shall return the result of the measurement in the E-CID MEASUREMENT INITIATION RESPONSE message including, if available, the </w:t>
      </w:r>
      <w:r>
        <w:rPr>
          <w:i/>
        </w:rPr>
        <w:t>E-UTRAN Access Point Position</w:t>
      </w:r>
      <w:r>
        <w:rPr/>
        <w:t xml:space="preserve"> IE in the </w:t>
      </w:r>
      <w:r>
        <w:rPr>
          <w:i/>
        </w:rPr>
        <w:t>E-CID Measurement Result</w:t>
      </w:r>
      <w:r>
        <w:rPr/>
        <w:t xml:space="preserve"> IE, and the E-SMLC shall consider that the E-CID measurements for the UE has been terminated by the eNB. If available, the eNB shall include the </w:t>
      </w:r>
      <w:r>
        <w:rPr>
          <w:i/>
        </w:rPr>
        <w:t>Cell Portion ID</w:t>
      </w:r>
      <w:r>
        <w:rPr/>
        <w:t xml:space="preserve"> IE in the E-CID MEASUREMENT INITIATION RESPONSE message. Upon reception of the </w:t>
      </w:r>
      <w:r>
        <w:rPr>
          <w:i/>
        </w:rPr>
        <w:t>Cell Portion ID</w:t>
      </w:r>
      <w:r>
        <w:rPr/>
        <w:t xml:space="preserve"> IE, the E-SMLC may use the value as the cell portion for the measurement. If the </w:t>
      </w:r>
      <w:r>
        <w:rPr>
          <w:i/>
        </w:rPr>
        <w:t>Report Characteristics</w:t>
      </w:r>
      <w:r>
        <w:rPr/>
        <w:t xml:space="preserve"> IE is set to "OnDemand" and the </w:t>
      </w:r>
      <w:r>
        <w:rPr>
          <w:i/>
        </w:rPr>
        <w:t>Inter-RAT Measurement Quantities</w:t>
      </w:r>
      <w:r>
        <w:rPr/>
        <w:t xml:space="preserve"> IE is included in the E-CID MEASUREMENT INITIATION REQUEST message, the eNB shall, if supported, provide the corresponding measurements, if available in the eNB, in the </w:t>
      </w:r>
      <w:r>
        <w:rPr>
          <w:i/>
        </w:rPr>
        <w:t>Inter-RAT Measurement Result</w:t>
      </w:r>
      <w:r>
        <w:rPr/>
        <w:t xml:space="preserve"> IE in E-CID MEASUREMENT INITIATION RESPONSE message. If the </w:t>
      </w:r>
      <w:r>
        <w:rPr>
          <w:i/>
        </w:rPr>
        <w:t>Report Characteristics</w:t>
      </w:r>
      <w:r>
        <w:rPr/>
        <w:t xml:space="preserve"> IE is set to "OnDemand" and the </w:t>
      </w:r>
      <w:r>
        <w:rPr>
          <w:i/>
        </w:rPr>
        <w:t>WLAN Measurement Quantities</w:t>
      </w:r>
      <w:r>
        <w:rPr/>
        <w:t xml:space="preserve"> IE is included in the E-CID MEASUREMENT INITIATION REQUEST message, the eNB shall, if supported, provide the corresponding measurements, if available in the eNB, in the </w:t>
      </w:r>
      <w:r>
        <w:rPr>
          <w:i/>
        </w:rPr>
        <w:t>WLAN Measurement Result</w:t>
      </w:r>
      <w:r>
        <w:rPr/>
        <w:t xml:space="preserve"> IE in E-CID MEASUREMENT INITIATION RESPONSE message.</w:t>
      </w:r>
    </w:p>
    <w:p>
      <w:pPr>
        <w:pStyle w:val="Normal"/>
        <w:rPr>
          <w:lang w:eastAsia="ja-JP"/>
        </w:rPr>
      </w:pPr>
      <w:r>
        <w:rPr/>
        <w:t xml:space="preserve">If the </w:t>
      </w:r>
      <w:r>
        <w:rPr>
          <w:i/>
        </w:rPr>
        <w:t xml:space="preserve">Report Characteristics </w:t>
      </w:r>
      <w:r>
        <w:rPr/>
        <w:t>IE is set to "Periodic",</w:t>
      </w:r>
      <w:r>
        <w:rPr>
          <w:lang w:eastAsia="zh-CN"/>
        </w:rPr>
        <w:t xml:space="preserve"> the eNB shall initiate the requested measurements and shall reply with the E-CID </w:t>
      </w:r>
      <w:r>
        <w:rPr/>
        <w:t>MEASUREMENT INITIATION RESPONSE message</w:t>
      </w:r>
      <w:r>
        <w:rPr>
          <w:lang w:eastAsia="zh-CN"/>
        </w:rPr>
        <w:t xml:space="preserve"> without including</w:t>
      </w:r>
      <w:r>
        <w:rPr/>
        <w:t xml:space="preserve"> </w:t>
      </w:r>
      <w:r>
        <w:rPr>
          <w:lang w:eastAsia="zh-CN"/>
        </w:rPr>
        <w:t xml:space="preserve">either the </w:t>
      </w:r>
      <w:r>
        <w:rPr>
          <w:i/>
          <w:lang w:eastAsia="zh-CN"/>
        </w:rPr>
        <w:t>E-CID Measurement Result</w:t>
      </w:r>
      <w:r>
        <w:rPr>
          <w:lang w:eastAsia="zh-CN"/>
        </w:rPr>
        <w:t xml:space="preserve"> IE</w:t>
      </w:r>
      <w:r>
        <w:rPr/>
        <w:t xml:space="preserve"> </w:t>
      </w:r>
      <w:r>
        <w:rPr>
          <w:lang w:eastAsia="zh-CN"/>
        </w:rPr>
        <w:t xml:space="preserve">or the </w:t>
      </w:r>
      <w:r>
        <w:rPr>
          <w:i/>
          <w:lang w:eastAsia="zh-CN"/>
        </w:rPr>
        <w:t>Cell Portion ID</w:t>
      </w:r>
      <w:r>
        <w:rPr>
          <w:lang w:eastAsia="zh-CN"/>
        </w:rPr>
        <w:t xml:space="preserve"> IE in this message.</w:t>
      </w:r>
      <w:r>
        <w:rPr/>
        <w:t xml:space="preserve"> The eNB shall then periodically </w:t>
      </w:r>
      <w:r>
        <w:rPr>
          <w:lang w:eastAsia="zh-CN"/>
        </w:rPr>
        <w:t>initiate</w:t>
      </w:r>
      <w:r>
        <w:rPr/>
        <w:t xml:space="preserve"> </w:t>
      </w:r>
      <w:r>
        <w:rPr>
          <w:rFonts w:eastAsia="BatangChe"/>
        </w:rPr>
        <w:t xml:space="preserve">the E-CID </w:t>
      </w:r>
      <w:r>
        <w:rPr/>
        <w:t>Measurement Report procedure for the measurements, with the requested reporting periodicity.</w:t>
      </w:r>
    </w:p>
    <w:p>
      <w:pPr>
        <w:pStyle w:val="Heading4"/>
        <w:ind w:start="1418" w:hanging="1418"/>
        <w:rPr/>
      </w:pPr>
      <w:r>
        <w:rPr/>
        <w:t>8.2.1.3</w:t>
        <w:tab/>
        <w:t>Unsuccessful Operation</w:t>
      </w:r>
    </w:p>
    <w:p>
      <w:pPr>
        <w:pStyle w:val="TH"/>
        <w:rPr>
          <w:lang w:eastAsia="zh-CN"/>
        </w:rPr>
      </w:pPr>
      <w:bookmarkStart w:id="12" w:name="_1318314549"/>
      <w:bookmarkEnd w:id="12"/>
      <w:r>
        <w:rPr>
          <w:rFonts w:eastAsia="SimSun;宋体"/>
        </w:rPr>
        <w:object w:dxaOrig="6767" w:dyaOrig="2654">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322.75pt;height:126.55pt" filled="f" o:ole="">
            <v:imagedata r:id="rId11" o:title=""/>
          </v:shape>
          <o:OLEObject Type="Embed" ProgID="" ShapeID="ole_rId10" DrawAspect="Content" ObjectID="_1493416268" r:id="rId10"/>
        </w:object>
      </w:r>
    </w:p>
    <w:p>
      <w:pPr>
        <w:pStyle w:val="TF"/>
        <w:rPr>
          <w:lang w:eastAsia="zh-CN"/>
        </w:rPr>
      </w:pPr>
      <w:r>
        <w:rPr/>
        <w:t>Figure 8.</w:t>
      </w:r>
      <w:r>
        <w:rPr>
          <w:lang w:eastAsia="zh-CN"/>
        </w:rPr>
        <w:t>2</w:t>
      </w:r>
      <w:r>
        <w:rPr/>
        <w:t>.1.3-1: E-CID Measurement</w:t>
      </w:r>
      <w:r>
        <w:rPr>
          <w:lang w:eastAsia="zh-CN"/>
        </w:rPr>
        <w:t xml:space="preserve"> Initiation </w:t>
      </w:r>
      <w:r>
        <w:rPr/>
        <w:t>procedure,</w:t>
      </w:r>
      <w:r>
        <w:rPr>
          <w:lang w:eastAsia="zh-CN"/>
        </w:rPr>
        <w:t xml:space="preserve"> </w:t>
      </w:r>
      <w:r>
        <w:rPr/>
        <w:t>unsuccessful operation</w:t>
      </w:r>
    </w:p>
    <w:p>
      <w:pPr>
        <w:pStyle w:val="Normal"/>
        <w:rPr/>
      </w:pPr>
      <w:r>
        <w:rPr/>
        <w:t>If the eNB is not able to initiate at least one of the requested E-CID measurements, the eNB shall respond with an E-CID MEASUREMENT INITIATION FAILURE message.</w:t>
      </w:r>
    </w:p>
    <w:p>
      <w:pPr>
        <w:pStyle w:val="Heading4"/>
        <w:ind w:start="1418" w:hanging="1418"/>
        <w:rPr/>
      </w:pPr>
      <w:r>
        <w:rPr/>
        <w:t>8.2.1.4</w:t>
        <w:tab/>
        <w:t>Abnormal Conditions</w:t>
      </w:r>
    </w:p>
    <w:p>
      <w:pPr>
        <w:pStyle w:val="Normal"/>
        <w:rPr/>
      </w:pPr>
      <w:r>
        <w:rPr/>
        <w:t>Void</w:t>
      </w:r>
    </w:p>
    <w:p>
      <w:pPr>
        <w:pStyle w:val="Heading3"/>
        <w:rPr/>
      </w:pPr>
      <w:r>
        <w:rPr/>
        <w:t>8.2.2</w:t>
        <w:tab/>
        <w:t>E-CID Measurement Failure Indication</w:t>
      </w:r>
    </w:p>
    <w:p>
      <w:pPr>
        <w:pStyle w:val="Heading4"/>
        <w:ind w:start="1418" w:hanging="1418"/>
        <w:rPr/>
      </w:pPr>
      <w:r>
        <w:rPr/>
        <w:t>8.2.2.1</w:t>
        <w:tab/>
        <w:t>General</w:t>
      </w:r>
    </w:p>
    <w:p>
      <w:pPr>
        <w:pStyle w:val="Normal"/>
        <w:rPr/>
      </w:pPr>
      <w:r>
        <w:rPr/>
        <w:t>The purpose of the E-CID Measurement Failure Indication procedure is for the eNB to notify the E-SMLC that the E-CID measurements previously requested with the E-CID Measurement Initiation procedure can no longer be reported.</w:t>
      </w:r>
    </w:p>
    <w:p>
      <w:pPr>
        <w:pStyle w:val="Heading4"/>
        <w:ind w:start="1418" w:hanging="1418"/>
        <w:rPr/>
      </w:pPr>
      <w:r>
        <w:rPr/>
        <w:t>8.2.2.2</w:t>
        <w:tab/>
        <w:t>Successful Operation</w:t>
      </w:r>
    </w:p>
    <w:p>
      <w:pPr>
        <w:pStyle w:val="TH"/>
        <w:rPr>
          <w:lang w:eastAsia="zh-CN"/>
        </w:rPr>
      </w:pPr>
      <w:bookmarkStart w:id="13" w:name="_1318272044"/>
      <w:bookmarkStart w:id="14" w:name="_1318271908"/>
      <w:bookmarkStart w:id="15" w:name="_1318271543"/>
      <w:bookmarkEnd w:id="13"/>
      <w:bookmarkEnd w:id="14"/>
      <w:bookmarkEnd w:id="15"/>
      <w:r>
        <w:rPr/>
        <w:object w:dxaOrig="6596" w:dyaOrig="2129">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314.6pt;height:101.55pt" filled="f" o:ole="">
            <v:imagedata r:id="rId13" o:title=""/>
          </v:shape>
          <o:OLEObject Type="Embed" ProgID="" ShapeID="ole_rId12" DrawAspect="Content" ObjectID="_1093651000" r:id="rId12"/>
        </w:object>
      </w:r>
    </w:p>
    <w:p>
      <w:pPr>
        <w:pStyle w:val="TF"/>
        <w:rPr>
          <w:lang w:eastAsia="zh-CN"/>
        </w:rPr>
      </w:pPr>
      <w:r>
        <w:rPr/>
        <w:t>Figure 8.</w:t>
      </w:r>
      <w:r>
        <w:rPr>
          <w:lang w:eastAsia="zh-CN"/>
        </w:rPr>
        <w:t>2</w:t>
      </w:r>
      <w:r>
        <w:rPr/>
        <w:t>.2.2-1: E-CID Measurement</w:t>
      </w:r>
      <w:r>
        <w:rPr>
          <w:lang w:eastAsia="zh-CN"/>
        </w:rPr>
        <w:t xml:space="preserve"> Failure Indication</w:t>
      </w:r>
      <w:r>
        <w:rPr/>
        <w:t>, successful operation</w:t>
      </w:r>
    </w:p>
    <w:p>
      <w:pPr>
        <w:pStyle w:val="Normal"/>
        <w:rPr/>
      </w:pPr>
      <w:r>
        <w:rPr/>
        <w:t>Upon reception of the E-CID MEASUREMENT FAILURE INDICATION message, the E-SMLC shall consider that the E-CID measurements for the UE have been terminated by the eNB.</w:t>
      </w:r>
    </w:p>
    <w:p>
      <w:pPr>
        <w:pStyle w:val="Heading4"/>
        <w:ind w:start="1418" w:hanging="1418"/>
        <w:rPr/>
      </w:pPr>
      <w:r>
        <w:rPr/>
        <w:t>8.2.2.3</w:t>
        <w:tab/>
        <w:t>Unsuccessful Operation</w:t>
      </w:r>
    </w:p>
    <w:p>
      <w:pPr>
        <w:pStyle w:val="Normal"/>
        <w:rPr/>
      </w:pPr>
      <w:r>
        <w:rPr/>
        <w:t>Not applicable.</w:t>
      </w:r>
    </w:p>
    <w:p>
      <w:pPr>
        <w:pStyle w:val="Heading4"/>
        <w:ind w:start="1418" w:hanging="1418"/>
        <w:rPr/>
      </w:pPr>
      <w:r>
        <w:rPr/>
        <w:t>8.2.2.4</w:t>
        <w:tab/>
        <w:t>Abnormal Conditions</w:t>
      </w:r>
    </w:p>
    <w:p>
      <w:pPr>
        <w:pStyle w:val="Normal"/>
        <w:rPr/>
      </w:pPr>
      <w:r>
        <w:rPr/>
        <w:t>Void.</w:t>
      </w:r>
    </w:p>
    <w:p>
      <w:pPr>
        <w:pStyle w:val="Heading3"/>
        <w:rPr/>
      </w:pPr>
      <w:r>
        <w:rPr/>
        <w:t>8.2.3</w:t>
        <w:tab/>
        <w:t>E-CID Measurement Report</w:t>
      </w:r>
    </w:p>
    <w:p>
      <w:pPr>
        <w:pStyle w:val="Heading4"/>
        <w:ind w:start="1418" w:hanging="1418"/>
        <w:rPr/>
      </w:pPr>
      <w:r>
        <w:rPr/>
        <w:t>8.2.3.1</w:t>
        <w:tab/>
        <w:t>General</w:t>
      </w:r>
    </w:p>
    <w:p>
      <w:pPr>
        <w:pStyle w:val="Normal"/>
        <w:rPr/>
      </w:pPr>
      <w:r>
        <w:rPr/>
        <w:t>The purpose of E-CID Measurement Report procedure is for the eNB to provide the E-CID measurements for the UE to the E-SMLC.</w:t>
      </w:r>
    </w:p>
    <w:p>
      <w:pPr>
        <w:pStyle w:val="Heading4"/>
        <w:ind w:start="1418" w:hanging="1418"/>
        <w:rPr/>
      </w:pPr>
      <w:r>
        <w:rPr/>
        <w:t>8.2.3.2</w:t>
        <w:tab/>
        <w:t>Successful Operation</w:t>
      </w:r>
    </w:p>
    <w:p>
      <w:pPr>
        <w:pStyle w:val="TH"/>
        <w:rPr>
          <w:lang w:eastAsia="zh-CN"/>
        </w:rPr>
      </w:pPr>
      <w:bookmarkStart w:id="16" w:name="_1318272011"/>
      <w:bookmarkEnd w:id="16"/>
      <w:r>
        <w:rPr/>
        <w:object w:dxaOrig="6596" w:dyaOrig="2129">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14.6pt;height:101.55pt" filled="f" o:ole="">
            <v:imagedata r:id="rId15" o:title=""/>
          </v:shape>
          <o:OLEObject Type="Embed" ProgID="" ShapeID="ole_rId14" DrawAspect="Content" ObjectID="_513506113" r:id="rId14"/>
        </w:object>
      </w:r>
    </w:p>
    <w:p>
      <w:pPr>
        <w:pStyle w:val="TF"/>
        <w:rPr>
          <w:lang w:eastAsia="zh-CN"/>
        </w:rPr>
      </w:pPr>
      <w:r>
        <w:rPr/>
        <w:t>Figure 8.</w:t>
      </w:r>
      <w:r>
        <w:rPr>
          <w:lang w:eastAsia="zh-CN"/>
        </w:rPr>
        <w:t>2</w:t>
      </w:r>
      <w:r>
        <w:rPr/>
        <w:t>.3.2-1: E-CID Measurement</w:t>
      </w:r>
      <w:r>
        <w:rPr>
          <w:lang w:eastAsia="zh-CN"/>
        </w:rPr>
        <w:t xml:space="preserve"> Report </w:t>
      </w:r>
      <w:r>
        <w:rPr/>
        <w:t>procedure, successful operation</w:t>
      </w:r>
    </w:p>
    <w:p>
      <w:pPr>
        <w:pStyle w:val="Normal"/>
        <w:rPr/>
      </w:pPr>
      <w:r>
        <w:rPr/>
        <w:t>The eNB initiates the procedure by sending an E-CID MEASUREMENT REPORT message. The E-CID MEASUREMENT REPORT message contains the E-CID measurement results according to the measurement configuration in the respective E-CID MEASUREMENT INITIATION REQUEST message.</w:t>
      </w:r>
    </w:p>
    <w:p>
      <w:pPr>
        <w:pStyle w:val="Normal"/>
        <w:rPr>
          <w:lang w:eastAsia="ja-JP"/>
        </w:rPr>
      </w:pPr>
      <w:r>
        <w:rPr/>
        <w:t xml:space="preserve">The </w:t>
      </w:r>
      <w:r>
        <w:rPr>
          <w:i/>
          <w:lang w:eastAsia="ja-JP"/>
        </w:rPr>
        <w:t xml:space="preserve">Measured Results </w:t>
      </w:r>
      <w:r>
        <w:rPr>
          <w:lang w:eastAsia="ja-JP"/>
        </w:rPr>
        <w:t xml:space="preserve">IE shall be included in the </w:t>
      </w:r>
      <w:r>
        <w:rPr>
          <w:i/>
          <w:lang w:eastAsia="ja-JP"/>
        </w:rPr>
        <w:t>E-CID Measurement Result</w:t>
      </w:r>
      <w:r>
        <w:rPr>
          <w:lang w:eastAsia="ja-JP"/>
        </w:rPr>
        <w:t xml:space="preserve"> IE of the </w:t>
      </w:r>
      <w:r>
        <w:rPr/>
        <w:t>E-CID MEASUREMENT REPORT message</w:t>
      </w:r>
      <w:r>
        <w:rPr>
          <w:lang w:eastAsia="ja-JP"/>
        </w:rPr>
        <w:t xml:space="preserve"> when measurement results other than the "Cell-ID" have been requested.</w:t>
      </w:r>
    </w:p>
    <w:p>
      <w:pPr>
        <w:pStyle w:val="Normal"/>
        <w:rPr>
          <w:lang w:eastAsia="ja-JP"/>
        </w:rPr>
      </w:pPr>
      <w:r>
        <w:rPr>
          <w:lang w:eastAsia="ja-JP"/>
        </w:rPr>
        <w:t xml:space="preserve">If available, the eNB shall include the </w:t>
      </w:r>
      <w:r>
        <w:rPr>
          <w:i/>
          <w:lang w:eastAsia="ja-JP"/>
        </w:rPr>
        <w:t>E-UTRAN Access Point Position</w:t>
      </w:r>
      <w:r>
        <w:rPr>
          <w:lang w:eastAsia="ja-JP"/>
        </w:rPr>
        <w:t xml:space="preserve"> IE which is the configured estimated serving antenna position in the </w:t>
      </w:r>
      <w:r>
        <w:rPr>
          <w:i/>
          <w:lang w:eastAsia="ja-JP"/>
        </w:rPr>
        <w:t>E-CID Measurement Result</w:t>
      </w:r>
      <w:r>
        <w:rPr>
          <w:lang w:eastAsia="ja-JP"/>
        </w:rPr>
        <w:t xml:space="preserve"> IE within the E-CID MEASUREMENT </w:t>
      </w:r>
      <w:r>
        <w:rPr>
          <w:lang w:eastAsia="zh-CN"/>
        </w:rPr>
        <w:t>REPORT</w:t>
      </w:r>
      <w:r>
        <w:rPr>
          <w:lang w:eastAsia="ja-JP"/>
        </w:rPr>
        <w:t xml:space="preserve"> message. Upon reception of this </w:t>
      </w:r>
      <w:r>
        <w:rPr>
          <w:i/>
          <w:lang w:eastAsia="ja-JP"/>
        </w:rPr>
        <w:t>E-UTRAN Access Point Position</w:t>
      </w:r>
      <w:r>
        <w:rPr>
          <w:lang w:eastAsia="ja-JP"/>
        </w:rPr>
        <w:t xml:space="preserve"> IE, the E-SMLC may use the value as the geographical position of the E-UTRAN access point.</w:t>
      </w:r>
    </w:p>
    <w:p>
      <w:pPr>
        <w:pStyle w:val="Normal"/>
        <w:rPr/>
      </w:pPr>
      <w:r>
        <w:rPr>
          <w:lang w:eastAsia="ja-JP"/>
        </w:rPr>
        <w:t xml:space="preserve">If available, the eNB shall include the </w:t>
      </w:r>
      <w:r>
        <w:rPr>
          <w:i/>
          <w:lang w:eastAsia="ja-JP"/>
        </w:rPr>
        <w:t>Cell Portion ID</w:t>
      </w:r>
      <w:r>
        <w:rPr>
          <w:lang w:eastAsia="ja-JP"/>
        </w:rPr>
        <w:t xml:space="preserve"> IE in the E-CID MEASUREMENT REPORT message. Upon reception of the </w:t>
      </w:r>
      <w:r>
        <w:rPr>
          <w:i/>
          <w:lang w:eastAsia="ja-JP"/>
        </w:rPr>
        <w:t>Cell Portion ID</w:t>
      </w:r>
      <w:r>
        <w:rPr>
          <w:lang w:eastAsia="ja-JP"/>
        </w:rPr>
        <w:t xml:space="preserve"> IE, the E-SMLC may use the value as the cell portion for the measurement.</w:t>
      </w:r>
    </w:p>
    <w:p>
      <w:pPr>
        <w:pStyle w:val="Heading4"/>
        <w:ind w:start="1418" w:hanging="1418"/>
        <w:rPr/>
      </w:pPr>
      <w:r>
        <w:rPr/>
        <w:t>8.2.3.3</w:t>
        <w:tab/>
        <w:t>Unsuccessful Operation</w:t>
      </w:r>
    </w:p>
    <w:p>
      <w:pPr>
        <w:pStyle w:val="Normal"/>
        <w:rPr/>
      </w:pPr>
      <w:r>
        <w:rPr/>
        <w:t>Not applicable.</w:t>
      </w:r>
    </w:p>
    <w:p>
      <w:pPr>
        <w:pStyle w:val="Heading4"/>
        <w:ind w:start="1418" w:hanging="1418"/>
        <w:rPr/>
      </w:pPr>
      <w:r>
        <w:rPr/>
        <w:t>8.2.3.4</w:t>
        <w:tab/>
        <w:t>Abnormal Conditions</w:t>
      </w:r>
    </w:p>
    <w:p>
      <w:pPr>
        <w:pStyle w:val="Normal"/>
        <w:rPr/>
      </w:pPr>
      <w:r>
        <w:rPr/>
        <w:t>Void.</w:t>
      </w:r>
    </w:p>
    <w:p>
      <w:pPr>
        <w:pStyle w:val="Heading3"/>
        <w:rPr/>
      </w:pPr>
      <w:r>
        <w:rPr/>
        <w:t>8.2.4</w:t>
        <w:tab/>
        <w:t>E-CID Measurement Termination</w:t>
      </w:r>
    </w:p>
    <w:p>
      <w:pPr>
        <w:pStyle w:val="Heading4"/>
        <w:ind w:start="1418" w:hanging="1418"/>
        <w:rPr/>
      </w:pPr>
      <w:r>
        <w:rPr/>
        <w:t>8.2.4.1</w:t>
        <w:tab/>
        <w:t>General</w:t>
      </w:r>
    </w:p>
    <w:p>
      <w:pPr>
        <w:pStyle w:val="Normal"/>
        <w:rPr/>
      </w:pPr>
      <w:r>
        <w:rPr/>
        <w:t>The purpose of E-CID Measurement Termination procedure is to terminate periodical E-CID measurements for the UE performed by the eNB.</w:t>
      </w:r>
    </w:p>
    <w:p>
      <w:pPr>
        <w:pStyle w:val="Heading4"/>
        <w:ind w:start="1418" w:hanging="1418"/>
        <w:rPr/>
      </w:pPr>
      <w:r>
        <w:rPr/>
        <w:t>8.2.4.2</w:t>
        <w:tab/>
        <w:t>Successful Operation</w:t>
      </w:r>
    </w:p>
    <w:p>
      <w:pPr>
        <w:pStyle w:val="TH"/>
        <w:rPr>
          <w:lang w:eastAsia="zh-CN"/>
        </w:rPr>
      </w:pPr>
      <w:bookmarkStart w:id="17" w:name="_1318314775"/>
      <w:bookmarkEnd w:id="17"/>
      <w:r>
        <w:rPr/>
        <w:object w:dxaOrig="6596" w:dyaOrig="2129">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14.6pt;height:101.55pt" filled="f" o:ole="">
            <v:imagedata r:id="rId17" o:title=""/>
          </v:shape>
          <o:OLEObject Type="Embed" ProgID="" ShapeID="ole_rId16" DrawAspect="Content" ObjectID="_1099281423" r:id="rId16"/>
        </w:object>
      </w:r>
    </w:p>
    <w:p>
      <w:pPr>
        <w:pStyle w:val="TF"/>
        <w:rPr>
          <w:lang w:eastAsia="zh-CN"/>
        </w:rPr>
      </w:pPr>
      <w:r>
        <w:rPr/>
        <w:t>Figure 8.</w:t>
      </w:r>
      <w:r>
        <w:rPr>
          <w:lang w:eastAsia="zh-CN"/>
        </w:rPr>
        <w:t>2</w:t>
      </w:r>
      <w:r>
        <w:rPr/>
        <w:t>.4.2-1: E-CID Measurement</w:t>
      </w:r>
      <w:r>
        <w:rPr>
          <w:lang w:eastAsia="zh-CN"/>
        </w:rPr>
        <w:t xml:space="preserve"> Termination </w:t>
      </w:r>
      <w:r>
        <w:rPr/>
        <w:t>procedure, successful operation</w:t>
      </w:r>
    </w:p>
    <w:p>
      <w:pPr>
        <w:pStyle w:val="Normal"/>
        <w:rPr/>
      </w:pPr>
      <w:r>
        <w:rPr/>
        <w:t xml:space="preserve">The E-SMLC initiates the procedure by generating an E-CID MEASUREMENT TERMINATION COMMAND message. </w:t>
      </w:r>
    </w:p>
    <w:p>
      <w:pPr>
        <w:pStyle w:val="Heading4"/>
        <w:ind w:start="1418" w:hanging="1418"/>
        <w:rPr/>
      </w:pPr>
      <w:r>
        <w:rPr/>
        <w:t>8.2.4.3</w:t>
        <w:tab/>
        <w:t>Unsuccessful Operation</w:t>
      </w:r>
    </w:p>
    <w:p>
      <w:pPr>
        <w:pStyle w:val="Normal"/>
        <w:rPr/>
      </w:pPr>
      <w:r>
        <w:rPr/>
        <w:t>Not applicable.</w:t>
      </w:r>
    </w:p>
    <w:p>
      <w:pPr>
        <w:pStyle w:val="Heading4"/>
        <w:ind w:start="1418" w:hanging="1418"/>
        <w:rPr/>
      </w:pPr>
      <w:r>
        <w:rPr/>
        <w:t>8.2.4.4</w:t>
        <w:tab/>
        <w:t>Abnormal Conditions</w:t>
      </w:r>
    </w:p>
    <w:p>
      <w:pPr>
        <w:pStyle w:val="Normal"/>
        <w:rPr>
          <w:rFonts w:ascii="Arial" w:hAnsi="Arial" w:eastAsia="SimSun;宋体" w:cs="Arial"/>
          <w:kern w:val="2"/>
        </w:rPr>
      </w:pPr>
      <w:r>
        <w:rPr/>
        <w:t>Void.</w:t>
      </w:r>
    </w:p>
    <w:p>
      <w:pPr>
        <w:pStyle w:val="Heading3"/>
        <w:rPr/>
      </w:pPr>
      <w:r>
        <w:rPr/>
        <w:t>8.2.5</w:t>
        <w:tab/>
        <w:t>OTDOA Information Exchange</w:t>
      </w:r>
    </w:p>
    <w:p>
      <w:pPr>
        <w:pStyle w:val="Heading4"/>
        <w:ind w:start="1418" w:hanging="1418"/>
        <w:rPr/>
      </w:pPr>
      <w:r>
        <w:rPr/>
        <w:t>8.2.5.1</w:t>
        <w:tab/>
        <w:t>General</w:t>
      </w:r>
    </w:p>
    <w:p>
      <w:pPr>
        <w:pStyle w:val="Normal"/>
        <w:rPr/>
      </w:pPr>
      <w:r>
        <w:rPr/>
        <w:t>The purpose of the OTDOA Information Exchange procedure is to allow the E-SMLC to request the eNB to transfer OTDOA information to the E-SMLC.</w:t>
      </w:r>
    </w:p>
    <w:p>
      <w:pPr>
        <w:pStyle w:val="Heading4"/>
        <w:ind w:start="1418" w:hanging="1418"/>
        <w:rPr/>
      </w:pPr>
      <w:r>
        <w:rPr/>
        <w:t>8.2.5.2</w:t>
        <w:tab/>
        <w:t>Successful Operation</w:t>
      </w:r>
    </w:p>
    <w:p>
      <w:pPr>
        <w:pStyle w:val="TH"/>
        <w:rPr>
          <w:rFonts w:eastAsia="SimSun;宋体"/>
        </w:rPr>
      </w:pPr>
      <w:bookmarkStart w:id="18" w:name="_1319588368"/>
      <w:bookmarkEnd w:id="18"/>
      <w:r>
        <w:rPr>
          <w:rFonts w:eastAsia="SimSun;宋体"/>
        </w:rPr>
        <w:object w:dxaOrig="6767" w:dyaOrig="2654">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22.75pt;height:126.55pt" filled="f" o:ole="">
            <v:imagedata r:id="rId19" o:title=""/>
          </v:shape>
          <o:OLEObject Type="Embed" ProgID="" ShapeID="ole_rId18" DrawAspect="Content" ObjectID="_1495394409" r:id="rId18"/>
        </w:object>
      </w:r>
    </w:p>
    <w:p>
      <w:pPr>
        <w:pStyle w:val="TF"/>
        <w:rPr>
          <w:lang w:eastAsia="zh-CN"/>
        </w:rPr>
      </w:pPr>
      <w:r>
        <w:rPr/>
        <w:t>Figure 8.</w:t>
      </w:r>
      <w:r>
        <w:rPr>
          <w:lang w:eastAsia="zh-CN"/>
        </w:rPr>
        <w:t>2</w:t>
      </w:r>
      <w:r>
        <w:rPr/>
        <w:t>.5.2-1: OTDOA Information Exchange</w:t>
      </w:r>
      <w:r>
        <w:rPr>
          <w:lang w:eastAsia="zh-CN"/>
        </w:rPr>
        <w:t xml:space="preserve"> </w:t>
      </w:r>
      <w:r>
        <w:rPr/>
        <w:t>procedure,</w:t>
      </w:r>
      <w:r>
        <w:rPr>
          <w:lang w:eastAsia="zh-CN"/>
        </w:rPr>
        <w:t xml:space="preserve"> </w:t>
      </w:r>
      <w:r>
        <w:rPr/>
        <w:t>successful operation</w:t>
      </w:r>
    </w:p>
    <w:p>
      <w:pPr>
        <w:pStyle w:val="Normal"/>
        <w:rPr/>
      </w:pPr>
      <w:r>
        <w:rPr/>
        <w:t>The E-SMLC initiates the procedure by sending an OTDOA INFORMATION REQUEST message. The eNB responds with OTDOA INFORMATION RESPONSE message that contains the available OTDOA information applicable to the relevant cells/TPs.</w:t>
      </w:r>
    </w:p>
    <w:p>
      <w:pPr>
        <w:pStyle w:val="Heading4"/>
        <w:ind w:start="1418" w:hanging="1418"/>
        <w:rPr/>
      </w:pPr>
      <w:r>
        <w:rPr/>
        <w:t>8.2.5.3</w:t>
        <w:tab/>
        <w:t>Unsuccessful Operation</w:t>
      </w:r>
    </w:p>
    <w:p>
      <w:pPr>
        <w:pStyle w:val="TH"/>
        <w:rPr>
          <w:lang w:eastAsia="zh-CN"/>
        </w:rPr>
      </w:pPr>
      <w:bookmarkStart w:id="19" w:name="_1319588343"/>
      <w:bookmarkStart w:id="20" w:name="_1319588337"/>
      <w:bookmarkStart w:id="21" w:name="_1319588305"/>
      <w:bookmarkStart w:id="22" w:name="_1319587506"/>
      <w:bookmarkStart w:id="23" w:name="_1318429349"/>
      <w:bookmarkStart w:id="24" w:name="_1318274289"/>
      <w:bookmarkStart w:id="25" w:name="_1318274076"/>
      <w:bookmarkEnd w:id="19"/>
      <w:bookmarkEnd w:id="20"/>
      <w:bookmarkEnd w:id="21"/>
      <w:bookmarkEnd w:id="22"/>
      <w:bookmarkEnd w:id="23"/>
      <w:bookmarkEnd w:id="24"/>
      <w:bookmarkEnd w:id="25"/>
      <w:r>
        <w:rPr>
          <w:rFonts w:eastAsia="SimSun;宋体"/>
        </w:rPr>
        <w:object w:dxaOrig="6767" w:dyaOrig="2654">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322.75pt;height:126.55pt" filled="f" o:ole="">
            <v:imagedata r:id="rId21" o:title=""/>
          </v:shape>
          <o:OLEObject Type="Embed" ProgID="" ShapeID="ole_rId20" DrawAspect="Content" ObjectID="_672185156" r:id="rId20"/>
        </w:object>
      </w:r>
    </w:p>
    <w:p>
      <w:pPr>
        <w:pStyle w:val="TF"/>
        <w:rPr>
          <w:lang w:eastAsia="zh-CN"/>
        </w:rPr>
      </w:pPr>
      <w:r>
        <w:rPr/>
        <w:t>Figure 8.</w:t>
      </w:r>
      <w:r>
        <w:rPr>
          <w:lang w:eastAsia="zh-CN"/>
        </w:rPr>
        <w:t>2</w:t>
      </w:r>
      <w:r>
        <w:rPr/>
        <w:t>.5.3-1: OTDOA Information Exchange</w:t>
      </w:r>
      <w:r>
        <w:rPr>
          <w:lang w:eastAsia="zh-CN"/>
        </w:rPr>
        <w:t xml:space="preserve"> </w:t>
      </w:r>
      <w:r>
        <w:rPr/>
        <w:t>procedure,</w:t>
      </w:r>
      <w:r>
        <w:rPr>
          <w:lang w:eastAsia="zh-CN"/>
        </w:rPr>
        <w:t xml:space="preserve"> </w:t>
      </w:r>
      <w:r>
        <w:rPr/>
        <w:t>unsuccessful operation</w:t>
      </w:r>
    </w:p>
    <w:p>
      <w:pPr>
        <w:pStyle w:val="Normal"/>
        <w:rPr/>
      </w:pPr>
      <w:r>
        <w:rPr/>
        <w:t>If the eNB does not have any OTDOA information to report, the eNB shall respond with an OTDOA INFORMATION FAILURE message.</w:t>
      </w:r>
    </w:p>
    <w:p>
      <w:pPr>
        <w:pStyle w:val="Heading4"/>
        <w:ind w:start="1418" w:hanging="1418"/>
        <w:rPr/>
      </w:pPr>
      <w:r>
        <w:rPr>
          <w:lang w:val="fr-FR"/>
        </w:rPr>
        <w:t>8.2.5.4</w:t>
        <w:tab/>
        <w:t>Abnormal Conditions</w:t>
      </w:r>
    </w:p>
    <w:p>
      <w:pPr>
        <w:pStyle w:val="Normal"/>
        <w:rPr>
          <w:lang w:val="fr-FR"/>
        </w:rPr>
      </w:pPr>
      <w:r>
        <w:rPr>
          <w:lang w:val="fr-FR"/>
        </w:rPr>
        <w:t>Void.</w:t>
      </w:r>
    </w:p>
    <w:p>
      <w:pPr>
        <w:pStyle w:val="Heading3"/>
        <w:rPr>
          <w:lang w:val="fr-FR"/>
        </w:rPr>
      </w:pPr>
      <w:r>
        <w:rPr>
          <w:lang w:val="fr-FR"/>
        </w:rPr>
        <w:t>8.2.6</w:t>
        <w:tab/>
        <w:t>UTDOA Information Exchange</w:t>
      </w:r>
    </w:p>
    <w:p>
      <w:pPr>
        <w:pStyle w:val="Heading4"/>
        <w:ind w:start="1418" w:hanging="1418"/>
        <w:rPr/>
      </w:pPr>
      <w:r>
        <w:rPr/>
        <w:t>8.2.6.1</w:t>
        <w:tab/>
        <w:t>General</w:t>
      </w:r>
    </w:p>
    <w:p>
      <w:pPr>
        <w:pStyle w:val="Normal"/>
        <w:rPr/>
      </w:pPr>
      <w:r>
        <w:rPr/>
        <w:t>The UTDOA Information Exchange procedure is initiated by the E-SMLC to indicate to the eNB the need to configure the UE to transmit periodic SRS signals and to retrieve the SRS configuration from the eNB.</w:t>
      </w:r>
    </w:p>
    <w:p>
      <w:pPr>
        <w:pStyle w:val="Heading4"/>
        <w:ind w:start="1418" w:hanging="1418"/>
        <w:rPr/>
      </w:pPr>
      <w:r>
        <w:rPr/>
        <w:t>8.2.6.2</w:t>
        <w:tab/>
        <w:t>Successful Operation</w:t>
      </w:r>
    </w:p>
    <w:p>
      <w:pPr>
        <w:pStyle w:val="TH"/>
        <w:rPr>
          <w:rFonts w:eastAsia="SimSun;宋体"/>
        </w:rPr>
      </w:pPr>
      <w:r>
        <w:rPr>
          <w:rFonts w:eastAsia="SimSun;宋体"/>
        </w:rPr>
        <w:object w:dxaOrig="4713" w:dyaOrig="1854">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23.45pt;height:126.6pt" filled="f" o:ole="">
            <v:imagedata r:id="rId23" o:title=""/>
          </v:shape>
          <o:OLEObject Type="Embed" ProgID="" ShapeID="ole_rId22" DrawAspect="Content" ObjectID="_472019922" r:id="rId22"/>
        </w:object>
      </w:r>
    </w:p>
    <w:p>
      <w:pPr>
        <w:pStyle w:val="TF"/>
        <w:rPr>
          <w:lang w:eastAsia="zh-CN"/>
        </w:rPr>
      </w:pPr>
      <w:r>
        <w:rPr/>
        <w:t>Figure 8.</w:t>
      </w:r>
      <w:r>
        <w:rPr>
          <w:lang w:eastAsia="zh-CN"/>
        </w:rPr>
        <w:t>2</w:t>
      </w:r>
      <w:r>
        <w:rPr/>
        <w:t>.6.2-1: UTDOA Information Exchange</w:t>
      </w:r>
      <w:r>
        <w:rPr>
          <w:lang w:eastAsia="zh-CN"/>
        </w:rPr>
        <w:t xml:space="preserve"> </w:t>
      </w:r>
      <w:r>
        <w:rPr/>
        <w:t>procedure,</w:t>
      </w:r>
      <w:r>
        <w:rPr>
          <w:lang w:eastAsia="zh-CN"/>
        </w:rPr>
        <w:t xml:space="preserve"> </w:t>
      </w:r>
      <w:r>
        <w:rPr/>
        <w:t>successful operation</w:t>
      </w:r>
    </w:p>
    <w:p>
      <w:pPr>
        <w:pStyle w:val="Normal"/>
        <w:rPr/>
      </w:pPr>
      <w:r>
        <w:rPr/>
        <w:t>The E-SMLC initiates the procedure by sending a UTDOA INFORMATION REQUEST message to the eNB. This message may contain the bandwidth and number of SRS transmissions desired. If the E-SMLC requests a number of SRS transmissions, the eNB may take this information into account when configuring SRS transmissions for the UE. The eNB shall reply with the UTDOA INFORMATION RESPONSE message.</w:t>
      </w:r>
    </w:p>
    <w:p>
      <w:pPr>
        <w:pStyle w:val="Normal"/>
        <w:overflowPunct w:val="false"/>
        <w:spacing w:before="0" w:after="180"/>
        <w:textAlignment w:val="baseline"/>
        <w:rPr/>
      </w:pPr>
      <w:r>
        <w:rPr/>
        <w:t xml:space="preserve">The UTDOA INFORMATION RESPONSE message contains the SRS configuration for the UE. The eNB shall include the </w:t>
      </w:r>
      <w:r>
        <w:rPr>
          <w:i/>
        </w:rPr>
        <w:t>deltaSS</w:t>
      </w:r>
      <w:r>
        <w:rPr/>
        <w:t xml:space="preserve"> IE in the UTDOA INFORMATION RESPONSE message whenever SRS sequence hopping is enabled for the requested measurement. If the </w:t>
      </w:r>
      <w:r>
        <w:rPr>
          <w:i/>
        </w:rPr>
        <w:t>deltaSS</w:t>
      </w:r>
      <w:r>
        <w:rPr/>
        <w:t xml:space="preserve"> IE is received by the E-SMLC in the UTDOA INFORMATION RESPONSE message, the E-SMLC shall consider that SRS sequence hopping is enabled for that particular measurement.</w:t>
      </w:r>
    </w:p>
    <w:p>
      <w:pPr>
        <w:pStyle w:val="Heading4"/>
        <w:ind w:start="1418" w:hanging="1418"/>
        <w:rPr/>
      </w:pPr>
      <w:r>
        <w:rPr/>
        <w:t>8.2.6.3</w:t>
        <w:tab/>
        <w:t>Unsuccessful Operation</w:t>
      </w:r>
    </w:p>
    <w:p>
      <w:pPr>
        <w:pStyle w:val="TH"/>
        <w:rPr>
          <w:lang w:eastAsia="zh-CN"/>
        </w:rPr>
      </w:pPr>
      <w:bookmarkStart w:id="26" w:name="_1488409918"/>
      <w:bookmarkEnd w:id="26"/>
      <w:r>
        <w:rPr>
          <w:rFonts w:eastAsia="SimSun;宋体"/>
        </w:rPr>
        <w:object w:dxaOrig="4713" w:dyaOrig="1854">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23.45pt;height:126.6pt" filled="f" o:ole="">
            <v:imagedata r:id="rId25" o:title=""/>
          </v:shape>
          <o:OLEObject Type="Embed" ProgID="" ShapeID="ole_rId24" DrawAspect="Content" ObjectID="_1498561956" r:id="rId24"/>
        </w:object>
      </w:r>
    </w:p>
    <w:p>
      <w:pPr>
        <w:pStyle w:val="TF"/>
        <w:rPr>
          <w:lang w:eastAsia="zh-CN"/>
        </w:rPr>
      </w:pPr>
      <w:r>
        <w:rPr/>
        <w:t>Figure 8.</w:t>
      </w:r>
      <w:r>
        <w:rPr>
          <w:lang w:eastAsia="zh-CN"/>
        </w:rPr>
        <w:t>2</w:t>
      </w:r>
      <w:r>
        <w:rPr/>
        <w:t>.6.3-1: UTDOA Information Exchange</w:t>
      </w:r>
      <w:r>
        <w:rPr>
          <w:lang w:eastAsia="zh-CN"/>
        </w:rPr>
        <w:t xml:space="preserve"> </w:t>
      </w:r>
      <w:r>
        <w:rPr/>
        <w:t>procedure,</w:t>
      </w:r>
      <w:r>
        <w:rPr>
          <w:lang w:eastAsia="zh-CN"/>
        </w:rPr>
        <w:t xml:space="preserve"> </w:t>
      </w:r>
      <w:r>
        <w:rPr/>
        <w:t>unsuccessful operation</w:t>
      </w:r>
    </w:p>
    <w:p>
      <w:pPr>
        <w:pStyle w:val="Normal"/>
        <w:rPr/>
      </w:pPr>
      <w:r>
        <w:rPr/>
        <w:t>If the eNB is unable to configure any SRS transmissions for the UE, the eNB shall respond with a UTDOA INFORMATION FAILURE message. If a handover of the target UE has been triggered, the eNB shall send a UTDOA INFORMATION FAILURE message with an appropriate cause value.</w:t>
      </w:r>
    </w:p>
    <w:p>
      <w:pPr>
        <w:pStyle w:val="Heading4"/>
        <w:ind w:start="1418" w:hanging="1418"/>
        <w:rPr>
          <w:lang w:val="fr-FR"/>
        </w:rPr>
      </w:pPr>
      <w:r>
        <w:rPr>
          <w:lang w:val="fr-FR"/>
        </w:rPr>
        <w:t>8.2.6.4</w:t>
        <w:tab/>
        <w:t>Abnormal Conditions</w:t>
      </w:r>
    </w:p>
    <w:p>
      <w:pPr>
        <w:pStyle w:val="Normal"/>
        <w:rPr/>
      </w:pPr>
      <w:r>
        <w:rPr>
          <w:lang w:val="fr-FR"/>
        </w:rPr>
        <w:t>Void.</w:t>
      </w:r>
    </w:p>
    <w:p>
      <w:pPr>
        <w:pStyle w:val="Heading3"/>
        <w:rPr/>
      </w:pPr>
      <w:r>
        <w:rPr>
          <w:lang w:val="fr-FR"/>
        </w:rPr>
        <w:t>8.2.7</w:t>
        <w:tab/>
        <w:t>UTDOA Information Update</w:t>
      </w:r>
    </w:p>
    <w:p>
      <w:pPr>
        <w:pStyle w:val="Heading4"/>
        <w:ind w:start="1418" w:hanging="1418"/>
        <w:rPr/>
      </w:pPr>
      <w:r>
        <w:rPr/>
        <w:t>8.2.7.1</w:t>
        <w:tab/>
        <w:t>General</w:t>
      </w:r>
    </w:p>
    <w:p>
      <w:pPr>
        <w:pStyle w:val="Normal"/>
        <w:rPr/>
      </w:pPr>
      <w:r>
        <w:rPr/>
        <w:t>The UTDOA Information Update procedure is sent by the eNB to indicate to the E-SMLC that a change has occurred in the SRS configuration, either due to a change in SRS configuration parameters in one or more cells, or because a cell change has been triggered.</w:t>
      </w:r>
    </w:p>
    <w:p>
      <w:pPr>
        <w:pStyle w:val="Heading4"/>
        <w:ind w:start="1418" w:hanging="1418"/>
        <w:rPr/>
      </w:pPr>
      <w:r>
        <w:rPr/>
        <w:t>8.2.7.2</w:t>
        <w:tab/>
        <w:t>Successful Operation</w:t>
      </w:r>
    </w:p>
    <w:p>
      <w:pPr>
        <w:pStyle w:val="TH"/>
        <w:rPr>
          <w:rFonts w:eastAsia="SimSun;宋体"/>
        </w:rPr>
      </w:pPr>
      <w:r>
        <w:rPr>
          <w:rFonts w:eastAsia="SimSun;宋体"/>
        </w:rPr>
        <w:object w:dxaOrig="4713" w:dyaOrig="1854">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323.45pt;height:126.6pt" filled="f" o:ole="">
            <v:imagedata r:id="rId27" o:title=""/>
          </v:shape>
          <o:OLEObject Type="Embed" ProgID="" ShapeID="ole_rId26" DrawAspect="Content" ObjectID="_2144801745" r:id="rId26"/>
        </w:object>
      </w:r>
    </w:p>
    <w:p>
      <w:pPr>
        <w:pStyle w:val="TF"/>
        <w:rPr>
          <w:lang w:eastAsia="zh-CN"/>
        </w:rPr>
      </w:pPr>
      <w:r>
        <w:rPr/>
        <w:t>Figure 8.</w:t>
      </w:r>
      <w:r>
        <w:rPr>
          <w:lang w:eastAsia="zh-CN"/>
        </w:rPr>
        <w:t>2</w:t>
      </w:r>
      <w:r>
        <w:rPr/>
        <w:t>.7.2-1: UTDOA Information Update</w:t>
      </w:r>
      <w:r>
        <w:rPr>
          <w:lang w:eastAsia="zh-CN"/>
        </w:rPr>
        <w:t xml:space="preserve"> </w:t>
      </w:r>
      <w:r>
        <w:rPr/>
        <w:t>procedure,</w:t>
      </w:r>
      <w:r>
        <w:rPr>
          <w:lang w:eastAsia="zh-CN"/>
        </w:rPr>
        <w:t xml:space="preserve"> </w:t>
      </w:r>
      <w:r>
        <w:rPr/>
        <w:t>successful operation</w:t>
      </w:r>
    </w:p>
    <w:p>
      <w:pPr>
        <w:pStyle w:val="Normal"/>
        <w:overflowPunct w:val="false"/>
        <w:spacing w:before="0" w:after="180"/>
        <w:textAlignment w:val="baseline"/>
        <w:rPr/>
      </w:pPr>
      <w:r>
        <w:rPr/>
        <w:t xml:space="preserve">The eNB initiates the procedure by sending a UTDOA INFORMATION UPDATE message to the E-SMLC. This message contains, in the case of a change in SRS configuration parameters, the SRS configuration information for all cells with SRS configured. The eNB shall include the </w:t>
      </w:r>
      <w:r>
        <w:rPr>
          <w:i/>
        </w:rPr>
        <w:t>deltaSS</w:t>
      </w:r>
      <w:r>
        <w:rPr/>
        <w:t xml:space="preserve"> IE in the UTDOA INFORMATION UPDATE message whenever SRS sequence hopping is enabled for the requested measurement. If the </w:t>
      </w:r>
      <w:r>
        <w:rPr>
          <w:i/>
        </w:rPr>
        <w:t>deltaSS</w:t>
      </w:r>
      <w:r>
        <w:rPr/>
        <w:t xml:space="preserve"> IE is received by the E-SMLC in the UTDOA INFORMATION UPDATE message, the E-SMLC shall consider that SRS sequence hopping is enabled for that particular measurement.</w:t>
      </w:r>
    </w:p>
    <w:p>
      <w:pPr>
        <w:pStyle w:val="Heading4"/>
        <w:ind w:start="1418" w:hanging="1418"/>
        <w:rPr/>
      </w:pPr>
      <w:r>
        <w:rPr/>
        <w:t>8.2.7.3</w:t>
        <w:tab/>
        <w:t>Unsuccessful Operation</w:t>
      </w:r>
    </w:p>
    <w:p>
      <w:pPr>
        <w:pStyle w:val="Normal"/>
        <w:rPr/>
      </w:pPr>
      <w:r>
        <w:rPr/>
        <w:t>Not Applicable.</w:t>
      </w:r>
    </w:p>
    <w:p>
      <w:pPr>
        <w:pStyle w:val="Heading4"/>
        <w:ind w:start="1418" w:hanging="1418"/>
        <w:rPr/>
      </w:pPr>
      <w:r>
        <w:rPr/>
        <w:t>8.2.7.4</w:t>
        <w:tab/>
        <w:t>Abnormal Conditions</w:t>
      </w:r>
    </w:p>
    <w:p>
      <w:pPr>
        <w:pStyle w:val="Normal"/>
        <w:rPr/>
      </w:pPr>
      <w:r>
        <w:rPr/>
        <w:t>Void.</w:t>
      </w:r>
    </w:p>
    <w:p>
      <w:pPr>
        <w:pStyle w:val="Heading2"/>
        <w:rPr/>
      </w:pPr>
      <w:r>
        <w:rPr/>
        <w:t>8.3</w:t>
        <w:tab/>
        <w:t>Management Procedures</w:t>
      </w:r>
    </w:p>
    <w:p>
      <w:pPr>
        <w:pStyle w:val="Heading3"/>
        <w:rPr/>
      </w:pPr>
      <w:r>
        <w:rPr/>
        <w:t>8.3.1</w:t>
        <w:tab/>
        <w:t>Error Indication</w:t>
      </w:r>
    </w:p>
    <w:p>
      <w:pPr>
        <w:pStyle w:val="Heading4"/>
        <w:ind w:start="1418" w:hanging="1418"/>
        <w:rPr/>
      </w:pPr>
      <w:r>
        <w:rPr/>
        <w:t>8.3.1.1</w:t>
        <w:tab/>
        <w:t>General</w:t>
      </w:r>
    </w:p>
    <w:p>
      <w:pPr>
        <w:pStyle w:val="Normal"/>
        <w:rPr/>
      </w:pPr>
      <w:r>
        <w:rPr/>
        <w:t>The Error Indication procedure is initiated by a node to report detected errors in one incoming message, provided they cannot be reported by an appropriate failure message.</w:t>
      </w:r>
    </w:p>
    <w:p>
      <w:pPr>
        <w:pStyle w:val="Heading4"/>
        <w:ind w:start="1418" w:hanging="1418"/>
        <w:rPr/>
      </w:pPr>
      <w:r>
        <w:rPr/>
        <w:t>8.3.1.2</w:t>
        <w:tab/>
        <w:t>Successful Operation</w:t>
      </w:r>
    </w:p>
    <w:p>
      <w:pPr>
        <w:pStyle w:val="TH"/>
        <w:rPr/>
      </w:pPr>
      <w:bookmarkStart w:id="27" w:name="_1318076600"/>
      <w:bookmarkStart w:id="28" w:name="_1318076594"/>
      <w:bookmarkStart w:id="29" w:name="_1318076554"/>
      <w:bookmarkStart w:id="30" w:name="_1256574058"/>
      <w:bookmarkStart w:id="31" w:name="_1256573471"/>
      <w:bookmarkStart w:id="32" w:name="_1256469412"/>
      <w:bookmarkStart w:id="33" w:name="_1254840926"/>
      <w:bookmarkStart w:id="34" w:name="_1008778238"/>
      <w:bookmarkStart w:id="35" w:name="_1005512419"/>
      <w:bookmarkEnd w:id="27"/>
      <w:bookmarkEnd w:id="28"/>
      <w:bookmarkEnd w:id="29"/>
      <w:bookmarkEnd w:id="30"/>
      <w:bookmarkEnd w:id="31"/>
      <w:bookmarkEnd w:id="32"/>
      <w:bookmarkEnd w:id="33"/>
      <w:bookmarkEnd w:id="34"/>
      <w:bookmarkEnd w:id="35"/>
      <w:r>
        <w:rPr/>
        <w:object w:dxaOrig="3645" w:dyaOrig="1665">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82.25pt;height:83.25pt" filled="f" o:ole="">
            <v:imagedata r:id="rId29" o:title=""/>
          </v:shape>
          <o:OLEObject Type="Embed" ProgID="" ShapeID="ole_rId28" DrawAspect="Content" ObjectID="_220870329" r:id="rId28"/>
        </w:object>
      </w:r>
    </w:p>
    <w:p>
      <w:pPr>
        <w:pStyle w:val="TF"/>
        <w:rPr/>
      </w:pPr>
      <w:r>
        <w:rPr/>
        <w:t>Figure 8.3.1.2-1: Error Indication procedure, E-SMLC originated, successful operation</w:t>
      </w:r>
    </w:p>
    <w:p>
      <w:pPr>
        <w:pStyle w:val="TH"/>
        <w:rPr>
          <w:rFonts w:ascii="Times New Roman" w:hAnsi="Times New Roman" w:cs="Times New Roman"/>
        </w:rPr>
      </w:pPr>
      <w:r>
        <w:rPr>
          <w:rFonts w:cs="Times New Roman" w:ascii="Times New Roman" w:hAnsi="Times New Roman"/>
        </w:rPr>
        <w:object w:dxaOrig="3644" w:dyaOrig="1663">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82.2pt;height:83.2pt" filled="f" o:ole="">
            <v:imagedata r:id="rId31" o:title=""/>
          </v:shape>
          <o:OLEObject Type="Embed" ProgID="" ShapeID="ole_rId30" DrawAspect="Content" ObjectID="_943539139" r:id="rId30"/>
        </w:object>
      </w:r>
    </w:p>
    <w:p>
      <w:pPr>
        <w:pStyle w:val="TF"/>
        <w:rPr/>
      </w:pPr>
      <w:r>
        <w:rPr/>
        <w:t>Figure 8.3.1.2-2: Error Indication procedure, eNB originated, successful operation</w:t>
      </w:r>
    </w:p>
    <w:p>
      <w:pPr>
        <w:pStyle w:val="Normal"/>
        <w:rPr/>
      </w:pPr>
      <w:r>
        <w:rPr/>
        <w:t>When the conditions defined in clause 10 are fulfilled, the Error Indication procedure is initiated by an ERROR INDICATION message sent from the receiving node.</w:t>
      </w:r>
    </w:p>
    <w:p>
      <w:pPr>
        <w:pStyle w:val="Normal"/>
        <w:rPr/>
      </w:pPr>
      <w:r>
        <w:rPr/>
        <w:t xml:space="preserve">The ERROR INDICATION message shall contain at least either the </w:t>
      </w:r>
      <w:r>
        <w:rPr>
          <w:i/>
        </w:rPr>
        <w:t>Cause</w:t>
      </w:r>
      <w:r>
        <w:rPr/>
        <w:t xml:space="preserve"> IE or the </w:t>
      </w:r>
      <w:r>
        <w:rPr>
          <w:i/>
        </w:rPr>
        <w:t>Criticality Diagnostics</w:t>
      </w:r>
      <w:r>
        <w:rPr/>
        <w:t xml:space="preserve"> IE.</w:t>
      </w:r>
    </w:p>
    <w:p>
      <w:pPr>
        <w:pStyle w:val="Heading4"/>
        <w:ind w:start="1418" w:hanging="1418"/>
        <w:rPr/>
      </w:pPr>
      <w:r>
        <w:rPr/>
        <w:t>8.3.1.3</w:t>
        <w:tab/>
        <w:t xml:space="preserve">Abnormal Conditions </w:t>
      </w:r>
    </w:p>
    <w:p>
      <w:pPr>
        <w:pStyle w:val="Normal"/>
        <w:rPr/>
      </w:pPr>
      <w:r>
        <w:rPr/>
        <w:t>Not applicable.</w:t>
      </w:r>
    </w:p>
    <w:p>
      <w:pPr>
        <w:pStyle w:val="Heading2"/>
        <w:rPr/>
      </w:pPr>
      <w:r>
        <w:rPr/>
        <w:t>8.4</w:t>
        <w:tab/>
        <w:t>Assistance Information Transfer Procedures</w:t>
      </w:r>
    </w:p>
    <w:p>
      <w:pPr>
        <w:pStyle w:val="Heading3"/>
        <w:rPr/>
      </w:pPr>
      <w:r>
        <w:rPr/>
        <w:t>8.4.1</w:t>
        <w:tab/>
        <w:t>Assistance Information Control</w:t>
      </w:r>
    </w:p>
    <w:p>
      <w:pPr>
        <w:pStyle w:val="Heading4"/>
        <w:ind w:start="1418" w:hanging="1418"/>
        <w:rPr/>
      </w:pPr>
      <w:r>
        <w:rPr/>
        <w:t>8.4.1.1</w:t>
        <w:tab/>
        <w:t>General</w:t>
      </w:r>
    </w:p>
    <w:p>
      <w:pPr>
        <w:pStyle w:val="Normal"/>
        <w:rPr/>
      </w:pPr>
      <w:r>
        <w:rPr/>
        <w:t>The purpose of the Assistance Information Control procedure is to allow the E-SMLC to signal positioning assistance information to the eNB for assistance information broadcasting.</w:t>
      </w:r>
    </w:p>
    <w:p>
      <w:pPr>
        <w:pStyle w:val="Heading4"/>
        <w:ind w:start="1418" w:hanging="1418"/>
        <w:rPr/>
      </w:pPr>
      <w:r>
        <w:rPr/>
        <w:t>8.4.1.2</w:t>
        <w:tab/>
        <w:t>Successful Operation</w:t>
      </w:r>
    </w:p>
    <w:p>
      <w:pPr>
        <w:pStyle w:val="TH"/>
        <w:rPr>
          <w:lang w:eastAsia="zh-CN"/>
        </w:rPr>
      </w:pPr>
      <w:r>
        <w:rPr>
          <w:rFonts w:eastAsia="SimSun;宋体"/>
        </w:rPr>
        <w:object w:dxaOrig="6768" w:dyaOrig="2655">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322.8pt;height:126.6pt" filled="f" o:ole="">
            <v:imagedata r:id="rId33" o:title=""/>
          </v:shape>
          <o:OLEObject Type="Embed" ProgID="" ShapeID="ole_rId32" DrawAspect="Content" ObjectID="_888167839" r:id="rId32"/>
        </w:object>
      </w:r>
    </w:p>
    <w:p>
      <w:pPr>
        <w:pStyle w:val="TF"/>
        <w:rPr>
          <w:lang w:eastAsia="zh-CN"/>
        </w:rPr>
      </w:pPr>
      <w:r>
        <w:rPr/>
        <w:t>Figure 8.4.1.2-1: Assistance Information Control</w:t>
      </w:r>
      <w:r>
        <w:rPr>
          <w:lang w:eastAsia="zh-CN"/>
        </w:rPr>
        <w:t xml:space="preserve"> </w:t>
      </w:r>
      <w:r>
        <w:rPr/>
        <w:t>procedure</w:t>
      </w:r>
    </w:p>
    <w:p>
      <w:pPr>
        <w:pStyle w:val="Normal"/>
        <w:rPr/>
      </w:pPr>
      <w:r>
        <w:rPr/>
        <w:t>The E-SMLC initiates the procedure by sending an ASSISTANCE INFORMATION CONTROL message.</w:t>
      </w:r>
    </w:p>
    <w:p>
      <w:pPr>
        <w:pStyle w:val="Normal"/>
        <w:rPr/>
      </w:pPr>
      <w:r>
        <w:rPr/>
        <w:t xml:space="preserve">If the </w:t>
      </w:r>
      <w:r>
        <w:rPr>
          <w:i/>
        </w:rPr>
        <w:t>Assistance Information</w:t>
      </w:r>
      <w:r>
        <w:rPr/>
        <w:t xml:space="preserve"> IE is included in the ASSISTANCE INFORMATION CONTROL message, the eNB shall replace any previously stored assistance information and use the received information to configure assistance information broadcasting.</w:t>
      </w:r>
    </w:p>
    <w:p>
      <w:pPr>
        <w:pStyle w:val="Normal"/>
        <w:rPr/>
      </w:pPr>
      <w:r>
        <w:rPr/>
        <w:t xml:space="preserve">If the </w:t>
      </w:r>
      <w:r>
        <w:rPr>
          <w:i/>
        </w:rPr>
        <w:t>Broadcast Priority</w:t>
      </w:r>
      <w:r>
        <w:rPr/>
        <w:t xml:space="preserve"> IE is included in the </w:t>
      </w:r>
      <w:r>
        <w:rPr>
          <w:i/>
        </w:rPr>
        <w:t>Assistance Information</w:t>
      </w:r>
      <w:r>
        <w:rPr/>
        <w:t xml:space="preserve"> IE, the eNB may take it into account when configuring broadcasting for the relevant information. Assistance information having the same Broadcast Priority value should receive the same treatment (i.e. broadcast by the eNB or not broadcast).</w:t>
      </w:r>
    </w:p>
    <w:p>
      <w:pPr>
        <w:pStyle w:val="Normal"/>
        <w:rPr/>
      </w:pPr>
      <w:r>
        <w:rPr/>
        <w:t xml:space="preserve">If the </w:t>
      </w:r>
      <w:r>
        <w:rPr>
          <w:i/>
        </w:rPr>
        <w:t xml:space="preserve">Broadcast </w:t>
      </w:r>
      <w:r>
        <w:rPr/>
        <w:t xml:space="preserve">IE is included in the ASSISTANCE INFORMATION CONTROL message and set to "start", the eNB may start broadcasting the assistance information. If the </w:t>
      </w:r>
      <w:r>
        <w:rPr>
          <w:i/>
        </w:rPr>
        <w:t xml:space="preserve">Broadcast </w:t>
      </w:r>
      <w:r>
        <w:rPr/>
        <w:t>IE is included in the ASSISTANCE INFORMATION CONTROL message and set to "stop", the eNB may stop broadcasting the assistance information.</w:t>
      </w:r>
    </w:p>
    <w:p>
      <w:pPr>
        <w:pStyle w:val="Heading4"/>
        <w:ind w:start="1418" w:hanging="1418"/>
        <w:rPr/>
      </w:pPr>
      <w:r>
        <w:rPr/>
        <w:t>8.4.1.3</w:t>
        <w:tab/>
        <w:t>Abnormal Conditions</w:t>
      </w:r>
    </w:p>
    <w:p>
      <w:pPr>
        <w:pStyle w:val="Normal"/>
        <w:rPr/>
      </w:pPr>
      <w:r>
        <w:rPr/>
        <w:t xml:space="preserve">If the </w:t>
      </w:r>
      <w:r>
        <w:rPr>
          <w:i/>
        </w:rPr>
        <w:t>Broadcast</w:t>
      </w:r>
      <w:r>
        <w:rPr/>
        <w:t xml:space="preserve"> IE is included in the ASSISTANCE INFORMATION CONTROL message and set to "start", and no assistance information is available, the eNB shall consider the procedure as failed.</w:t>
      </w:r>
    </w:p>
    <w:p>
      <w:pPr>
        <w:pStyle w:val="Normal"/>
        <w:rPr/>
      </w:pPr>
      <w:r>
        <w:rPr/>
        <w:t xml:space="preserve">If neither the </w:t>
      </w:r>
      <w:r>
        <w:rPr>
          <w:i/>
        </w:rPr>
        <w:t>Assistance Information</w:t>
      </w:r>
      <w:r>
        <w:rPr/>
        <w:t xml:space="preserve"> IE nor the </w:t>
      </w:r>
      <w:r>
        <w:rPr>
          <w:i/>
        </w:rPr>
        <w:t>Broadcast</w:t>
      </w:r>
      <w:r>
        <w:rPr/>
        <w:t xml:space="preserve"> IE are included in the ASSISTANCE INFORMATION CONTROL message, the eNB shall </w:t>
      </w:r>
      <w:bookmarkStart w:id="36" w:name="_Hlk512597401"/>
      <w:r>
        <w:rPr/>
        <w:t>consider the procedure as failed</w:t>
      </w:r>
      <w:bookmarkEnd w:id="36"/>
      <w:r>
        <w:rPr/>
        <w:t>.</w:t>
      </w:r>
    </w:p>
    <w:p>
      <w:pPr>
        <w:pStyle w:val="Heading3"/>
        <w:rPr/>
      </w:pPr>
      <w:r>
        <w:rPr/>
        <w:t>8.4.2</w:t>
        <w:tab/>
        <w:t>Assistance Information Feedback</w:t>
      </w:r>
    </w:p>
    <w:p>
      <w:pPr>
        <w:pStyle w:val="Heading4"/>
        <w:ind w:start="1418" w:hanging="1418"/>
        <w:rPr/>
      </w:pPr>
      <w:r>
        <w:rPr/>
        <w:t>8.4.2.1</w:t>
        <w:tab/>
        <w:t>General</w:t>
      </w:r>
    </w:p>
    <w:p>
      <w:pPr>
        <w:pStyle w:val="Normal"/>
        <w:rPr/>
      </w:pPr>
      <w:r>
        <w:rPr/>
        <w:t>The purpose of the Assistance Information Feedback procedure is to allow the eNB to give feedback to the E-SMLC on assistance information broadcasting.</w:t>
      </w:r>
    </w:p>
    <w:p>
      <w:pPr>
        <w:pStyle w:val="Heading4"/>
        <w:ind w:start="1418" w:hanging="1418"/>
        <w:rPr/>
      </w:pPr>
      <w:r>
        <w:rPr/>
        <w:t>8.4.2.2</w:t>
        <w:tab/>
        <w:t>Successful Operation</w:t>
      </w:r>
    </w:p>
    <w:p>
      <w:pPr>
        <w:pStyle w:val="TH"/>
        <w:rPr>
          <w:lang w:eastAsia="zh-CN"/>
        </w:rPr>
      </w:pPr>
      <w:bookmarkStart w:id="37" w:name="_1586340701"/>
      <w:bookmarkEnd w:id="37"/>
      <w:r>
        <w:rPr>
          <w:rFonts w:eastAsia="SimSun;宋体"/>
        </w:rPr>
        <w:object w:dxaOrig="6768" w:dyaOrig="2655">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322.8pt;height:126.6pt" filled="f" o:ole="">
            <v:imagedata r:id="rId35" o:title=""/>
          </v:shape>
          <o:OLEObject Type="Embed" ProgID="" ShapeID="ole_rId34" DrawAspect="Content" ObjectID="_1937414260" r:id="rId34"/>
        </w:object>
      </w:r>
    </w:p>
    <w:p>
      <w:pPr>
        <w:pStyle w:val="TF"/>
        <w:rPr>
          <w:lang w:eastAsia="zh-CN"/>
        </w:rPr>
      </w:pPr>
      <w:r>
        <w:rPr/>
        <w:t>Figure 8.4.2.2-1: Assistance Information Feedback</w:t>
      </w:r>
      <w:r>
        <w:rPr>
          <w:lang w:eastAsia="zh-CN"/>
        </w:rPr>
        <w:t xml:space="preserve"> </w:t>
      </w:r>
      <w:r>
        <w:rPr/>
        <w:t>procedure</w:t>
      </w:r>
    </w:p>
    <w:p>
      <w:pPr>
        <w:pStyle w:val="Normal"/>
        <w:rPr/>
      </w:pPr>
      <w:r>
        <w:rPr/>
        <w:t xml:space="preserve">If the </w:t>
      </w:r>
      <w:r>
        <w:rPr>
          <w:i/>
        </w:rPr>
        <w:t>Assistance Information Failure List</w:t>
      </w:r>
      <w:r>
        <w:rPr/>
        <w:t xml:space="preserve"> IE is included in the ASSISTANCE INFORMATION FEEDBACK message, the E-SMLC shall consider that assistance information broadcasting could not be configured for the relevant information.</w:t>
      </w:r>
    </w:p>
    <w:p>
      <w:pPr>
        <w:pStyle w:val="Heading4"/>
        <w:ind w:start="1418" w:hanging="1418"/>
        <w:rPr/>
      </w:pPr>
      <w:r>
        <w:rPr/>
        <w:t>8.4.2.3</w:t>
        <w:tab/>
        <w:t>Abnormal Conditions</w:t>
      </w:r>
    </w:p>
    <w:p>
      <w:pPr>
        <w:pStyle w:val="Normal"/>
        <w:rPr/>
      </w:pPr>
      <w:r>
        <w:rPr/>
        <w:t>Void.</w:t>
      </w:r>
    </w:p>
    <w:p>
      <w:pPr>
        <w:pStyle w:val="Heading1"/>
        <w:ind w:start="1134" w:hanging="1134"/>
        <w:rPr/>
      </w:pPr>
      <w:r>
        <w:rPr/>
        <w:t>9</w:t>
        <w:tab/>
        <w:t>Elements for LPPa Communication</w:t>
      </w:r>
    </w:p>
    <w:p>
      <w:pPr>
        <w:pStyle w:val="Heading2"/>
        <w:rPr/>
      </w:pPr>
      <w:r>
        <w:rPr/>
        <w:t>9.0</w:t>
        <w:tab/>
        <w:t>General</w:t>
      </w:r>
    </w:p>
    <w:p>
      <w:pPr>
        <w:pStyle w:val="Normal"/>
        <w:spacing w:lineRule="auto" w:line="240"/>
        <w:jc w:val="start"/>
        <w:rPr/>
      </w:pPr>
      <w:r>
        <w:rPr/>
        <w:t>Sub clauses 9.1 and 9.2 describe the structure of the messages and information elements required for the LPPa protocol in tabular format. Sub clause 9.3 provides the corresponding ASN.1 definition.</w:t>
      </w:r>
    </w:p>
    <w:p>
      <w:pPr>
        <w:pStyle w:val="Normal"/>
        <w:rPr/>
      </w:pPr>
      <w:r>
        <w:rPr/>
        <w:t>The following attributes are used for the tabular description of the messages and information elements: Presence, Range Criticality and Assigned Criticality. Their definition and use can be found in TS 36.413 [3].</w:t>
      </w:r>
    </w:p>
    <w:p>
      <w:pPr>
        <w:pStyle w:val="NO"/>
        <w:rPr/>
      </w:pPr>
      <w:r>
        <w:rPr/>
        <w:t>NOTE:</w:t>
        <w:tab/>
        <w:t>The messages have been defined in accordance to the guidelines specified in TR 25.921 [9].</w:t>
      </w:r>
    </w:p>
    <w:p>
      <w:pPr>
        <w:pStyle w:val="Heading2"/>
        <w:rPr/>
      </w:pPr>
      <w:r>
        <w:rPr/>
        <w:t>9.1</w:t>
        <w:tab/>
        <w:t>Message Functional Definition and Content</w:t>
      </w:r>
    </w:p>
    <w:p>
      <w:pPr>
        <w:pStyle w:val="Heading3"/>
        <w:rPr/>
      </w:pPr>
      <w:r>
        <w:rPr/>
        <w:t>9.1.1</w:t>
        <w:tab/>
        <w:t>Messages for Location Information Transfer Procedures</w:t>
      </w:r>
    </w:p>
    <w:p>
      <w:pPr>
        <w:pStyle w:val="Heading4"/>
        <w:ind w:start="1418" w:hanging="1418"/>
        <w:rPr/>
      </w:pPr>
      <w:r>
        <w:rPr/>
        <w:t>9.1.1.1</w:t>
        <w:tab/>
        <w:t>E-CID MEASUREMENT INITIATION REQUEST</w:t>
      </w:r>
    </w:p>
    <w:p>
      <w:pPr>
        <w:pStyle w:val="Normal"/>
        <w:rPr/>
      </w:pPr>
      <w:r>
        <w:rPr/>
        <w:t>This message is sent by E-SMLC to initiate E-CID measurements.</w:t>
      </w:r>
    </w:p>
    <w:p>
      <w:pPr>
        <w:pStyle w:val="Normal"/>
        <w:rPr/>
      </w:pPr>
      <w:r>
        <w:rPr/>
        <w:t xml:space="preserve">Direction: E-SMLC </w:t>
      </w:r>
      <w:r>
        <w:rPr>
          <w:rFonts w:eastAsia="Symbol" w:cs="Symbol" w:ascii="Symbol" w:hAnsi="Symbol"/>
        </w:rPr>
        <w:t></w:t>
      </w:r>
      <w:r>
        <w:rPr/>
        <w:t xml:space="preserve"> eNB.</w:t>
      </w:r>
    </w:p>
    <w:tbl>
      <w:tblPr>
        <w:tblW w:w="10488" w:type="dxa"/>
        <w:jc w:val="start"/>
        <w:tblInd w:w="-173" w:type="dxa"/>
        <w:tblLayout w:type="fixed"/>
        <w:tblCellMar>
          <w:top w:w="0" w:type="dxa"/>
          <w:start w:w="108" w:type="dxa"/>
          <w:bottom w:w="0" w:type="dxa"/>
          <w:end w:w="108" w:type="dxa"/>
        </w:tblCellMar>
      </w:tblPr>
      <w:tblGrid>
        <w:gridCol w:w="1728"/>
        <w:gridCol w:w="1842"/>
        <w:gridCol w:w="993"/>
        <w:gridCol w:w="2551"/>
        <w:gridCol w:w="1276"/>
        <w:gridCol w:w="1078"/>
        <w:gridCol w:w="1020"/>
      </w:tblGrid>
      <w:tr>
        <w:trPr/>
        <w:tc>
          <w:tcPr>
            <w:tcW w:w="172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842"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993"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551"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76"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078"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020"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2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020"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t>E-SMLC Measurement ID</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2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t>Report Characteristics</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ENUMERATED(OnDemand, Periodic,…)</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2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t>Measurement Periodicity</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C-ifReportCharacteristicsPeriodic</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ENUMERATED(120ms, 240ms, 480ms, 640ms, 1024ms, 2048ms, 5120ms, 10240ms, 1min, 6min, 12min, 30min, 60min,…)</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2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b/>
                <w:bCs/>
              </w:rPr>
              <w:t>Measurement Quantities</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993" w:type="dxa"/>
            <w:tcBorders>
              <w:top w:val="single" w:sz="4" w:space="0" w:color="000000"/>
              <w:start w:val="single" w:sz="4" w:space="0" w:color="000000"/>
              <w:bottom w:val="single" w:sz="4" w:space="0" w:color="000000"/>
              <w:end w:val="single" w:sz="4" w:space="0" w:color="000000"/>
            </w:tcBorders>
          </w:tcPr>
          <w:p>
            <w:pPr>
              <w:pStyle w:val="TAL"/>
              <w:rPr/>
            </w:pPr>
            <w:r>
              <w:rPr>
                <w:i/>
                <w:iCs/>
              </w:rPr>
              <w:t>1 .. &lt;maxnoMeas&gt;</w:t>
            </w:r>
          </w:p>
        </w:tc>
        <w:tc>
          <w:tcPr>
            <w:tcW w:w="2551"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ins w:id="0" w:author="Ericsson User" w:date="2024-02-16T09:35:00Z">
              <w:r>
                <w:rPr/>
                <w:t>YES</w:t>
              </w:r>
            </w:ins>
            <w:moveFrom w:id="1" w:author="Ericsson User" w:date="2024-02-16T09:35:00Z">
              <w:r>
                <w:rPr/>
                <w:t>EACH</w:t>
              </w:r>
            </w:moveFrom>
          </w:p>
        </w:tc>
        <w:tc>
          <w:tcPr>
            <w:tcW w:w="102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Left0"/>
              <w:rPr/>
            </w:pPr>
            <w:r>
              <w:rPr/>
              <w:t>&gt;Measurement Quantities Item</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ENUMERATED (Cell-ID, Angle of Arrival, Timing Advance Type 1, Timing Advance Type 2, RSRP, RSRQ,…)</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moveTo w:id="2" w:author="Ericsson User" w:date="2024-02-16T09:36:00Z">
              <w:r>
                <w:rPr/>
                <w:t>EACH</w:t>
              </w:r>
            </w:moveTo>
            <w:del w:id="3" w:author="Ericsson User" w:date="2024-02-16T09:36:00Z">
              <w:r>
                <w:rPr/>
                <w:delText>-</w:delText>
              </w:r>
            </w:del>
          </w:p>
        </w:tc>
        <w:tc>
          <w:tcPr>
            <w:tcW w:w="1020" w:type="dxa"/>
            <w:tcBorders>
              <w:top w:val="single" w:sz="4" w:space="0" w:color="000000"/>
              <w:start w:val="single" w:sz="4" w:space="0" w:color="000000"/>
              <w:bottom w:val="single" w:sz="4" w:space="0" w:color="000000"/>
              <w:end w:val="single" w:sz="4" w:space="0" w:color="000000"/>
            </w:tcBorders>
          </w:tcPr>
          <w:p>
            <w:pPr>
              <w:pStyle w:val="TAC"/>
              <w:rPr/>
            </w:pPr>
            <w:del w:id="4" w:author="Ericsson User" w:date="2024-02-16T09:36:00Z">
              <w:r>
                <w:rPr/>
                <w:delText>-</w:delText>
              </w:r>
            </w:del>
            <w:ins w:id="5" w:author="Ericsson User" w:date="2024-02-16T09:36:00Z">
              <w:r>
                <w:rPr/>
                <w:t>reject</w:t>
              </w:r>
            </w:ins>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pPr>
            <w:r>
              <w:rPr>
                <w:b/>
                <w:bCs/>
              </w:rPr>
              <w:t>Inter-RAT Measurement Quantities</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993" w:type="dxa"/>
            <w:tcBorders>
              <w:top w:val="single" w:sz="4" w:space="0" w:color="000000"/>
              <w:start w:val="single" w:sz="4" w:space="0" w:color="000000"/>
              <w:bottom w:val="single" w:sz="4" w:space="0" w:color="000000"/>
              <w:end w:val="single" w:sz="4" w:space="0" w:color="000000"/>
            </w:tcBorders>
          </w:tcPr>
          <w:p>
            <w:pPr>
              <w:pStyle w:val="TAL"/>
              <w:rPr/>
            </w:pPr>
            <w:r>
              <w:rPr>
                <w:i/>
              </w:rPr>
              <w:t>0 .. &lt;maxnoMeas&gt;</w:t>
            </w:r>
          </w:p>
        </w:tc>
        <w:tc>
          <w:tcPr>
            <w:tcW w:w="2551"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rPr/>
            </w:pPr>
            <w:ins w:id="6" w:author="Ericsson User" w:date="2024-02-16T09:35:00Z">
              <w:r>
                <w:rPr/>
                <w:t>YES</w:t>
              </w:r>
            </w:ins>
            <w:del w:id="7" w:author="Ericsson User" w:date="2024-02-16T09:35:00Z">
              <w:r>
                <w:rPr/>
                <w:delText>EACH</w:delText>
              </w:r>
            </w:del>
          </w:p>
        </w:tc>
        <w:tc>
          <w:tcPr>
            <w:tcW w:w="1020"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Left0"/>
              <w:rPr/>
            </w:pPr>
            <w:r>
              <w:rPr/>
              <w:t>&gt;Inter-RAT Measurement Quantities Item</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ENUMERATED(GERAN, UTRAN,… , NR)</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jc w:val="center"/>
              <w:rPr/>
            </w:pPr>
            <w:moveTo w:id="8" w:author="Ericsson User" w:date="2024-02-16T09:36:00Z">
              <w:r>
                <w:rPr/>
                <w:t>EACH</w:t>
              </w:r>
            </w:moveTo>
          </w:p>
        </w:tc>
        <w:tc>
          <w:tcPr>
            <w:tcW w:w="1020" w:type="dxa"/>
            <w:tcBorders>
              <w:top w:val="single" w:sz="4" w:space="0" w:color="000000"/>
              <w:start w:val="single" w:sz="4" w:space="0" w:color="000000"/>
              <w:bottom w:val="single" w:sz="4" w:space="0" w:color="000000"/>
              <w:end w:val="single" w:sz="4" w:space="0" w:color="000000"/>
            </w:tcBorders>
          </w:tcPr>
          <w:p>
            <w:pPr>
              <w:pStyle w:val="TAC"/>
              <w:jc w:val="center"/>
              <w:rPr/>
            </w:pPr>
            <w:ins w:id="9" w:author="Ericsson User" w:date="2024-02-16T09:36:00Z">
              <w:r>
                <w:rPr/>
                <w:t>reject</w:t>
              </w:r>
            </w:ins>
          </w:p>
        </w:tc>
      </w:tr>
      <w:tr>
        <w:trPr/>
        <w:tc>
          <w:tcPr>
            <w:tcW w:w="1728"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WLAN Measurement Quantities</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993" w:type="dxa"/>
            <w:tcBorders>
              <w:top w:val="single" w:sz="4" w:space="0" w:color="000000"/>
              <w:start w:val="single" w:sz="4" w:space="0" w:color="000000"/>
              <w:bottom w:val="single" w:sz="4" w:space="0" w:color="000000"/>
              <w:end w:val="single" w:sz="4" w:space="0" w:color="000000"/>
            </w:tcBorders>
          </w:tcPr>
          <w:p>
            <w:pPr>
              <w:pStyle w:val="TAL"/>
              <w:rPr/>
            </w:pPr>
            <w:r>
              <w:rPr>
                <w:i/>
              </w:rPr>
              <w:t>0 .. &lt;maxnoMeas&gt;</w:t>
            </w:r>
          </w:p>
        </w:tc>
        <w:tc>
          <w:tcPr>
            <w:tcW w:w="2551"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jc w:val="center"/>
              <w:rPr/>
            </w:pPr>
            <w:ins w:id="10" w:author="Ericsson User" w:date="2024-02-16T09:35:00Z">
              <w:r>
                <w:rPr/>
                <w:t>YES</w:t>
              </w:r>
            </w:ins>
            <w:moveFrom w:id="11" w:author="Ericsson User" w:date="2024-02-16T09:35:00Z">
              <w:r>
                <w:rPr/>
                <w:t>EACH</w:t>
              </w:r>
            </w:moveFrom>
          </w:p>
        </w:tc>
        <w:tc>
          <w:tcPr>
            <w:tcW w:w="1020"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TALLeft0"/>
              <w:rPr/>
            </w:pPr>
            <w:r>
              <w:rPr/>
              <w:t>&gt;WLAN Measurement Quantities Item</w:t>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1" w:type="dxa"/>
            <w:tcBorders>
              <w:top w:val="single" w:sz="4" w:space="0" w:color="000000"/>
              <w:start w:val="single" w:sz="4" w:space="0" w:color="000000"/>
              <w:bottom w:val="single" w:sz="4" w:space="0" w:color="000000"/>
              <w:end w:val="single" w:sz="4" w:space="0" w:color="000000"/>
            </w:tcBorders>
          </w:tcPr>
          <w:p>
            <w:pPr>
              <w:pStyle w:val="TAL"/>
              <w:rPr/>
            </w:pPr>
            <w:r>
              <w:rPr/>
              <w:t>ENUMERATED (WLAN, ...)</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78" w:type="dxa"/>
            <w:tcBorders>
              <w:top w:val="single" w:sz="4" w:space="0" w:color="000000"/>
              <w:start w:val="single" w:sz="4" w:space="0" w:color="000000"/>
              <w:bottom w:val="single" w:sz="4" w:space="0" w:color="000000"/>
              <w:end w:val="single" w:sz="4" w:space="0" w:color="000000"/>
            </w:tcBorders>
          </w:tcPr>
          <w:p>
            <w:pPr>
              <w:pStyle w:val="TAC"/>
              <w:jc w:val="center"/>
              <w:rPr/>
            </w:pPr>
            <w:ins w:id="12" w:author="Ericsson User" w:date="2024-02-16T09:34:00Z">
              <w:r>
                <w:rPr/>
                <w:t>EACH</w:t>
              </w:r>
            </w:ins>
            <w:del w:id="13" w:author="Ericsson User" w:date="2024-02-16T09:34:00Z">
              <w:r>
                <w:rPr/>
                <w:delText>-</w:delText>
              </w:r>
            </w:del>
          </w:p>
        </w:tc>
        <w:tc>
          <w:tcPr>
            <w:tcW w:w="1020" w:type="dxa"/>
            <w:tcBorders>
              <w:top w:val="single" w:sz="4" w:space="0" w:color="000000"/>
              <w:start w:val="single" w:sz="4" w:space="0" w:color="000000"/>
              <w:bottom w:val="single" w:sz="4" w:space="0" w:color="000000"/>
              <w:end w:val="single" w:sz="4" w:space="0" w:color="000000"/>
            </w:tcBorders>
          </w:tcPr>
          <w:p>
            <w:pPr>
              <w:pStyle w:val="TAC"/>
              <w:jc w:val="center"/>
              <w:rPr/>
            </w:pPr>
            <w:ins w:id="14" w:author="Ericsson User" w:date="2024-02-16T09:34:00Z">
              <w:r>
                <w:rPr/>
                <w:t>reject</w:t>
              </w:r>
            </w:ins>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measured quantities that can be configured and reported with one message. Value is 63.</w:t>
            </w:r>
          </w:p>
        </w:tc>
      </w:tr>
    </w:tbl>
    <w:p>
      <w:pPr>
        <w:pStyle w:val="Normal"/>
        <w:rPr/>
      </w:pPr>
      <w:r>
        <w:rPr/>
      </w:r>
    </w:p>
    <w:tbl>
      <w:tblPr>
        <w:tblW w:w="9356" w:type="dxa"/>
        <w:jc w:val="start"/>
        <w:tblInd w:w="-147"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Condition</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jc w:val="start"/>
              <w:rPr/>
            </w:pPr>
            <w:r>
              <w:rPr/>
              <w:t>ifReportCharacteristicsPeriodic</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 xml:space="preserve">This IE shall be present if the </w:t>
            </w:r>
            <w:r>
              <w:rPr>
                <w:i/>
                <w:iCs/>
              </w:rPr>
              <w:t xml:space="preserve">Report Characteristics </w:t>
            </w:r>
            <w:r>
              <w:rPr/>
              <w:t>IE is set to the value “Periodic”.</w:t>
            </w:r>
          </w:p>
        </w:tc>
      </w:tr>
    </w:tbl>
    <w:p>
      <w:pPr>
        <w:pStyle w:val="Normal"/>
        <w:rPr/>
      </w:pPr>
      <w:r>
        <w:rPr/>
      </w:r>
    </w:p>
    <w:p>
      <w:pPr>
        <w:pStyle w:val="Heading4"/>
        <w:ind w:start="1418" w:hanging="1418"/>
        <w:rPr/>
      </w:pPr>
      <w:r>
        <w:rPr/>
        <w:t>9.1.1.2</w:t>
        <w:tab/>
        <w:t>E-CID MEASUREMENT INITIATION RESPONSE</w:t>
      </w:r>
    </w:p>
    <w:p>
      <w:pPr>
        <w:pStyle w:val="Normal"/>
        <w:rPr/>
      </w:pPr>
      <w:r>
        <w:rPr/>
        <w:t>This message is sent by eNB to indicate that the requested E-CID measurement is successfully initiated.</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862"/>
        <w:gridCol w:w="1134"/>
        <w:gridCol w:w="923"/>
        <w:gridCol w:w="1752"/>
        <w:gridCol w:w="1577"/>
        <w:gridCol w:w="1134"/>
        <w:gridCol w:w="1103"/>
      </w:tblGrid>
      <w:tr>
        <w:trPr/>
        <w:tc>
          <w:tcPr>
            <w:tcW w:w="286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923"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52"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57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E-SMLC UE Measurement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eNB UE Measurement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E-CID Measurement Result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Criticality Diagnostics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9.2.2</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Cell Portion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9.2.12</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Inter-RAT Measurement Result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9.2.13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WLAN Measurement Result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bl>
    <w:p>
      <w:pPr>
        <w:pStyle w:val="Normal"/>
        <w:rPr/>
      </w:pPr>
      <w:r>
        <w:rPr/>
      </w:r>
    </w:p>
    <w:p>
      <w:pPr>
        <w:pStyle w:val="Heading4"/>
        <w:ind w:start="1418" w:hanging="1418"/>
        <w:rPr/>
      </w:pPr>
      <w:r>
        <w:rPr/>
        <w:t>9.1.1.3</w:t>
        <w:tab/>
        <w:t>E-CID MEASUREMENT INITIATION FAILURE</w:t>
      </w:r>
    </w:p>
    <w:p>
      <w:pPr>
        <w:pStyle w:val="Normal"/>
        <w:rPr/>
      </w:pPr>
      <w:r>
        <w:rPr/>
        <w:t>This message is sent by eNB to indicate that the requested E-CID measurement cannot be initiated.</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32"/>
        <w:gridCol w:w="1100"/>
        <w:gridCol w:w="1287"/>
        <w:gridCol w:w="1752"/>
        <w:gridCol w:w="1577"/>
        <w:gridCol w:w="1134"/>
        <w:gridCol w:w="1103"/>
      </w:tblGrid>
      <w:tr>
        <w:trPr/>
        <w:tc>
          <w:tcPr>
            <w:tcW w:w="253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287"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52"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57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E-SMLC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Cause</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9.2.1</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Criticality Diagnostics</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9.2.2</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bl>
    <w:p>
      <w:pPr>
        <w:pStyle w:val="Normal"/>
        <w:rPr/>
      </w:pPr>
      <w:r>
        <w:rPr/>
      </w:r>
    </w:p>
    <w:p>
      <w:pPr>
        <w:pStyle w:val="Heading4"/>
        <w:ind w:start="1418" w:hanging="1418"/>
        <w:rPr/>
      </w:pPr>
      <w:r>
        <w:rPr/>
        <w:t>9.1.1.4</w:t>
        <w:tab/>
        <w:t>E-CID MEASUREMENT FAILURE INDICATION</w:t>
      </w:r>
    </w:p>
    <w:p>
      <w:pPr>
        <w:pStyle w:val="Normal"/>
        <w:rPr/>
      </w:pPr>
      <w:r>
        <w:rPr/>
        <w:t>This message is sent by eNB to indicate that the previously requested E-CID measurement can no longer be reported.</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32"/>
        <w:gridCol w:w="1100"/>
        <w:gridCol w:w="1287"/>
        <w:gridCol w:w="1752"/>
        <w:gridCol w:w="1577"/>
        <w:gridCol w:w="1134"/>
        <w:gridCol w:w="1103"/>
      </w:tblGrid>
      <w:tr>
        <w:trPr/>
        <w:tc>
          <w:tcPr>
            <w:tcW w:w="253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287"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52"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57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E-SMLC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eNB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Cause</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9.2.1</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bl>
    <w:p>
      <w:pPr>
        <w:pStyle w:val="Normal"/>
        <w:rPr/>
      </w:pPr>
      <w:r>
        <w:rPr/>
      </w:r>
    </w:p>
    <w:p>
      <w:pPr>
        <w:pStyle w:val="Heading4"/>
        <w:ind w:start="1418" w:hanging="1418"/>
        <w:rPr/>
      </w:pPr>
      <w:r>
        <w:rPr/>
        <w:t>9.1.1.5</w:t>
        <w:tab/>
        <w:t>E-CID MEASUREMENT REPORT</w:t>
      </w:r>
    </w:p>
    <w:p>
      <w:pPr>
        <w:pStyle w:val="Normal"/>
        <w:rPr/>
      </w:pPr>
      <w:r>
        <w:rPr/>
        <w:t>This message is sent by eNB to report the results of the requested E-CID measurement.</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32"/>
        <w:gridCol w:w="1100"/>
        <w:gridCol w:w="1287"/>
        <w:gridCol w:w="1752"/>
        <w:gridCol w:w="1577"/>
        <w:gridCol w:w="1134"/>
        <w:gridCol w:w="1103"/>
      </w:tblGrid>
      <w:tr>
        <w:trPr/>
        <w:tc>
          <w:tcPr>
            <w:tcW w:w="253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287"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52"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57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E-SMLC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eNB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E-CID Measurement Result</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Cell Portion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9.2.12</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bl>
    <w:p>
      <w:pPr>
        <w:pStyle w:val="Normal"/>
        <w:rPr/>
      </w:pPr>
      <w:r>
        <w:rPr/>
      </w:r>
    </w:p>
    <w:p>
      <w:pPr>
        <w:pStyle w:val="Heading4"/>
        <w:ind w:start="1418" w:hanging="1418"/>
        <w:rPr/>
      </w:pPr>
      <w:r>
        <w:rPr/>
        <w:t>9.1.1.6</w:t>
        <w:tab/>
        <w:t>E-CID MEASUREMENT TERMINATION COMMAND</w:t>
      </w:r>
    </w:p>
    <w:p>
      <w:pPr>
        <w:pStyle w:val="Normal"/>
        <w:rPr/>
      </w:pPr>
      <w:r>
        <w:rPr/>
        <w:t>This message is sent by the E-SMLC to terminate the requested E-CID measurement.</w:t>
      </w:r>
    </w:p>
    <w:p>
      <w:pPr>
        <w:pStyle w:val="Normal"/>
        <w:rPr/>
      </w:pPr>
      <w:r>
        <w:rPr/>
        <w:t xml:space="preserve">Direction: E-SMLC </w:t>
      </w:r>
      <w:r>
        <w:rPr>
          <w:rFonts w:eastAsia="Symbol" w:cs="Symbol" w:ascii="Symbol" w:hAnsi="Symbol"/>
        </w:rPr>
        <w:t></w:t>
      </w:r>
      <w:r>
        <w:rPr/>
        <w:t xml:space="preserve"> eNB.</w:t>
      </w:r>
    </w:p>
    <w:tbl>
      <w:tblPr>
        <w:tblW w:w="10485" w:type="dxa"/>
        <w:jc w:val="start"/>
        <w:tblInd w:w="-173" w:type="dxa"/>
        <w:tblLayout w:type="fixed"/>
        <w:tblCellMar>
          <w:top w:w="0" w:type="dxa"/>
          <w:start w:w="108" w:type="dxa"/>
          <w:bottom w:w="0" w:type="dxa"/>
          <w:end w:w="108" w:type="dxa"/>
        </w:tblCellMar>
      </w:tblPr>
      <w:tblGrid>
        <w:gridCol w:w="2532"/>
        <w:gridCol w:w="1100"/>
        <w:gridCol w:w="1287"/>
        <w:gridCol w:w="1752"/>
        <w:gridCol w:w="1577"/>
        <w:gridCol w:w="1134"/>
        <w:gridCol w:w="1103"/>
      </w:tblGrid>
      <w:tr>
        <w:trPr/>
        <w:tc>
          <w:tcPr>
            <w:tcW w:w="253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287"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52"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57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E-SMLC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32" w:type="dxa"/>
            <w:tcBorders>
              <w:top w:val="single" w:sz="4" w:space="0" w:color="000000"/>
              <w:start w:val="single" w:sz="4" w:space="0" w:color="000000"/>
              <w:bottom w:val="single" w:sz="4" w:space="0" w:color="000000"/>
              <w:end w:val="single" w:sz="4" w:space="0" w:color="000000"/>
            </w:tcBorders>
          </w:tcPr>
          <w:p>
            <w:pPr>
              <w:pStyle w:val="TAL"/>
              <w:rPr/>
            </w:pPr>
            <w:r>
              <w:rPr/>
              <w:t>eNB UE Measurement ID</w:t>
            </w:r>
          </w:p>
        </w:tc>
        <w:tc>
          <w:tcPr>
            <w:tcW w:w="110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8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INTEGER(1..15,…)</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bl>
    <w:p>
      <w:pPr>
        <w:pStyle w:val="Normal"/>
        <w:rPr/>
      </w:pPr>
      <w:r>
        <w:rPr/>
      </w:r>
    </w:p>
    <w:p>
      <w:pPr>
        <w:pStyle w:val="Heading4"/>
        <w:ind w:start="1418" w:hanging="1418"/>
        <w:rPr/>
      </w:pPr>
      <w:r>
        <w:rPr/>
        <w:t>9.1.1.7</w:t>
        <w:tab/>
        <w:t>OTDOA INFORMATION REQUEST</w:t>
      </w:r>
    </w:p>
    <w:p>
      <w:pPr>
        <w:pStyle w:val="Normal"/>
        <w:rPr/>
      </w:pPr>
      <w:r>
        <w:rPr/>
        <w:t>This message is sent by E-SMLC to request OTDOA information.</w:t>
      </w:r>
    </w:p>
    <w:p>
      <w:pPr>
        <w:pStyle w:val="Normal"/>
        <w:rPr/>
      </w:pPr>
      <w:r>
        <w:rPr/>
        <w:t xml:space="preserve">Direction: E-SMLC </w:t>
      </w:r>
      <w:r>
        <w:rPr>
          <w:rFonts w:eastAsia="Symbol" w:cs="Symbol" w:ascii="Symbol" w:hAnsi="Symbol"/>
        </w:rPr>
        <w:t></w:t>
      </w:r>
      <w:r>
        <w:rPr/>
        <w:t xml:space="preserve"> eNB.</w:t>
      </w:r>
    </w:p>
    <w:tbl>
      <w:tblPr>
        <w:tblW w:w="10485" w:type="dxa"/>
        <w:jc w:val="start"/>
        <w:tblInd w:w="-173" w:type="dxa"/>
        <w:tblLayout w:type="fixed"/>
        <w:tblCellMar>
          <w:top w:w="0" w:type="dxa"/>
          <w:start w:w="108" w:type="dxa"/>
          <w:bottom w:w="0" w:type="dxa"/>
          <w:end w:w="108" w:type="dxa"/>
        </w:tblCellMar>
      </w:tblPr>
      <w:tblGrid>
        <w:gridCol w:w="2578"/>
        <w:gridCol w:w="1104"/>
        <w:gridCol w:w="1164"/>
        <w:gridCol w:w="2126"/>
        <w:gridCol w:w="1276"/>
        <w:gridCol w:w="1134"/>
        <w:gridCol w:w="1103"/>
      </w:tblGrid>
      <w:tr>
        <w:trPr/>
        <w:tc>
          <w:tcPr>
            <w:tcW w:w="257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164"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126"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76"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16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126"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16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126"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OTDOA Information Type</w:t>
            </w:r>
          </w:p>
        </w:tc>
        <w:tc>
          <w:tcPr>
            <w:tcW w:w="1104"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164" w:type="dxa"/>
            <w:tcBorders>
              <w:top w:val="single" w:sz="4" w:space="0" w:color="000000"/>
              <w:start w:val="single" w:sz="4" w:space="0" w:color="000000"/>
              <w:bottom w:val="single" w:sz="4" w:space="0" w:color="000000"/>
              <w:end w:val="single" w:sz="4" w:space="0" w:color="000000"/>
            </w:tcBorders>
          </w:tcPr>
          <w:p>
            <w:pPr>
              <w:pStyle w:val="TAL"/>
              <w:rPr/>
            </w:pPr>
            <w:r>
              <w:rPr>
                <w:i/>
                <w:iCs/>
              </w:rPr>
              <w:t>1 .. &lt;maxnoOTDOAtypes&gt;</w:t>
            </w:r>
          </w:p>
        </w:tc>
        <w:tc>
          <w:tcPr>
            <w:tcW w:w="212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ins w:id="15" w:author="Ericsson User" w:date="2024-02-16T09:37:00Z">
              <w:r>
                <w:rPr/>
                <w:t>YES</w:t>
              </w:r>
            </w:ins>
            <w:del w:id="16" w:author="Ericsson User" w:date="2024-02-16T09:37:00Z">
              <w:r>
                <w:rPr/>
                <w:delText>EACH</w:delText>
              </w:r>
            </w:del>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Left0"/>
              <w:rPr/>
            </w:pPr>
            <w:r>
              <w:rPr/>
              <w:t xml:space="preserve">&gt;OTDOA Information Item </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164"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2126" w:type="dxa"/>
            <w:tcBorders>
              <w:top w:val="single" w:sz="4" w:space="0" w:color="000000"/>
              <w:start w:val="single" w:sz="4" w:space="0" w:color="000000"/>
              <w:bottom w:val="single" w:sz="4" w:space="0" w:color="000000"/>
              <w:end w:val="single" w:sz="4" w:space="0" w:color="000000"/>
            </w:tcBorders>
          </w:tcPr>
          <w:p>
            <w:pPr>
              <w:pStyle w:val="TAL"/>
              <w:rPr/>
            </w:pPr>
            <w:r>
              <w:rPr/>
              <w:t>ENUMERATED (pci, cellid, tac, earfcn, prsBandwidth, prsConfigIndex, cpLength, noDlFrames, noAntennaPorts, sFNInitTime, …,</w:t>
            </w:r>
            <w:r>
              <w:rPr>
                <w:lang w:eastAsia="ja-JP"/>
              </w:rPr>
              <w:t xml:space="preserve"> e-UTRANAccessPointPosition, prsmutingconfiguration, prsid, tpid, tpType, crsCPlength, MBSFNsubframeConfiguration</w:t>
            </w:r>
            <w:r>
              <w:rPr>
                <w:lang w:eastAsia="zh-CN"/>
              </w:rPr>
              <w:t xml:space="preserve">, nPRSConfiguration, </w:t>
            </w:r>
            <w:r>
              <w:rPr>
                <w:rFonts w:cs="Courier New"/>
                <w:szCs w:val="16"/>
                <w:lang w:eastAsia="zh-CN"/>
              </w:rPr>
              <w:t>offsetNBChanneltoEARFCN</w:t>
            </w:r>
            <w:r>
              <w:rPr>
                <w:bCs/>
                <w:lang w:eastAsia="zh-CN"/>
              </w:rPr>
              <w:t xml:space="preserve">, </w:t>
            </w:r>
            <w:r>
              <w:rPr>
                <w:bCs/>
              </w:rPr>
              <w:t>operationMode</w:t>
            </w:r>
            <w:r>
              <w:rPr>
                <w:bCs/>
                <w:lang w:eastAsia="zh-CN"/>
              </w:rPr>
              <w:t>I</w:t>
            </w:r>
            <w:r>
              <w:rPr>
                <w:bCs/>
              </w:rPr>
              <w:t>nfo</w:t>
            </w:r>
            <w:r>
              <w:rPr>
                <w:bCs/>
                <w:lang w:eastAsia="zh-CN"/>
              </w:rPr>
              <w:t>,</w:t>
            </w:r>
            <w:r>
              <w:rPr>
                <w:rFonts w:cs="Arial"/>
                <w:szCs w:val="18"/>
              </w:rPr>
              <w:t xml:space="preserve"> NPRS-ID</w:t>
            </w:r>
            <w:r>
              <w:rPr>
                <w:lang w:eastAsia="ja-JP"/>
              </w:rPr>
              <w:t>, dlBandwidth, multipleprsConfigurationsperCell, prsOccasionGroup, prsFrequencyHoppingConfiguration</w:t>
            </w:r>
            <w:r>
              <w:rPr>
                <w:rFonts w:cs="Courier New"/>
                <w:szCs w:val="16"/>
              </w:rPr>
              <w:t>, repetitionNumberofSIB1-NB</w:t>
            </w:r>
            <w:r>
              <w:rPr>
                <w:rFonts w:cs="Courier New"/>
                <w:szCs w:val="16"/>
                <w:lang w:eastAsia="zh-CN"/>
              </w:rPr>
              <w:t>,</w:t>
            </w:r>
            <w:r>
              <w:rPr/>
              <w:t xml:space="preserve"> nPRSsequenceInfo, NPRS Type 2,</w:t>
            </w:r>
          </w:p>
          <w:p>
            <w:pPr>
              <w:pStyle w:val="TAL"/>
              <w:rPr/>
            </w:pPr>
            <w:r>
              <w:rPr/>
              <w:t>tddConfig)</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del w:id="17" w:author="Ericsson User" w:date="2024-02-16T09:37:00Z">
              <w:r>
                <w:rPr/>
                <w:delText>-</w:delText>
              </w:r>
            </w:del>
            <w:moveTo w:id="18" w:author="Ericsson User" w:date="2024-02-16T09:37:00Z">
              <w:r>
                <w:rPr/>
                <w:t>EACH</w:t>
              </w:r>
            </w:moveTo>
          </w:p>
        </w:tc>
        <w:tc>
          <w:tcPr>
            <w:tcW w:w="1103" w:type="dxa"/>
            <w:tcBorders>
              <w:top w:val="single" w:sz="4" w:space="0" w:color="000000"/>
              <w:start w:val="single" w:sz="4" w:space="0" w:color="000000"/>
              <w:bottom w:val="single" w:sz="4" w:space="0" w:color="000000"/>
              <w:end w:val="single" w:sz="4" w:space="0" w:color="000000"/>
            </w:tcBorders>
          </w:tcPr>
          <w:p>
            <w:pPr>
              <w:pStyle w:val="TAC"/>
              <w:rPr/>
            </w:pPr>
            <w:ins w:id="19" w:author="Ericsson User" w:date="2024-02-16T09:37:00Z">
              <w:r>
                <w:rPr/>
                <w:t>reject</w:t>
              </w:r>
            </w:ins>
            <w:del w:id="20" w:author="Ericsson User" w:date="2024-02-16T09:37:00Z">
              <w:r>
                <w:rPr/>
                <w:delText>-</w:delText>
              </w:r>
            </w:del>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maxnoOTDOAtypes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OTDOA information types that can be requested and reported with one message. Value is 63.</w:t>
            </w:r>
          </w:p>
        </w:tc>
      </w:tr>
    </w:tbl>
    <w:p>
      <w:pPr>
        <w:pStyle w:val="Normal"/>
        <w:rPr/>
      </w:pPr>
      <w:r>
        <w:rPr/>
      </w:r>
    </w:p>
    <w:p>
      <w:pPr>
        <w:pStyle w:val="Heading4"/>
        <w:ind w:start="1418" w:hanging="1418"/>
        <w:rPr/>
      </w:pPr>
      <w:r>
        <w:rPr/>
        <w:t>9.1.1.8</w:t>
        <w:tab/>
        <w:t>OTDOA INFORMATION RESPONSE</w:t>
      </w:r>
    </w:p>
    <w:p>
      <w:pPr>
        <w:pStyle w:val="Normal"/>
        <w:rPr/>
      </w:pPr>
      <w:r>
        <w:rPr/>
        <w:t>This message is sent by eNB to provide OTDOA information.</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78"/>
        <w:gridCol w:w="1104"/>
        <w:gridCol w:w="1306"/>
        <w:gridCol w:w="1661"/>
        <w:gridCol w:w="1274"/>
        <w:gridCol w:w="1288"/>
        <w:gridCol w:w="1274"/>
      </w:tblGrid>
      <w:tr>
        <w:trPr/>
        <w:tc>
          <w:tcPr>
            <w:tcW w:w="257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306"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661"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74"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288"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27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OTDOA Cells</w:t>
            </w:r>
          </w:p>
        </w:tc>
        <w:tc>
          <w:tcPr>
            <w:tcW w:w="1104" w:type="dxa"/>
            <w:tcBorders>
              <w:top w:val="single" w:sz="4" w:space="0" w:color="000000"/>
              <w:start w:val="single" w:sz="4" w:space="0" w:color="000000"/>
              <w:bottom w:val="single" w:sz="4" w:space="0" w:color="000000"/>
              <w:end w:val="single" w:sz="4" w:space="0" w:color="000000"/>
            </w:tcBorders>
          </w:tcPr>
          <w:p>
            <w:pPr>
              <w:pStyle w:val="PL"/>
              <w:snapToGrid w:val="false"/>
              <w:rPr/>
            </w:pPr>
            <w:r>
              <w:rPr/>
            </w:r>
          </w:p>
        </w:tc>
        <w:tc>
          <w:tcPr>
            <w:tcW w:w="1306" w:type="dxa"/>
            <w:tcBorders>
              <w:top w:val="single" w:sz="4" w:space="0" w:color="000000"/>
              <w:start w:val="single" w:sz="4" w:space="0" w:color="000000"/>
              <w:bottom w:val="single" w:sz="4" w:space="0" w:color="000000"/>
              <w:end w:val="single" w:sz="4" w:space="0" w:color="000000"/>
            </w:tcBorders>
          </w:tcPr>
          <w:p>
            <w:pPr>
              <w:pStyle w:val="TAL"/>
              <w:rPr>
                <w:i/>
                <w:i/>
                <w:iCs/>
              </w:rPr>
            </w:pPr>
            <w:r>
              <w:rPr>
                <w:i/>
                <w:iCs/>
              </w:rPr>
              <w:t>1 .. &lt;maxCellineNB&gt;</w:t>
            </w:r>
          </w:p>
        </w:tc>
        <w:tc>
          <w:tcPr>
            <w:tcW w:w="1661" w:type="dxa"/>
            <w:tcBorders>
              <w:top w:val="single" w:sz="4" w:space="0" w:color="000000"/>
              <w:start w:val="single" w:sz="4" w:space="0" w:color="000000"/>
              <w:bottom w:val="single" w:sz="4" w:space="0" w:color="000000"/>
              <w:end w:val="single" w:sz="4" w:space="0" w:color="000000"/>
            </w:tcBorders>
          </w:tcPr>
          <w:p>
            <w:pPr>
              <w:pStyle w:val="ZV"/>
              <w:snapToGrid w:val="false"/>
              <w:ind w:start="851" w:hanging="0"/>
              <w:rPr>
                <w:i/>
                <w:i/>
                <w:iCs/>
              </w:rPr>
            </w:pPr>
            <w:r>
              <w:rPr>
                <w:i/>
                <w:iCs/>
              </w:rPr>
            </w:r>
          </w:p>
        </w:tc>
        <w:tc>
          <w:tcPr>
            <w:tcW w:w="1274" w:type="dxa"/>
            <w:tcBorders>
              <w:top w:val="single" w:sz="4" w:space="0" w:color="000000"/>
              <w:start w:val="single" w:sz="4" w:space="0" w:color="000000"/>
              <w:bottom w:val="single" w:sz="4" w:space="0" w:color="000000"/>
              <w:end w:val="single" w:sz="4" w:space="0" w:color="000000"/>
            </w:tcBorders>
          </w:tcPr>
          <w:p>
            <w:pPr>
              <w:pStyle w:val="TAL"/>
              <w:rPr/>
            </w:pPr>
            <w:r>
              <w:rPr/>
              <w:t>Served cells/TPs that broadcast PRS. May be used to signal multiple PRS configurations per cell</w:t>
            </w:r>
            <w:r>
              <w:rPr>
                <w:lang w:eastAsia="zh-CN"/>
              </w:rPr>
              <w:t>/TPs</w:t>
            </w:r>
            <w:r>
              <w:rPr/>
              <w:t xml:space="preserve"> (up to 3 are supported in this release).</w:t>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GLOBAL</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Left0"/>
              <w:rPr/>
            </w:pPr>
            <w:r>
              <w:rPr/>
              <w:t>&gt;OTDOA Cell Information</w:t>
            </w:r>
          </w:p>
        </w:tc>
        <w:tc>
          <w:tcPr>
            <w:tcW w:w="1104" w:type="dxa"/>
            <w:tcBorders>
              <w:top w:val="single" w:sz="4" w:space="0" w:color="000000"/>
              <w:start w:val="single" w:sz="4" w:space="0" w:color="000000"/>
              <w:bottom w:val="single" w:sz="4" w:space="0" w:color="000000"/>
              <w:end w:val="single" w:sz="4" w:space="0" w:color="000000"/>
            </w:tcBorders>
          </w:tcPr>
          <w:p>
            <w:pPr>
              <w:pStyle w:val="TALLeft0"/>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Left0"/>
              <w:snapToGrid w:val="false"/>
              <w:rPr>
                <w:i/>
                <w:i/>
              </w:rPr>
            </w:pPr>
            <w:r>
              <w:rPr>
                <w:i/>
              </w:rPr>
            </w:r>
          </w:p>
        </w:tc>
        <w:tc>
          <w:tcPr>
            <w:tcW w:w="1661" w:type="dxa"/>
            <w:tcBorders>
              <w:top w:val="single" w:sz="4" w:space="0" w:color="000000"/>
              <w:start w:val="single" w:sz="4" w:space="0" w:color="000000"/>
              <w:bottom w:val="single" w:sz="4" w:space="0" w:color="000000"/>
              <w:end w:val="single" w:sz="4" w:space="0" w:color="000000"/>
            </w:tcBorders>
          </w:tcPr>
          <w:p>
            <w:pPr>
              <w:pStyle w:val="TALLeft0"/>
              <w:rPr>
                <w:rFonts w:cs="Arial"/>
                <w:szCs w:val="18"/>
              </w:rPr>
            </w:pPr>
            <w:r>
              <w:rPr>
                <w:rFonts w:cs="Arial"/>
                <w:szCs w:val="18"/>
              </w:rPr>
              <w:t>9.2.7</w:t>
            </w:r>
          </w:p>
        </w:tc>
        <w:tc>
          <w:tcPr>
            <w:tcW w:w="1274" w:type="dxa"/>
            <w:tcBorders>
              <w:top w:val="single" w:sz="4" w:space="0" w:color="000000"/>
              <w:start w:val="single" w:sz="4" w:space="0" w:color="000000"/>
              <w:bottom w:val="single" w:sz="4" w:space="0" w:color="000000"/>
              <w:end w:val="single" w:sz="4" w:space="0" w:color="000000"/>
            </w:tcBorders>
          </w:tcPr>
          <w:p>
            <w:pPr>
              <w:pStyle w:val="TALLeft0"/>
              <w:snapToGrid w:val="false"/>
              <w:rPr>
                <w:rFonts w:cs="Arial"/>
                <w:szCs w:val="18"/>
              </w:rPr>
            </w:pPr>
            <w:r>
              <w:rPr>
                <w:rFonts w:cs="Arial"/>
                <w:szCs w:val="18"/>
              </w:rPr>
            </w:r>
          </w:p>
        </w:tc>
        <w:tc>
          <w:tcPr>
            <w:tcW w:w="1288" w:type="dxa"/>
            <w:tcBorders>
              <w:top w:val="single" w:sz="4" w:space="0" w:color="000000"/>
              <w:start w:val="single" w:sz="4" w:space="0" w:color="000000"/>
              <w:bottom w:val="single" w:sz="4" w:space="0" w:color="000000"/>
              <w:end w:val="single" w:sz="4" w:space="0" w:color="000000"/>
            </w:tcBorders>
          </w:tcPr>
          <w:p>
            <w:pPr>
              <w:pStyle w:val="TALLeft0"/>
              <w:jc w:val="center"/>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LLeft0"/>
              <w:jc w:val="center"/>
              <w:rPr/>
            </w:pPr>
            <w:r>
              <w:rPr/>
              <w: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Additional OTDOA Cells</w:t>
            </w:r>
          </w:p>
        </w:tc>
        <w:tc>
          <w:tcPr>
            <w:tcW w:w="1104"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306" w:type="dxa"/>
            <w:tcBorders>
              <w:top w:val="single" w:sz="4" w:space="0" w:color="000000"/>
              <w:start w:val="single" w:sz="4" w:space="0" w:color="000000"/>
              <w:bottom w:val="single" w:sz="4" w:space="0" w:color="000000"/>
              <w:end w:val="single" w:sz="4" w:space="0" w:color="000000"/>
            </w:tcBorders>
          </w:tcPr>
          <w:p>
            <w:pPr>
              <w:pStyle w:val="TAL"/>
              <w:rPr>
                <w:i/>
                <w:i/>
                <w:iCs/>
              </w:rPr>
            </w:pPr>
            <w:r>
              <w:rPr>
                <w:i/>
                <w:iCs/>
              </w:rPr>
              <w:t>0 .. &lt;maxCellineNB-ext&gt;</w:t>
            </w:r>
          </w:p>
        </w:tc>
        <w:tc>
          <w:tcPr>
            <w:tcW w:w="1661"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i/>
                <w:i/>
                <w:iCs/>
                <w:szCs w:val="18"/>
              </w:rPr>
            </w:pPr>
            <w:r>
              <w:rPr>
                <w:rFonts w:cs="Arial"/>
                <w:i/>
                <w:iCs/>
                <w:szCs w:val="18"/>
              </w:rPr>
            </w:r>
          </w:p>
        </w:tc>
        <w:tc>
          <w:tcPr>
            <w:tcW w:w="1274" w:type="dxa"/>
            <w:tcBorders>
              <w:top w:val="single" w:sz="4" w:space="0" w:color="000000"/>
              <w:start w:val="single" w:sz="4" w:space="0" w:color="000000"/>
              <w:bottom w:val="single" w:sz="4" w:space="0" w:color="000000"/>
              <w:end w:val="single" w:sz="4" w:space="0" w:color="000000"/>
            </w:tcBorders>
          </w:tcPr>
          <w:p>
            <w:pPr>
              <w:pStyle w:val="TAL"/>
              <w:rPr/>
            </w:pPr>
            <w:r>
              <w:rPr/>
              <w:t>Served cells/TPs that broadcast PRS. May be used to signal multiple PRS configurations per cell</w:t>
            </w:r>
            <w:r>
              <w:rPr>
                <w:lang w:eastAsia="zh-CN"/>
              </w:rPr>
              <w:t>/TPs</w:t>
            </w:r>
            <w:r>
              <w:rPr/>
              <w:t xml:space="preserve"> (up to 3 are supported in this release).</w:t>
            </w:r>
          </w:p>
        </w:tc>
        <w:tc>
          <w:tcPr>
            <w:tcW w:w="1288" w:type="dxa"/>
            <w:tcBorders>
              <w:top w:val="single" w:sz="4" w:space="0" w:color="000000"/>
              <w:start w:val="single" w:sz="4" w:space="0" w:color="000000"/>
              <w:bottom w:val="single" w:sz="4" w:space="0" w:color="000000"/>
              <w:end w:val="single" w:sz="4" w:space="0" w:color="000000"/>
            </w:tcBorders>
          </w:tcPr>
          <w:p>
            <w:pPr>
              <w:pStyle w:val="TAC"/>
              <w:jc w:val="center"/>
              <w:rPr/>
            </w:pPr>
            <w:r>
              <w:rPr/>
              <w:t>GLOBAL</w:t>
            </w:r>
          </w:p>
        </w:tc>
        <w:tc>
          <w:tcPr>
            <w:tcW w:w="1274"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Left0"/>
              <w:rPr/>
            </w:pPr>
            <w:r>
              <w:rPr/>
              <w:t>&gt;OTDOA Cell Information</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66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9.2.7</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288" w:type="dxa"/>
            <w:tcBorders>
              <w:top w:val="single" w:sz="4" w:space="0" w:color="000000"/>
              <w:start w:val="single" w:sz="4" w:space="0" w:color="000000"/>
              <w:bottom w:val="single" w:sz="4" w:space="0" w:color="000000"/>
              <w:end w:val="single" w:sz="4" w:space="0" w:color="000000"/>
            </w:tcBorders>
          </w:tcPr>
          <w:p>
            <w:pPr>
              <w:pStyle w:val="TAC"/>
              <w:jc w:val="center"/>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jc w:val="center"/>
              <w:rPr/>
            </w:pPr>
            <w:r>
              <w:rPr/>
              <w: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Criticality Diagnostics</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9.2.2</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maxCellineNB</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cells that can be served by an eNB. Value is 256.</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maxCellineNB-ext</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additional cells/TPs that can be served by an eNB. Value is 3840.</w:t>
            </w:r>
          </w:p>
        </w:tc>
      </w:tr>
    </w:tbl>
    <w:p>
      <w:pPr>
        <w:pStyle w:val="Normal"/>
        <w:rPr/>
      </w:pPr>
      <w:r>
        <w:rPr/>
      </w:r>
    </w:p>
    <w:p>
      <w:pPr>
        <w:pStyle w:val="Heading4"/>
        <w:ind w:start="1418" w:hanging="1418"/>
        <w:rPr/>
      </w:pPr>
      <w:r>
        <w:rPr/>
        <w:t>9.1.1.9</w:t>
        <w:tab/>
        <w:t>OTDOA INFORMATION FAILURE</w:t>
      </w:r>
    </w:p>
    <w:p>
      <w:pPr>
        <w:pStyle w:val="Normal"/>
        <w:rPr/>
      </w:pPr>
      <w:r>
        <w:rPr/>
        <w:t>This message is sent by eNB to indicate that the OTDOA information cannot be provided.</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78"/>
        <w:gridCol w:w="1104"/>
        <w:gridCol w:w="1306"/>
        <w:gridCol w:w="1661"/>
        <w:gridCol w:w="1274"/>
        <w:gridCol w:w="1288"/>
        <w:gridCol w:w="1274"/>
      </w:tblGrid>
      <w:tr>
        <w:trPr/>
        <w:tc>
          <w:tcPr>
            <w:tcW w:w="257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0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306"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661"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74"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288"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27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Cause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9.2.1</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Criticality Diagnostics</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9.2.2</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bl>
    <w:p>
      <w:pPr>
        <w:pStyle w:val="Normal"/>
        <w:rPr/>
      </w:pPr>
      <w:r>
        <w:rPr/>
      </w:r>
    </w:p>
    <w:p>
      <w:pPr>
        <w:pStyle w:val="Heading4"/>
        <w:ind w:start="1418" w:hanging="1418"/>
        <w:rPr/>
      </w:pPr>
      <w:r>
        <w:rPr/>
        <w:t>9.1.1.10</w:t>
        <w:tab/>
        <w:t>UTDOA INFORMATION REQUEST</w:t>
      </w:r>
    </w:p>
    <w:p>
      <w:pPr>
        <w:pStyle w:val="Normal"/>
        <w:rPr/>
      </w:pPr>
      <w:r>
        <w:rPr/>
        <w:t>This message is sent by the E-SMLC to indicate to the eNB the need to configure the UE to transmit periodic SRS signals for UTDOA positioning.</w:t>
      </w:r>
    </w:p>
    <w:p>
      <w:pPr>
        <w:pStyle w:val="Normal"/>
        <w:rPr/>
      </w:pPr>
      <w:r>
        <w:rPr/>
        <w:t xml:space="preserve">Direction: E-SMLC </w:t>
      </w:r>
      <w:r>
        <w:rPr>
          <w:rFonts w:eastAsia="Symbol" w:cs="Symbol" w:ascii="Symbol" w:hAnsi="Symbol"/>
        </w:rPr>
        <w:t></w:t>
      </w:r>
      <w:r>
        <w:rPr/>
        <w:t xml:space="preserve"> eNB.</w:t>
      </w:r>
    </w:p>
    <w:tbl>
      <w:tblPr>
        <w:tblW w:w="10485" w:type="dxa"/>
        <w:jc w:val="start"/>
        <w:tblInd w:w="-173" w:type="dxa"/>
        <w:tblLayout w:type="fixed"/>
        <w:tblCellMar>
          <w:top w:w="0" w:type="dxa"/>
          <w:start w:w="108" w:type="dxa"/>
          <w:bottom w:w="0" w:type="dxa"/>
          <w:end w:w="108" w:type="dxa"/>
        </w:tblCellMar>
      </w:tblPr>
      <w:tblGrid>
        <w:gridCol w:w="2578"/>
        <w:gridCol w:w="1104"/>
        <w:gridCol w:w="1306"/>
        <w:gridCol w:w="1661"/>
        <w:gridCol w:w="1274"/>
        <w:gridCol w:w="1288"/>
        <w:gridCol w:w="1274"/>
      </w:tblGrid>
      <w:tr>
        <w:trPr/>
        <w:tc>
          <w:tcPr>
            <w:tcW w:w="2578"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IE/Group Name</w:t>
            </w:r>
          </w:p>
        </w:tc>
        <w:tc>
          <w:tcPr>
            <w:tcW w:w="1104"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Presence</w:t>
            </w:r>
          </w:p>
        </w:tc>
        <w:tc>
          <w:tcPr>
            <w:tcW w:w="130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Range</w:t>
            </w:r>
          </w:p>
        </w:tc>
        <w:tc>
          <w:tcPr>
            <w:tcW w:w="1661"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 type and reference</w:t>
            </w:r>
          </w:p>
        </w:tc>
        <w:tc>
          <w:tcPr>
            <w:tcW w:w="1274"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Semantics description</w:t>
            </w:r>
          </w:p>
        </w:tc>
        <w:tc>
          <w:tcPr>
            <w:tcW w:w="1288"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Criticality</w:t>
            </w:r>
          </w:p>
        </w:tc>
        <w:tc>
          <w:tcPr>
            <w:tcW w:w="1274"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Assigned Criticality</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b/>
                <w:b/>
                <w:bCs/>
              </w:rPr>
            </w:pPr>
            <w:r>
              <w:rPr/>
              <w:t>Requested SRS Transmission Characteristics</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9.2.10</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bl>
    <w:p>
      <w:pPr>
        <w:pStyle w:val="Normal"/>
        <w:rPr/>
      </w:pPr>
      <w:r>
        <w:rPr/>
      </w:r>
    </w:p>
    <w:p>
      <w:pPr>
        <w:pStyle w:val="Heading4"/>
        <w:ind w:start="1418" w:hanging="1418"/>
        <w:rPr/>
      </w:pPr>
      <w:r>
        <w:rPr/>
        <w:t>9.1.1.11</w:t>
        <w:tab/>
        <w:t>UTDOA INFORMATION RESPONSE</w:t>
      </w:r>
    </w:p>
    <w:p>
      <w:pPr>
        <w:pStyle w:val="Normal"/>
        <w:rPr/>
      </w:pPr>
      <w:r>
        <w:rPr/>
        <w:t>This message is sent by the eNB to provide the configured SRS information to the E-SMLC.</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78"/>
        <w:gridCol w:w="1104"/>
        <w:gridCol w:w="1306"/>
        <w:gridCol w:w="1661"/>
        <w:gridCol w:w="1274"/>
        <w:gridCol w:w="1288"/>
        <w:gridCol w:w="1274"/>
      </w:tblGrid>
      <w:tr>
        <w:trPr/>
        <w:tc>
          <w:tcPr>
            <w:tcW w:w="2578"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IE/Group Name</w:t>
            </w:r>
          </w:p>
        </w:tc>
        <w:tc>
          <w:tcPr>
            <w:tcW w:w="1104"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Presence</w:t>
            </w:r>
          </w:p>
        </w:tc>
        <w:tc>
          <w:tcPr>
            <w:tcW w:w="130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Range</w:t>
            </w:r>
          </w:p>
        </w:tc>
        <w:tc>
          <w:tcPr>
            <w:tcW w:w="1661"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 type and reference</w:t>
            </w:r>
          </w:p>
        </w:tc>
        <w:tc>
          <w:tcPr>
            <w:tcW w:w="1274"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Semantics description</w:t>
            </w:r>
          </w:p>
        </w:tc>
        <w:tc>
          <w:tcPr>
            <w:tcW w:w="1288"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Criticality</w:t>
            </w:r>
          </w:p>
        </w:tc>
        <w:tc>
          <w:tcPr>
            <w:tcW w:w="1274"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Assigned Criticality</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UL Configuration</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C"/>
              <w:snapToGrid w:val="false"/>
              <w:rPr>
                <w:bCs/>
              </w:rPr>
            </w:pPr>
            <w:r>
              <w:rPr>
                <w:bCs/>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9.2.11</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lang w:eastAsia="en-US"/>
              </w:rPr>
            </w:pPr>
            <w:r>
              <w:rPr>
                <w:lang w:eastAsia="en-US"/>
              </w:rPr>
              <w:t>Criticality Diagnostics</w:t>
            </w:r>
          </w:p>
        </w:tc>
        <w:tc>
          <w:tcPr>
            <w:tcW w:w="1104" w:type="dxa"/>
            <w:tcBorders>
              <w:top w:val="single" w:sz="4" w:space="0" w:color="000000"/>
              <w:start w:val="single" w:sz="4" w:space="0" w:color="000000"/>
              <w:bottom w:val="single" w:sz="4" w:space="0" w:color="000000"/>
              <w:end w:val="single" w:sz="4" w:space="0" w:color="000000"/>
            </w:tcBorders>
          </w:tcPr>
          <w:p>
            <w:pPr>
              <w:pStyle w:val="TAL"/>
              <w:rPr>
                <w:lang w:eastAsia="en-US"/>
              </w:rPr>
            </w:pPr>
            <w:r>
              <w:rPr>
                <w:lang w:eastAsia="en-US"/>
              </w:rPr>
              <w:t>O</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b w:val="false"/>
                <w:b w:val="false"/>
                <w:bCs/>
                <w:lang w:eastAsia="en-US"/>
              </w:rPr>
            </w:pPr>
            <w:r>
              <w:rPr>
                <w:b w:val="false"/>
                <w:bCs/>
                <w:lang w:eastAsia="en-US"/>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9.2.2</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b w:val="false"/>
                <w:b w:val="false"/>
                <w:bCs/>
                <w:lang w:eastAsia="en-US"/>
              </w:rPr>
            </w:pPr>
            <w:r>
              <w:rPr>
                <w:b w:val="false"/>
                <w:bCs/>
                <w:lang w:eastAsia="en-US"/>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bl>
    <w:p>
      <w:pPr>
        <w:pStyle w:val="Normal"/>
        <w:rPr/>
      </w:pPr>
      <w:r>
        <w:rPr/>
      </w:r>
    </w:p>
    <w:p>
      <w:pPr>
        <w:pStyle w:val="Heading4"/>
        <w:ind w:start="1418" w:hanging="1418"/>
        <w:rPr/>
      </w:pPr>
      <w:r>
        <w:rPr/>
        <w:t>9.1.1.12</w:t>
        <w:tab/>
        <w:t>UTDOA INFORMATION FAILURE</w:t>
      </w:r>
    </w:p>
    <w:p>
      <w:pPr>
        <w:pStyle w:val="Normal"/>
        <w:rPr/>
      </w:pPr>
      <w:r>
        <w:rPr/>
        <w:t>This message is sent by the eNB to indicate that no SRS transmissions could be configured for the UE for UTDOA positioning.</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578"/>
        <w:gridCol w:w="1104"/>
        <w:gridCol w:w="1306"/>
        <w:gridCol w:w="1661"/>
        <w:gridCol w:w="1274"/>
        <w:gridCol w:w="1288"/>
        <w:gridCol w:w="1274"/>
      </w:tblGrid>
      <w:tr>
        <w:trPr/>
        <w:tc>
          <w:tcPr>
            <w:tcW w:w="2578"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IE/Group Name</w:t>
            </w:r>
          </w:p>
        </w:tc>
        <w:tc>
          <w:tcPr>
            <w:tcW w:w="1104"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Presence</w:t>
            </w:r>
          </w:p>
        </w:tc>
        <w:tc>
          <w:tcPr>
            <w:tcW w:w="130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Range</w:t>
            </w:r>
          </w:p>
        </w:tc>
        <w:tc>
          <w:tcPr>
            <w:tcW w:w="1661"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 type and reference</w:t>
            </w:r>
          </w:p>
        </w:tc>
        <w:tc>
          <w:tcPr>
            <w:tcW w:w="1274"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Semantics description</w:t>
            </w:r>
          </w:p>
        </w:tc>
        <w:tc>
          <w:tcPr>
            <w:tcW w:w="1288"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Criticality</w:t>
            </w:r>
          </w:p>
        </w:tc>
        <w:tc>
          <w:tcPr>
            <w:tcW w:w="1274"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Assigned Criticality</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pPr>
            <w:r>
              <w:rPr/>
              <w:t>Cause</w:t>
            </w:r>
          </w:p>
        </w:tc>
        <w:tc>
          <w:tcPr>
            <w:tcW w:w="110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9.2.1</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78" w:type="dxa"/>
            <w:tcBorders>
              <w:top w:val="single" w:sz="4" w:space="0" w:color="000000"/>
              <w:start w:val="single" w:sz="4" w:space="0" w:color="000000"/>
              <w:bottom w:val="single" w:sz="4" w:space="0" w:color="000000"/>
              <w:end w:val="single" w:sz="4" w:space="0" w:color="000000"/>
            </w:tcBorders>
          </w:tcPr>
          <w:p>
            <w:pPr>
              <w:pStyle w:val="TAL"/>
              <w:rPr>
                <w:lang w:eastAsia="en-US"/>
              </w:rPr>
            </w:pPr>
            <w:r>
              <w:rPr>
                <w:lang w:eastAsia="en-US"/>
              </w:rPr>
              <w:t>Criticality Diagnostics</w:t>
            </w:r>
          </w:p>
        </w:tc>
        <w:tc>
          <w:tcPr>
            <w:tcW w:w="1104" w:type="dxa"/>
            <w:tcBorders>
              <w:top w:val="single" w:sz="4" w:space="0" w:color="000000"/>
              <w:start w:val="single" w:sz="4" w:space="0" w:color="000000"/>
              <w:bottom w:val="single" w:sz="4" w:space="0" w:color="000000"/>
              <w:end w:val="single" w:sz="4" w:space="0" w:color="000000"/>
            </w:tcBorders>
          </w:tcPr>
          <w:p>
            <w:pPr>
              <w:pStyle w:val="TAL"/>
              <w:rPr>
                <w:lang w:eastAsia="en-US"/>
              </w:rPr>
            </w:pPr>
            <w:r>
              <w:rPr>
                <w:lang w:eastAsia="en-US"/>
              </w:rPr>
              <w:t>O</w:t>
            </w:r>
          </w:p>
        </w:tc>
        <w:tc>
          <w:tcPr>
            <w:tcW w:w="1306" w:type="dxa"/>
            <w:tcBorders>
              <w:top w:val="single" w:sz="4" w:space="0" w:color="000000"/>
              <w:start w:val="single" w:sz="4" w:space="0" w:color="000000"/>
              <w:bottom w:val="single" w:sz="4" w:space="0" w:color="000000"/>
              <w:end w:val="single" w:sz="4" w:space="0" w:color="000000"/>
            </w:tcBorders>
          </w:tcPr>
          <w:p>
            <w:pPr>
              <w:pStyle w:val="TAL"/>
              <w:snapToGrid w:val="false"/>
              <w:rPr>
                <w:b w:val="false"/>
                <w:b w:val="false"/>
                <w:bCs/>
                <w:lang w:eastAsia="en-US"/>
              </w:rPr>
            </w:pPr>
            <w:r>
              <w:rPr>
                <w:b w:val="false"/>
                <w:bCs/>
                <w:lang w:eastAsia="en-US"/>
              </w:rPr>
            </w:r>
          </w:p>
        </w:tc>
        <w:tc>
          <w:tcPr>
            <w:tcW w:w="1661" w:type="dxa"/>
            <w:tcBorders>
              <w:top w:val="single" w:sz="4" w:space="0" w:color="000000"/>
              <w:start w:val="single" w:sz="4" w:space="0" w:color="000000"/>
              <w:bottom w:val="single" w:sz="4" w:space="0" w:color="000000"/>
              <w:end w:val="single" w:sz="4" w:space="0" w:color="000000"/>
            </w:tcBorders>
          </w:tcPr>
          <w:p>
            <w:pPr>
              <w:pStyle w:val="TAL"/>
              <w:jc w:val="start"/>
              <w:rPr/>
            </w:pPr>
            <w:r>
              <w:rPr/>
              <w:t>9.2.2</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b w:val="false"/>
                <w:b w:val="false"/>
                <w:bCs/>
                <w:lang w:eastAsia="en-US"/>
              </w:rPr>
            </w:pPr>
            <w:r>
              <w:rPr>
                <w:b w:val="false"/>
                <w:bCs/>
                <w:lang w:eastAsia="en-US"/>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bl>
    <w:p>
      <w:pPr>
        <w:pStyle w:val="Normal"/>
        <w:rPr/>
      </w:pPr>
      <w:r>
        <w:rPr/>
      </w:r>
    </w:p>
    <w:p>
      <w:pPr>
        <w:pStyle w:val="Heading4"/>
        <w:ind w:start="1418" w:hanging="1418"/>
        <w:rPr/>
      </w:pPr>
      <w:r>
        <w:rPr/>
        <w:t>9.1.1.13</w:t>
        <w:tab/>
        <w:t>UTDOA INFORMATION UPDATE</w:t>
      </w:r>
    </w:p>
    <w:p>
      <w:pPr>
        <w:pStyle w:val="Normal"/>
        <w:rPr/>
      </w:pPr>
      <w:r>
        <w:rPr/>
        <w:t>This message is sent by the eNB to indicate that the SRS configuration for the UE, for one or more cells, has changed.</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778"/>
        <w:gridCol w:w="1080"/>
        <w:gridCol w:w="1130"/>
        <w:gridCol w:w="1661"/>
        <w:gridCol w:w="1274"/>
        <w:gridCol w:w="1288"/>
        <w:gridCol w:w="1274"/>
      </w:tblGrid>
      <w:tr>
        <w:trPr/>
        <w:tc>
          <w:tcPr>
            <w:tcW w:w="2778"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IE/Group Name</w:t>
            </w:r>
          </w:p>
        </w:tc>
        <w:tc>
          <w:tcPr>
            <w:tcW w:w="1080"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Presence</w:t>
            </w:r>
          </w:p>
        </w:tc>
        <w:tc>
          <w:tcPr>
            <w:tcW w:w="1130"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Range</w:t>
            </w:r>
          </w:p>
        </w:tc>
        <w:tc>
          <w:tcPr>
            <w:tcW w:w="1661"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 type and reference</w:t>
            </w:r>
          </w:p>
        </w:tc>
        <w:tc>
          <w:tcPr>
            <w:tcW w:w="1274"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Semantics description</w:t>
            </w:r>
          </w:p>
        </w:tc>
        <w:tc>
          <w:tcPr>
            <w:tcW w:w="1288"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Criticality</w:t>
            </w:r>
          </w:p>
        </w:tc>
        <w:tc>
          <w:tcPr>
            <w:tcW w:w="1274" w:type="dxa"/>
            <w:tcBorders>
              <w:top w:val="single" w:sz="4" w:space="0" w:color="000000"/>
              <w:start w:val="single" w:sz="4" w:space="0" w:color="000000"/>
              <w:bottom w:val="single" w:sz="4" w:space="0" w:color="000000"/>
              <w:end w:val="single" w:sz="4" w:space="0" w:color="000000"/>
            </w:tcBorders>
          </w:tcPr>
          <w:p>
            <w:pPr>
              <w:pStyle w:val="TAH"/>
              <w:rPr>
                <w:b w:val="false"/>
                <w:b w:val="false"/>
                <w:lang w:eastAsia="en-US"/>
              </w:rPr>
            </w:pPr>
            <w:r>
              <w:rPr>
                <w:lang w:eastAsia="en-US"/>
              </w:rPr>
              <w:t>Assigned Criticality</w:t>
            </w:r>
          </w:p>
        </w:tc>
      </w:tr>
      <w:tr>
        <w:trPr/>
        <w:tc>
          <w:tcPr>
            <w:tcW w:w="277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13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77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13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274"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778" w:type="dxa"/>
            <w:tcBorders>
              <w:top w:val="single" w:sz="4" w:space="0" w:color="000000"/>
              <w:start w:val="single" w:sz="4" w:space="0" w:color="000000"/>
              <w:bottom w:val="single" w:sz="4" w:space="0" w:color="000000"/>
              <w:end w:val="single" w:sz="4" w:space="0" w:color="000000"/>
            </w:tcBorders>
          </w:tcPr>
          <w:p>
            <w:pPr>
              <w:pStyle w:val="TAL"/>
              <w:rPr/>
            </w:pPr>
            <w:r>
              <w:rPr/>
              <w:t>UL Configuration</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13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661" w:type="dxa"/>
            <w:tcBorders>
              <w:top w:val="single" w:sz="4" w:space="0" w:color="000000"/>
              <w:start w:val="single" w:sz="4" w:space="0" w:color="000000"/>
              <w:bottom w:val="single" w:sz="4" w:space="0" w:color="000000"/>
              <w:end w:val="single" w:sz="4" w:space="0" w:color="000000"/>
            </w:tcBorders>
          </w:tcPr>
          <w:p>
            <w:pPr>
              <w:pStyle w:val="TAL"/>
              <w:rPr/>
            </w:pPr>
            <w:r>
              <w:rPr/>
              <w:t>9.2.11</w:t>
            </w:r>
          </w:p>
        </w:tc>
        <w:tc>
          <w:tcPr>
            <w:tcW w:w="127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8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27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bl>
    <w:p>
      <w:pPr>
        <w:pStyle w:val="Normal"/>
        <w:rPr/>
      </w:pPr>
      <w:r>
        <w:rPr/>
      </w:r>
    </w:p>
    <w:p>
      <w:pPr>
        <w:pStyle w:val="Heading3"/>
        <w:rPr/>
      </w:pPr>
      <w:r>
        <w:rPr/>
        <w:t>9.1.2</w:t>
        <w:tab/>
        <w:t>Messages for Management Procedures</w:t>
      </w:r>
    </w:p>
    <w:p>
      <w:pPr>
        <w:pStyle w:val="Heading4"/>
        <w:ind w:start="1418" w:hanging="1418"/>
        <w:rPr/>
      </w:pPr>
      <w:r>
        <w:rPr/>
        <w:t>9.1.2.1</w:t>
        <w:tab/>
        <w:t>ERROR INDICATION</w:t>
      </w:r>
    </w:p>
    <w:p>
      <w:pPr>
        <w:pStyle w:val="Normal"/>
        <w:rPr/>
      </w:pPr>
      <w:r>
        <w:rPr/>
        <w:t>This message is used to indicate that some error has been detected in the eNB or in the E-SMLC.</w:t>
      </w:r>
    </w:p>
    <w:p>
      <w:pPr>
        <w:pStyle w:val="Normal"/>
        <w:rPr/>
      </w:pPr>
      <w:r>
        <w:rPr/>
        <w:t xml:space="preserve">Direction: E-SMLC </w:t>
      </w:r>
      <w:r>
        <w:rPr>
          <w:rFonts w:eastAsia="Symbol" w:cs="Symbol" w:ascii="Symbol" w:hAnsi="Symbol"/>
        </w:rPr>
        <w:t></w:t>
      </w:r>
      <w:r>
        <w:rPr/>
        <w:t xml:space="preserve"> eNB and eNB </w:t>
      </w:r>
      <w:r>
        <w:rPr>
          <w:rFonts w:eastAsia="Symbol" w:cs="Symbol" w:ascii="Symbol" w:hAnsi="Symbol"/>
        </w:rPr>
        <w:t></w:t>
      </w:r>
      <w:r>
        <w:rPr/>
        <w:t xml:space="preserve"> E-SMLC.</w:t>
      </w:r>
    </w:p>
    <w:tbl>
      <w:tblPr>
        <w:tblW w:w="10273" w:type="dxa"/>
        <w:jc w:val="start"/>
        <w:tblInd w:w="-147" w:type="dxa"/>
        <w:tblLayout w:type="fixed"/>
        <w:tblCellMar>
          <w:top w:w="0" w:type="dxa"/>
          <w:start w:w="108" w:type="dxa"/>
          <w:bottom w:w="0" w:type="dxa"/>
          <w:end w:w="108" w:type="dxa"/>
        </w:tblCellMar>
      </w:tblPr>
      <w:tblGrid>
        <w:gridCol w:w="2534"/>
        <w:gridCol w:w="1218"/>
        <w:gridCol w:w="1560"/>
        <w:gridCol w:w="1275"/>
        <w:gridCol w:w="1276"/>
        <w:gridCol w:w="1306"/>
        <w:gridCol w:w="1104"/>
      </w:tblGrid>
      <w:tr>
        <w:trPr/>
        <w:tc>
          <w:tcPr>
            <w:tcW w:w="2534" w:type="dxa"/>
            <w:tcBorders>
              <w:top w:val="single" w:sz="4" w:space="0" w:color="000000"/>
              <w:start w:val="single" w:sz="4" w:space="0" w:color="000000"/>
              <w:bottom w:val="single" w:sz="4" w:space="0" w:color="000000"/>
              <w:end w:val="single" w:sz="4" w:space="0" w:color="000000"/>
            </w:tcBorders>
          </w:tcPr>
          <w:p>
            <w:pPr>
              <w:pStyle w:val="TAH"/>
              <w:ind w:start="0" w:hanging="0"/>
              <w:rPr/>
            </w:pPr>
            <w:r>
              <w:rPr/>
              <w:t>IE/Group Name</w:t>
            </w:r>
          </w:p>
        </w:tc>
        <w:tc>
          <w:tcPr>
            <w:tcW w:w="1218"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56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275"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76"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306" w:type="dxa"/>
            <w:tcBorders>
              <w:top w:val="single" w:sz="4" w:space="0" w:color="000000"/>
              <w:start w:val="single" w:sz="4" w:space="0" w:color="000000"/>
              <w:bottom w:val="single" w:sz="4" w:space="0" w:color="000000"/>
              <w:end w:val="single" w:sz="4" w:space="0" w:color="000000"/>
            </w:tcBorders>
          </w:tcPr>
          <w:p>
            <w:pPr>
              <w:pStyle w:val="TAH"/>
              <w:rPr/>
            </w:pPr>
            <w:r>
              <w:rPr/>
              <w:t>Criticality</w:t>
            </w:r>
          </w:p>
        </w:tc>
        <w:tc>
          <w:tcPr>
            <w:tcW w:w="1104" w:type="dxa"/>
            <w:tcBorders>
              <w:top w:val="single" w:sz="4" w:space="0" w:color="000000"/>
              <w:start w:val="single" w:sz="4" w:space="0" w:color="000000"/>
              <w:bottom w:val="single" w:sz="4" w:space="0" w:color="000000"/>
              <w:end w:val="single" w:sz="4" w:space="0" w:color="000000"/>
            </w:tcBorders>
          </w:tcPr>
          <w:p>
            <w:pPr>
              <w:pStyle w:val="TAH"/>
              <w:rPr/>
            </w:pPr>
            <w:r>
              <w:rPr/>
              <w:t>Assigned Criticality</w:t>
            </w:r>
          </w:p>
        </w:tc>
      </w:tr>
      <w:tr>
        <w:trPr/>
        <w:tc>
          <w:tcPr>
            <w:tcW w:w="2534"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218"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60" w:type="dxa"/>
            <w:tcBorders>
              <w:top w:val="single" w:sz="4" w:space="0" w:color="000000"/>
              <w:start w:val="single" w:sz="4" w:space="0" w:color="000000"/>
              <w:bottom w:val="single" w:sz="4" w:space="0" w:color="000000"/>
              <w:end w:val="single" w:sz="4" w:space="0" w:color="000000"/>
            </w:tcBorders>
          </w:tcPr>
          <w:p>
            <w:pPr>
              <w:pStyle w:val="TAL"/>
              <w:snapToGrid w:val="false"/>
              <w:jc w:val="start"/>
              <w:rPr/>
            </w:pPr>
            <w:r>
              <w:rPr/>
            </w:r>
          </w:p>
        </w:tc>
        <w:tc>
          <w:tcPr>
            <w:tcW w:w="1275" w:type="dxa"/>
            <w:tcBorders>
              <w:top w:val="single" w:sz="4" w:space="0" w:color="000000"/>
              <w:start w:val="single" w:sz="4" w:space="0" w:color="000000"/>
              <w:bottom w:val="single" w:sz="4" w:space="0" w:color="000000"/>
              <w:end w:val="single" w:sz="4" w:space="0" w:color="000000"/>
            </w:tcBorders>
          </w:tcPr>
          <w:p>
            <w:pPr>
              <w:pStyle w:val="TAL"/>
              <w:jc w:val="start"/>
              <w:rPr/>
            </w:pPr>
            <w:r>
              <w:rPr/>
              <w:t>9.2.3</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306"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4"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218"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M</w:t>
            </w:r>
          </w:p>
        </w:tc>
        <w:tc>
          <w:tcPr>
            <w:tcW w:w="1560"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275" w:type="dxa"/>
            <w:tcBorders>
              <w:top w:val="single" w:sz="4" w:space="0" w:color="000000"/>
              <w:start w:val="single" w:sz="4" w:space="0" w:color="000000"/>
              <w:bottom w:val="single" w:sz="4" w:space="0" w:color="000000"/>
              <w:end w:val="single" w:sz="4" w:space="0" w:color="000000"/>
            </w:tcBorders>
          </w:tcPr>
          <w:p>
            <w:pPr>
              <w:pStyle w:val="TAL"/>
              <w:spacing w:lineRule="auto" w:line="240"/>
              <w:jc w:val="start"/>
              <w:rPr/>
            </w:pPr>
            <w:r>
              <w:rPr/>
              <w:t>9.2.4</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306" w:type="dxa"/>
            <w:tcBorders>
              <w:top w:val="single" w:sz="4" w:space="0" w:color="000000"/>
              <w:start w:val="single" w:sz="4" w:space="0" w:color="000000"/>
              <w:bottom w:val="single" w:sz="4" w:space="0" w:color="000000"/>
              <w:end w:val="single" w:sz="4" w:space="0" w:color="000000"/>
            </w:tcBorders>
          </w:tcPr>
          <w:p>
            <w:pPr>
              <w:pStyle w:val="TAC"/>
              <w:spacing w:lineRule="atLeast" w:line="0"/>
              <w:jc w:val="center"/>
              <w:rPr/>
            </w:pPr>
            <w:r>
              <w:rPr/>
              <w:t>–</w:t>
            </w:r>
          </w:p>
        </w:tc>
        <w:tc>
          <w:tcPr>
            <w:tcW w:w="1104" w:type="dxa"/>
            <w:tcBorders>
              <w:top w:val="single" w:sz="4" w:space="0" w:color="000000"/>
              <w:start w:val="single" w:sz="4" w:space="0" w:color="000000"/>
              <w:bottom w:val="single" w:sz="4" w:space="0" w:color="000000"/>
              <w:end w:val="single" w:sz="4" w:space="0" w:color="000000"/>
            </w:tcBorders>
          </w:tcPr>
          <w:p>
            <w:pPr>
              <w:pStyle w:val="TAC"/>
              <w:snapToGrid w:val="false"/>
              <w:spacing w:lineRule="atLeast" w:line="0"/>
              <w:jc w:val="center"/>
              <w:rPr/>
            </w:pPr>
            <w:r>
              <w:rPr/>
            </w:r>
          </w:p>
        </w:tc>
      </w:tr>
      <w:tr>
        <w:trPr/>
        <w:tc>
          <w:tcPr>
            <w:tcW w:w="2534" w:type="dxa"/>
            <w:tcBorders>
              <w:top w:val="single" w:sz="4" w:space="0" w:color="000000"/>
              <w:start w:val="single" w:sz="4" w:space="0" w:color="000000"/>
              <w:bottom w:val="single" w:sz="4" w:space="0" w:color="000000"/>
              <w:end w:val="single" w:sz="4" w:space="0" w:color="000000"/>
            </w:tcBorders>
          </w:tcPr>
          <w:p>
            <w:pPr>
              <w:pStyle w:val="TAL"/>
              <w:rPr/>
            </w:pPr>
            <w:r>
              <w:rPr/>
              <w:t>Cause</w:t>
            </w:r>
          </w:p>
        </w:tc>
        <w:tc>
          <w:tcPr>
            <w:tcW w:w="1218"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6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75" w:type="dxa"/>
            <w:tcBorders>
              <w:top w:val="single" w:sz="4" w:space="0" w:color="000000"/>
              <w:start w:val="single" w:sz="4" w:space="0" w:color="000000"/>
              <w:bottom w:val="single" w:sz="4" w:space="0" w:color="000000"/>
              <w:end w:val="single" w:sz="4" w:space="0" w:color="000000"/>
            </w:tcBorders>
          </w:tcPr>
          <w:p>
            <w:pPr>
              <w:pStyle w:val="TAL"/>
              <w:jc w:val="start"/>
              <w:rPr/>
            </w:pPr>
            <w:r>
              <w:rPr/>
              <w:t>9.2.1</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306"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r>
        <w:trPr/>
        <w:tc>
          <w:tcPr>
            <w:tcW w:w="2534" w:type="dxa"/>
            <w:tcBorders>
              <w:top w:val="single" w:sz="4" w:space="0" w:color="000000"/>
              <w:start w:val="single" w:sz="4" w:space="0" w:color="000000"/>
              <w:bottom w:val="single" w:sz="4" w:space="0" w:color="000000"/>
              <w:end w:val="single" w:sz="4" w:space="0" w:color="000000"/>
            </w:tcBorders>
          </w:tcPr>
          <w:p>
            <w:pPr>
              <w:pStyle w:val="TAL"/>
              <w:rPr/>
            </w:pPr>
            <w:r>
              <w:rPr/>
              <w:t>Criticality Diagnostics</w:t>
            </w:r>
          </w:p>
        </w:tc>
        <w:tc>
          <w:tcPr>
            <w:tcW w:w="1218"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6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275" w:type="dxa"/>
            <w:tcBorders>
              <w:top w:val="single" w:sz="4" w:space="0" w:color="000000"/>
              <w:start w:val="single" w:sz="4" w:space="0" w:color="000000"/>
              <w:bottom w:val="single" w:sz="4" w:space="0" w:color="000000"/>
              <w:end w:val="single" w:sz="4" w:space="0" w:color="000000"/>
            </w:tcBorders>
          </w:tcPr>
          <w:p>
            <w:pPr>
              <w:pStyle w:val="TAL"/>
              <w:jc w:val="start"/>
              <w:rPr/>
            </w:pPr>
            <w:r>
              <w:rPr/>
              <w:t>9.2.2</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306"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4" w:type="dxa"/>
            <w:tcBorders>
              <w:top w:val="single" w:sz="4" w:space="0" w:color="000000"/>
              <w:start w:val="single" w:sz="4" w:space="0" w:color="000000"/>
              <w:bottom w:val="single" w:sz="4" w:space="0" w:color="000000"/>
              <w:end w:val="single" w:sz="4" w:space="0" w:color="000000"/>
            </w:tcBorders>
          </w:tcPr>
          <w:p>
            <w:pPr>
              <w:pStyle w:val="TAC"/>
              <w:rPr/>
            </w:pPr>
            <w:r>
              <w:rPr/>
              <w:t>ignore</w:t>
            </w:r>
          </w:p>
        </w:tc>
      </w:tr>
    </w:tbl>
    <w:p>
      <w:pPr>
        <w:pStyle w:val="Normal"/>
        <w:rPr/>
      </w:pPr>
      <w:r>
        <w:rPr/>
      </w:r>
    </w:p>
    <w:p>
      <w:pPr>
        <w:pStyle w:val="Heading3"/>
        <w:rPr/>
      </w:pPr>
      <w:r>
        <w:rPr/>
        <w:t>9.1.3</w:t>
        <w:tab/>
        <w:t>Messages for Assistance Information Transfer Procedures</w:t>
      </w:r>
    </w:p>
    <w:p>
      <w:pPr>
        <w:pStyle w:val="Heading4"/>
        <w:ind w:start="1418" w:hanging="1418"/>
        <w:rPr/>
      </w:pPr>
      <w:r>
        <w:rPr/>
        <w:t>9.1.3.1</w:t>
        <w:tab/>
        <w:t>ASSISTANCE INFORMATION CONTROL</w:t>
      </w:r>
    </w:p>
    <w:p>
      <w:pPr>
        <w:pStyle w:val="Normal"/>
        <w:rPr/>
      </w:pPr>
      <w:r>
        <w:rPr/>
        <w:t>This message is sent by the E-SMLC to transfer assistance information.</w:t>
      </w:r>
    </w:p>
    <w:p>
      <w:pPr>
        <w:pStyle w:val="Normal"/>
        <w:rPr/>
      </w:pPr>
      <w:r>
        <w:rPr/>
        <w:t xml:space="preserve">Direction: E-SMLC </w:t>
      </w:r>
      <w:r>
        <w:rPr>
          <w:rFonts w:eastAsia="Symbol" w:cs="Symbol" w:ascii="Symbol" w:hAnsi="Symbol"/>
        </w:rPr>
        <w:t></w:t>
      </w:r>
      <w:r>
        <w:rPr/>
        <w:t xml:space="preserve"> eNB.</w:t>
      </w:r>
    </w:p>
    <w:tbl>
      <w:tblPr>
        <w:tblW w:w="10488" w:type="dxa"/>
        <w:jc w:val="start"/>
        <w:tblInd w:w="-173" w:type="dxa"/>
        <w:tblLayout w:type="fixed"/>
        <w:tblCellMar>
          <w:top w:w="0" w:type="dxa"/>
          <w:start w:w="108" w:type="dxa"/>
          <w:bottom w:w="0" w:type="dxa"/>
          <w:end w:w="108" w:type="dxa"/>
        </w:tblCellMar>
      </w:tblPr>
      <w:tblGrid>
        <w:gridCol w:w="2238"/>
        <w:gridCol w:w="1080"/>
        <w:gridCol w:w="1350"/>
        <w:gridCol w:w="2446"/>
        <w:gridCol w:w="1276"/>
        <w:gridCol w:w="1048"/>
        <w:gridCol w:w="1050"/>
      </w:tblGrid>
      <w:tr>
        <w:trPr/>
        <w:tc>
          <w:tcPr>
            <w:tcW w:w="223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08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35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446"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76"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048" w:type="dxa"/>
            <w:tcBorders>
              <w:top w:val="single" w:sz="4" w:space="0" w:color="000000"/>
              <w:start w:val="single" w:sz="4" w:space="0" w:color="000000"/>
              <w:bottom w:val="single" w:sz="4" w:space="0" w:color="000000"/>
              <w:end w:val="single" w:sz="4" w:space="0" w:color="000000"/>
            </w:tcBorders>
          </w:tcPr>
          <w:p>
            <w:pPr>
              <w:pStyle w:val="TAH"/>
              <w:rPr/>
            </w:pPr>
            <w:r>
              <w:rPr/>
              <w:t>Criticality</w:t>
            </w:r>
          </w:p>
        </w:tc>
        <w:tc>
          <w:tcPr>
            <w:tcW w:w="1050" w:type="dxa"/>
            <w:tcBorders>
              <w:top w:val="single" w:sz="4" w:space="0" w:color="000000"/>
              <w:start w:val="single" w:sz="4" w:space="0" w:color="000000"/>
              <w:bottom w:val="single" w:sz="4" w:space="0" w:color="000000"/>
              <w:end w:val="single" w:sz="4" w:space="0" w:color="000000"/>
            </w:tcBorders>
          </w:tcPr>
          <w:p>
            <w:pPr>
              <w:pStyle w:val="TAH"/>
              <w:rPr/>
            </w:pPr>
            <w:r>
              <w:rPr/>
              <w:t>Assigned Criticality</w:t>
            </w:r>
          </w:p>
        </w:tc>
      </w:tr>
      <w:tr>
        <w:trPr/>
        <w:tc>
          <w:tcPr>
            <w:tcW w:w="2238"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5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46"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4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5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238"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35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46"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48"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050"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238" w:type="dxa"/>
            <w:tcBorders>
              <w:top w:val="single" w:sz="4" w:space="0" w:color="000000"/>
              <w:start w:val="single" w:sz="4" w:space="0" w:color="000000"/>
              <w:bottom w:val="single" w:sz="4" w:space="0" w:color="000000"/>
              <w:end w:val="single" w:sz="4" w:space="0" w:color="000000"/>
            </w:tcBorders>
          </w:tcPr>
          <w:p>
            <w:pPr>
              <w:pStyle w:val="TAL"/>
              <w:rPr/>
            </w:pPr>
            <w:r>
              <w:rPr/>
              <w:t>Assistance Information</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350"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446" w:type="dxa"/>
            <w:tcBorders>
              <w:top w:val="single" w:sz="4" w:space="0" w:color="000000"/>
              <w:start w:val="single" w:sz="4" w:space="0" w:color="000000"/>
              <w:bottom w:val="single" w:sz="4" w:space="0" w:color="000000"/>
              <w:end w:val="single" w:sz="4" w:space="0" w:color="000000"/>
            </w:tcBorders>
          </w:tcPr>
          <w:p>
            <w:pPr>
              <w:pStyle w:val="TAL"/>
              <w:rPr/>
            </w:pPr>
            <w:r>
              <w:rPr/>
              <w:t>9.2.20</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4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5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238" w:type="dxa"/>
            <w:tcBorders>
              <w:top w:val="single" w:sz="4" w:space="0" w:color="000000"/>
              <w:start w:val="single" w:sz="4" w:space="0" w:color="000000"/>
              <w:bottom w:val="single" w:sz="4" w:space="0" w:color="000000"/>
              <w:end w:val="single" w:sz="4" w:space="0" w:color="000000"/>
            </w:tcBorders>
          </w:tcPr>
          <w:p>
            <w:pPr>
              <w:pStyle w:val="TAL"/>
              <w:rPr/>
            </w:pPr>
            <w:r>
              <w:rPr/>
              <w:t xml:space="preserve">Broadcast </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35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46" w:type="dxa"/>
            <w:tcBorders>
              <w:top w:val="single" w:sz="4" w:space="0" w:color="000000"/>
              <w:start w:val="single" w:sz="4" w:space="0" w:color="000000"/>
              <w:bottom w:val="single" w:sz="4" w:space="0" w:color="000000"/>
              <w:end w:val="single" w:sz="4" w:space="0" w:color="000000"/>
            </w:tcBorders>
          </w:tcPr>
          <w:p>
            <w:pPr>
              <w:pStyle w:val="TAL"/>
              <w:rPr/>
            </w:pPr>
            <w:r>
              <w:rPr/>
              <w:t>ENUMERATED (start, stop, ...)</w:t>
            </w:r>
          </w:p>
        </w:tc>
        <w:tc>
          <w:tcPr>
            <w:tcW w:w="12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048"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050"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bl>
    <w:p>
      <w:pPr>
        <w:pStyle w:val="Normal"/>
        <w:rPr/>
      </w:pPr>
      <w:r>
        <w:rPr/>
      </w:r>
    </w:p>
    <w:p>
      <w:pPr>
        <w:pStyle w:val="Heading4"/>
        <w:ind w:start="1418" w:hanging="1418"/>
        <w:rPr/>
      </w:pPr>
      <w:r>
        <w:rPr/>
        <w:t>9.1.3.2</w:t>
        <w:tab/>
        <w:t>ASSISTANCE INFORMATION FEEDBACK</w:t>
      </w:r>
    </w:p>
    <w:p>
      <w:pPr>
        <w:pStyle w:val="Normal"/>
        <w:rPr/>
      </w:pPr>
      <w:r>
        <w:rPr/>
        <w:t>This message is sent by the eNB to give feedback on assistance information broadcasting.</w:t>
      </w:r>
    </w:p>
    <w:p>
      <w:pPr>
        <w:pStyle w:val="Normal"/>
        <w:rPr/>
      </w:pPr>
      <w:r>
        <w:rPr/>
        <w:t xml:space="preserve">Direction: eNB </w:t>
      </w:r>
      <w:r>
        <w:rPr>
          <w:rFonts w:eastAsia="Symbol" w:cs="Symbol" w:ascii="Symbol" w:hAnsi="Symbol"/>
        </w:rPr>
        <w:t></w:t>
      </w:r>
      <w:r>
        <w:rPr/>
        <w:t xml:space="preserve"> E-SMLC.</w:t>
      </w:r>
    </w:p>
    <w:tbl>
      <w:tblPr>
        <w:tblW w:w="10485" w:type="dxa"/>
        <w:jc w:val="start"/>
        <w:tblInd w:w="-173" w:type="dxa"/>
        <w:tblLayout w:type="fixed"/>
        <w:tblCellMar>
          <w:top w:w="0" w:type="dxa"/>
          <w:start w:w="108" w:type="dxa"/>
          <w:bottom w:w="0" w:type="dxa"/>
          <w:end w:w="108" w:type="dxa"/>
        </w:tblCellMar>
      </w:tblPr>
      <w:tblGrid>
        <w:gridCol w:w="2862"/>
        <w:gridCol w:w="1134"/>
        <w:gridCol w:w="923"/>
        <w:gridCol w:w="1752"/>
        <w:gridCol w:w="1577"/>
        <w:gridCol w:w="1134"/>
        <w:gridCol w:w="1103"/>
      </w:tblGrid>
      <w:tr>
        <w:trPr/>
        <w:tc>
          <w:tcPr>
            <w:tcW w:w="286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923"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52"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57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c>
          <w:tcPr>
            <w:tcW w:w="1134"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Criticality</w:t>
            </w:r>
          </w:p>
        </w:tc>
        <w:tc>
          <w:tcPr>
            <w:tcW w:w="1103" w:type="dxa"/>
            <w:tcBorders>
              <w:top w:val="single" w:sz="4" w:space="0" w:color="000000"/>
              <w:start w:val="single" w:sz="4" w:space="0" w:color="000000"/>
              <w:bottom w:val="single" w:sz="4" w:space="0" w:color="000000"/>
              <w:end w:val="single" w:sz="4" w:space="0" w:color="000000"/>
            </w:tcBorders>
          </w:tcPr>
          <w:p>
            <w:pPr>
              <w:pStyle w:val="TAH"/>
              <w:rPr>
                <w:b w:val="false"/>
                <w:b w:val="false"/>
              </w:rPr>
            </w:pPr>
            <w:r>
              <w:rPr/>
              <w:t>Assigned Criticality</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Message Type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9.2.3</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rPr/>
            </w:pPr>
            <w:r>
              <w:rPr/>
              <w:t>reject</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LPPa Transaction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03"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Assistance Information Failure List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9.2.24</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reject</w:t>
            </w:r>
          </w:p>
        </w:tc>
      </w:tr>
      <w:tr>
        <w:trPr/>
        <w:tc>
          <w:tcPr>
            <w:tcW w:w="2862" w:type="dxa"/>
            <w:tcBorders>
              <w:top w:val="single" w:sz="4" w:space="0" w:color="000000"/>
              <w:start w:val="single" w:sz="4" w:space="0" w:color="000000"/>
              <w:bottom w:val="single" w:sz="4" w:space="0" w:color="000000"/>
              <w:end w:val="single" w:sz="4" w:space="0" w:color="000000"/>
            </w:tcBorders>
          </w:tcPr>
          <w:p>
            <w:pPr>
              <w:pStyle w:val="TAL"/>
              <w:rPr/>
            </w:pPr>
            <w:r>
              <w:rPr/>
              <w:t>Criticality Diagnostics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9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52" w:type="dxa"/>
            <w:tcBorders>
              <w:top w:val="single" w:sz="4" w:space="0" w:color="000000"/>
              <w:start w:val="single" w:sz="4" w:space="0" w:color="000000"/>
              <w:bottom w:val="single" w:sz="4" w:space="0" w:color="000000"/>
              <w:end w:val="single" w:sz="4" w:space="0" w:color="000000"/>
            </w:tcBorders>
          </w:tcPr>
          <w:p>
            <w:pPr>
              <w:pStyle w:val="TAL"/>
              <w:rPr/>
            </w:pPr>
            <w:r>
              <w:rPr/>
              <w:t>9.2.2</w:t>
            </w:r>
          </w:p>
        </w:tc>
        <w:tc>
          <w:tcPr>
            <w:tcW w:w="157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34" w:type="dxa"/>
            <w:tcBorders>
              <w:top w:val="single" w:sz="4" w:space="0" w:color="000000"/>
              <w:start w:val="single" w:sz="4" w:space="0" w:color="000000"/>
              <w:bottom w:val="single" w:sz="4" w:space="0" w:color="000000"/>
              <w:end w:val="single" w:sz="4" w:space="0" w:color="000000"/>
            </w:tcBorders>
          </w:tcPr>
          <w:p>
            <w:pPr>
              <w:pStyle w:val="TAC"/>
              <w:jc w:val="center"/>
              <w:rPr/>
            </w:pPr>
            <w:r>
              <w:rPr/>
              <w:t>YES</w:t>
            </w:r>
          </w:p>
        </w:tc>
        <w:tc>
          <w:tcPr>
            <w:tcW w:w="1103" w:type="dxa"/>
            <w:tcBorders>
              <w:top w:val="single" w:sz="4" w:space="0" w:color="000000"/>
              <w:start w:val="single" w:sz="4" w:space="0" w:color="000000"/>
              <w:bottom w:val="single" w:sz="4" w:space="0" w:color="000000"/>
              <w:end w:val="single" w:sz="4" w:space="0" w:color="000000"/>
            </w:tcBorders>
          </w:tcPr>
          <w:p>
            <w:pPr>
              <w:pStyle w:val="TAC"/>
              <w:jc w:val="center"/>
              <w:rPr/>
            </w:pPr>
            <w:r>
              <w:rPr/>
              <w:t>ignore</w:t>
            </w:r>
          </w:p>
        </w:tc>
      </w:tr>
    </w:tbl>
    <w:p>
      <w:pPr>
        <w:pStyle w:val="Normal"/>
        <w:rPr/>
      </w:pPr>
      <w:r>
        <w:rPr/>
      </w:r>
    </w:p>
    <w:p>
      <w:pPr>
        <w:pStyle w:val="Heading2"/>
        <w:rPr/>
      </w:pPr>
      <w:r>
        <w:rPr/>
        <w:t>9.2</w:t>
        <w:tab/>
        <w:t>Information Element definitions</w:t>
      </w:r>
    </w:p>
    <w:p>
      <w:pPr>
        <w:pStyle w:val="Heading3"/>
        <w:rPr/>
      </w:pPr>
      <w:r>
        <w:rPr/>
        <w:t>9.2.0</w:t>
        <w:tab/>
        <w:t>General</w:t>
      </w:r>
    </w:p>
    <w:p>
      <w:pPr>
        <w:pStyle w:val="Normal"/>
        <w:rPr/>
      </w:pPr>
      <w:r>
        <w:rPr/>
        <w:t>When specifying information elements which are to be represented by bit strings, if not otherwise specifically stated in the semantics description of the concerned IE or elsewhere, the following principle applies with regards to the ordering of bits:</w:t>
      </w:r>
    </w:p>
    <w:p>
      <w:pPr>
        <w:pStyle w:val="B1"/>
        <w:rPr/>
      </w:pPr>
      <w:r>
        <w:rPr/>
        <w:t>-</w:t>
        <w:tab/>
        <w:t>The first bit (leftmost bit) contains the most significant bit (MSB);</w:t>
      </w:r>
    </w:p>
    <w:p>
      <w:pPr>
        <w:pStyle w:val="B1"/>
        <w:rPr/>
      </w:pPr>
      <w:r>
        <w:rPr/>
        <w:t>-</w:t>
        <w:tab/>
        <w:t>The last bit (rightmost bit) contains the least significant bit (LSB);</w:t>
      </w:r>
    </w:p>
    <w:p>
      <w:pPr>
        <w:pStyle w:val="B1"/>
        <w:rPr/>
      </w:pPr>
      <w:r>
        <w:rPr/>
        <w:t>-</w:t>
        <w:tab/>
        <w:t>When importing bit strings from other specifications, the first bit of the bit string contains the first bit of the concerned information.</w:t>
      </w:r>
    </w:p>
    <w:p>
      <w:pPr>
        <w:pStyle w:val="Heading3"/>
        <w:rPr/>
      </w:pPr>
      <w:r>
        <w:rPr/>
        <w:t>9.2.1</w:t>
        <w:tab/>
        <w:t>Cause</w:t>
      </w:r>
    </w:p>
    <w:p>
      <w:pPr>
        <w:pStyle w:val="Normal"/>
        <w:spacing w:lineRule="auto" w:line="240"/>
        <w:rPr/>
      </w:pPr>
      <w:r>
        <w:rPr/>
        <w:t>The purpose of the cause information element is to indicate the reason for a particular event for the whole protocol.</w:t>
      </w:r>
    </w:p>
    <w:tbl>
      <w:tblPr>
        <w:tblW w:w="9213" w:type="dxa"/>
        <w:jc w:val="center"/>
        <w:tblInd w:w="0" w:type="dxa"/>
        <w:tblLayout w:type="fixed"/>
        <w:tblCellMar>
          <w:top w:w="0" w:type="dxa"/>
          <w:start w:w="108" w:type="dxa"/>
          <w:bottom w:w="0" w:type="dxa"/>
          <w:end w:w="108" w:type="dxa"/>
        </w:tblCellMar>
      </w:tblPr>
      <w:tblGrid>
        <w:gridCol w:w="2551"/>
        <w:gridCol w:w="1134"/>
        <w:gridCol w:w="1681"/>
        <w:gridCol w:w="1620"/>
        <w:gridCol w:w="2227"/>
      </w:tblGrid>
      <w:tr>
        <w:trPr/>
        <w:tc>
          <w:tcPr>
            <w:tcW w:w="2551"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Presence</w:t>
            </w:r>
          </w:p>
        </w:tc>
        <w:tc>
          <w:tcPr>
            <w:tcW w:w="1681"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Range</w:t>
            </w:r>
          </w:p>
        </w:tc>
        <w:tc>
          <w:tcPr>
            <w:tcW w:w="1620"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Semantics Description</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spacing w:lineRule="auto" w:line="240"/>
              <w:rPr>
                <w:i w:val="false"/>
                <w:i w:val="false"/>
              </w:rPr>
            </w:pPr>
            <w:r>
              <w:rPr/>
              <w:t xml:space="preserve">CHOICE </w:t>
            </w:r>
            <w:r>
              <w:rPr>
                <w:i/>
                <w:iCs/>
              </w:rPr>
              <w:t>Cause Group</w:t>
            </w:r>
          </w:p>
        </w:tc>
        <w:tc>
          <w:tcPr>
            <w:tcW w:w="1134"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M</w:t>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spacing w:lineRule="auto" w:line="240"/>
              <w:ind w:start="142" w:hanging="0"/>
              <w:rPr>
                <w:i/>
                <w:i/>
                <w:iCs/>
              </w:rPr>
            </w:pPr>
            <w:r>
              <w:rPr>
                <w:i/>
                <w:iCs/>
              </w:rPr>
              <w:t>&gt;Radio Network Layer</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i/>
                <w:i/>
                <w:iCs/>
              </w:rPr>
            </w:pPr>
            <w:r>
              <w:rPr>
                <w:i/>
                <w:iCs/>
              </w:rPr>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Left050cm"/>
              <w:rPr/>
            </w:pPr>
            <w:r>
              <w:rPr/>
              <w:t xml:space="preserve">&gt;&gt;Radio Network Layer Cause </w:t>
            </w:r>
          </w:p>
        </w:tc>
        <w:tc>
          <w:tcPr>
            <w:tcW w:w="1134"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M</w:t>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rPr/>
            </w:pPr>
            <w:r>
              <w:rPr/>
              <w:t>ENUMERATED</w:t>
            </w:r>
          </w:p>
          <w:p>
            <w:pPr>
              <w:pStyle w:val="TAL"/>
              <w:rPr/>
            </w:pPr>
            <w:r>
              <w:rPr/>
              <w:t>(Unspecified, Requested Item not Supported, Requested Item Temporarily not Available,</w:t>
            </w:r>
          </w:p>
          <w:p>
            <w:pPr>
              <w:pStyle w:val="TAL"/>
              <w:rPr/>
            </w:pPr>
            <w:r>
              <w:rPr/>
              <w:t>...</w:t>
            </w:r>
          </w:p>
          <w:p>
            <w:pPr>
              <w:pStyle w:val="TAL"/>
              <w:rPr/>
            </w:pPr>
            <w:r>
              <w:rPr/>
              <w:t>)</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Left0"/>
              <w:rPr/>
            </w:pPr>
            <w:r>
              <w:rPr/>
              <w:t>&gt;</w:t>
            </w:r>
            <w:r>
              <w:rPr>
                <w:i/>
              </w:rPr>
              <w:t>Protocol</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Left050cm"/>
              <w:rPr/>
            </w:pPr>
            <w:r>
              <w:rPr/>
              <w:t>&gt;&gt;Protocol Cause</w:t>
            </w:r>
          </w:p>
        </w:tc>
        <w:tc>
          <w:tcPr>
            <w:tcW w:w="1134"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M</w:t>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rPr/>
            </w:pPr>
            <w:r>
              <w:rPr/>
              <w:t>ENUMERATED</w:t>
              <w:br/>
              <w:t>(Transfer Syntax Error,</w:t>
              <w:br/>
              <w:t>Abstract Syntax Error (Reject),</w:t>
              <w:br/>
              <w:t>Abstract Syntax Error (Ignore and Notify),</w:t>
              <w:br/>
              <w:t>Message not Compatible with Receiver State,</w:t>
            </w:r>
          </w:p>
          <w:p>
            <w:pPr>
              <w:pStyle w:val="TAL"/>
              <w:rPr/>
            </w:pPr>
            <w:r>
              <w:rPr/>
              <w:t>Semantic Error,</w:t>
              <w:br/>
              <w:t>Unspecified,</w:t>
            </w:r>
          </w:p>
          <w:p>
            <w:pPr>
              <w:pStyle w:val="TAL"/>
              <w:rPr>
                <w:lang w:eastAsia="zh-CN"/>
              </w:rPr>
            </w:pPr>
            <w:r>
              <w:rPr/>
              <w:t>Abstract Syntax Error (Falsely Constructed Message),...)</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spacing w:lineRule="auto" w:line="240"/>
              <w:ind w:start="142" w:hanging="0"/>
              <w:rPr>
                <w:i/>
                <w:i/>
                <w:iCs/>
              </w:rPr>
            </w:pPr>
            <w:r>
              <w:rPr>
                <w:i/>
                <w:iCs/>
              </w:rPr>
              <w:t>&gt;Misc</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i/>
                <w:i/>
                <w:iCs/>
              </w:rPr>
            </w:pPr>
            <w:r>
              <w:rPr>
                <w:i/>
                <w:iCs/>
              </w:rPr>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Left050cm"/>
              <w:rPr/>
            </w:pPr>
            <w:r>
              <w:rPr/>
              <w:t>&gt;&gt;Miscellaneous Cause</w:t>
            </w:r>
          </w:p>
        </w:tc>
        <w:tc>
          <w:tcPr>
            <w:tcW w:w="1134" w:type="dxa"/>
            <w:tcBorders>
              <w:top w:val="single" w:sz="4" w:space="0" w:color="000000"/>
              <w:start w:val="single" w:sz="4" w:space="0" w:color="000000"/>
              <w:bottom w:val="single" w:sz="4" w:space="0" w:color="000000"/>
              <w:end w:val="single" w:sz="4" w:space="0" w:color="000000"/>
            </w:tcBorders>
          </w:tcPr>
          <w:p>
            <w:pPr>
              <w:pStyle w:val="TAL"/>
              <w:spacing w:lineRule="auto" w:line="240"/>
              <w:rPr/>
            </w:pPr>
            <w:r>
              <w:rPr/>
              <w:t>M</w:t>
            </w:r>
          </w:p>
        </w:tc>
        <w:tc>
          <w:tcPr>
            <w:tcW w:w="1681"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pPr>
            <w:r>
              <w:rPr/>
            </w:r>
          </w:p>
        </w:tc>
        <w:tc>
          <w:tcPr>
            <w:tcW w:w="1620" w:type="dxa"/>
            <w:tcBorders>
              <w:top w:val="single" w:sz="4" w:space="0" w:color="000000"/>
              <w:start w:val="single" w:sz="4" w:space="0" w:color="000000"/>
              <w:bottom w:val="single" w:sz="4" w:space="0" w:color="000000"/>
              <w:end w:val="single" w:sz="4" w:space="0" w:color="000000"/>
            </w:tcBorders>
          </w:tcPr>
          <w:p>
            <w:pPr>
              <w:pStyle w:val="TAL"/>
              <w:rPr/>
            </w:pPr>
            <w:r>
              <w:rPr/>
              <w:t>ENUMERATED</w:t>
              <w:br/>
              <w:t>(Unspecified,</w:t>
            </w:r>
          </w:p>
          <w:p>
            <w:pPr>
              <w:pStyle w:val="TAL"/>
              <w:rPr/>
            </w:pPr>
            <w:r>
              <w:rPr/>
              <w:t>...)</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bl>
    <w:p>
      <w:pPr>
        <w:pStyle w:val="Normal"/>
        <w:spacing w:lineRule="auto" w:line="240"/>
        <w:rPr/>
      </w:pPr>
      <w:r>
        <w:rPr/>
      </w:r>
    </w:p>
    <w:p>
      <w:pPr>
        <w:pStyle w:val="Normal"/>
        <w:spacing w:lineRule="auto" w:line="240"/>
        <w:rPr/>
      </w:pPr>
      <w:r>
        <w:rPr/>
        <w:t>The meaning of the different cause values is described in the following table. In general, "not supported" cause values indicate that the concerned capability is missing. On the other hand, "not available" cause values indicate that the concerned capability is present, but insufficient resources were available to perform the requested action.</w:t>
      </w:r>
    </w:p>
    <w:tbl>
      <w:tblPr>
        <w:tblW w:w="9180" w:type="dxa"/>
        <w:jc w:val="start"/>
        <w:tblInd w:w="-5" w:type="dxa"/>
        <w:tblLayout w:type="fixed"/>
        <w:tblCellMar>
          <w:top w:w="0" w:type="dxa"/>
          <w:start w:w="108" w:type="dxa"/>
          <w:bottom w:w="0" w:type="dxa"/>
          <w:end w:w="108" w:type="dxa"/>
        </w:tblCellMar>
      </w:tblPr>
      <w:tblGrid>
        <w:gridCol w:w="3060"/>
        <w:gridCol w:w="6120"/>
      </w:tblGrid>
      <w:tr>
        <w:trPr/>
        <w:tc>
          <w:tcPr>
            <w:tcW w:w="3060" w:type="dxa"/>
            <w:tcBorders>
              <w:top w:val="single" w:sz="4" w:space="0" w:color="000000"/>
              <w:start w:val="single" w:sz="4" w:space="0" w:color="000000"/>
              <w:bottom w:val="single" w:sz="4" w:space="0" w:color="000000"/>
              <w:end w:val="single" w:sz="4" w:space="0" w:color="000000"/>
            </w:tcBorders>
          </w:tcPr>
          <w:p>
            <w:pPr>
              <w:pStyle w:val="TAH"/>
              <w:rPr/>
            </w:pPr>
            <w:r>
              <w:rPr/>
              <w:t>Radio Network Layer cause</w:t>
            </w:r>
          </w:p>
        </w:tc>
        <w:tc>
          <w:tcPr>
            <w:tcW w:w="6120" w:type="dxa"/>
            <w:tcBorders>
              <w:top w:val="single" w:sz="4" w:space="0" w:color="000000"/>
              <w:start w:val="single" w:sz="4" w:space="0" w:color="000000"/>
              <w:bottom w:val="single" w:sz="4" w:space="0" w:color="000000"/>
              <w:end w:val="single" w:sz="4" w:space="0" w:color="000000"/>
            </w:tcBorders>
          </w:tcPr>
          <w:p>
            <w:pPr>
              <w:pStyle w:val="TAH"/>
              <w:rPr/>
            </w:pPr>
            <w:r>
              <w:rPr/>
              <w:t>Meaning</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Unspecified</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Sent when none of the above cause values applies but still the cause is Radio Network Layer related</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Requested Item not Supported</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eNB does not support the requested measurement object, or cannot provide the requested information item.</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Requested Item Temporarily not Available</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eNB can temporarily not provide the requested measurement object or information item.</w:t>
            </w:r>
          </w:p>
        </w:tc>
      </w:tr>
    </w:tbl>
    <w:p>
      <w:pPr>
        <w:pStyle w:val="Normal"/>
        <w:rPr/>
      </w:pPr>
      <w:r>
        <w:rPr/>
      </w:r>
    </w:p>
    <w:tbl>
      <w:tblPr>
        <w:tblW w:w="9180" w:type="dxa"/>
        <w:jc w:val="start"/>
        <w:tblInd w:w="-5" w:type="dxa"/>
        <w:tblLayout w:type="fixed"/>
        <w:tblCellMar>
          <w:top w:w="0" w:type="dxa"/>
          <w:start w:w="108" w:type="dxa"/>
          <w:bottom w:w="0" w:type="dxa"/>
          <w:end w:w="108" w:type="dxa"/>
        </w:tblCellMar>
      </w:tblPr>
      <w:tblGrid>
        <w:gridCol w:w="3060"/>
        <w:gridCol w:w="6120"/>
      </w:tblGrid>
      <w:tr>
        <w:trPr/>
        <w:tc>
          <w:tcPr>
            <w:tcW w:w="3060" w:type="dxa"/>
            <w:tcBorders>
              <w:top w:val="single" w:sz="4" w:space="0" w:color="000000"/>
              <w:start w:val="single" w:sz="4" w:space="0" w:color="000000"/>
              <w:bottom w:val="single" w:sz="4" w:space="0" w:color="000000"/>
              <w:end w:val="single" w:sz="4" w:space="0" w:color="000000"/>
            </w:tcBorders>
          </w:tcPr>
          <w:p>
            <w:pPr>
              <w:pStyle w:val="TAH"/>
              <w:rPr/>
            </w:pPr>
            <w:r>
              <w:rPr/>
              <w:t>Protocol cause</w:t>
            </w:r>
          </w:p>
        </w:tc>
        <w:tc>
          <w:tcPr>
            <w:tcW w:w="6120" w:type="dxa"/>
            <w:tcBorders>
              <w:top w:val="single" w:sz="4" w:space="0" w:color="000000"/>
              <w:start w:val="single" w:sz="4" w:space="0" w:color="000000"/>
              <w:bottom w:val="single" w:sz="4" w:space="0" w:color="000000"/>
              <w:end w:val="single" w:sz="4" w:space="0" w:color="000000"/>
            </w:tcBorders>
          </w:tcPr>
          <w:p>
            <w:pPr>
              <w:pStyle w:val="TAH"/>
              <w:rPr/>
            </w:pPr>
            <w:r>
              <w:rPr/>
              <w:t>Meaning</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Abstract Syntax Error (Reject)</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received message included an abstract syntax error and the concerned criticality indicated "reject" (see sub clause 10.3)</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Abstract Syntax Error (Ignore and Notify)</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received message included an abstract syntax error and the concerned criticality indicated "ignore and notify" (see sub clause 10.3)</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Abstract syntax error (falsely constructed message)</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received message contained IEs or IE groups in wrong order or with too many occurrences (see sub clause 10.3)</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Message not Compatible with Receiver State</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received message was not compatible with the receiver state (see sub clause 10.4)</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Semantic Error</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received message included a semantic error (see sub clause 10.4)</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Transfer Syntax Error</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The received message included a transfer syntax error (see sub clause 10.2)</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Unspecified</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Sent when none of the above cause values applies but still the cause is Protocol related</w:t>
            </w:r>
          </w:p>
        </w:tc>
      </w:tr>
    </w:tbl>
    <w:p>
      <w:pPr>
        <w:pStyle w:val="Normal"/>
        <w:spacing w:lineRule="auto" w:line="240"/>
        <w:rPr/>
      </w:pPr>
      <w:r>
        <w:rPr/>
      </w:r>
    </w:p>
    <w:tbl>
      <w:tblPr>
        <w:tblW w:w="9180" w:type="dxa"/>
        <w:jc w:val="start"/>
        <w:tblInd w:w="-5" w:type="dxa"/>
        <w:tblLayout w:type="fixed"/>
        <w:tblCellMar>
          <w:top w:w="0" w:type="dxa"/>
          <w:start w:w="108" w:type="dxa"/>
          <w:bottom w:w="0" w:type="dxa"/>
          <w:end w:w="108" w:type="dxa"/>
        </w:tblCellMar>
      </w:tblPr>
      <w:tblGrid>
        <w:gridCol w:w="3060"/>
        <w:gridCol w:w="6120"/>
      </w:tblGrid>
      <w:tr>
        <w:trPr/>
        <w:tc>
          <w:tcPr>
            <w:tcW w:w="3060" w:type="dxa"/>
            <w:tcBorders>
              <w:top w:val="single" w:sz="4" w:space="0" w:color="000000"/>
              <w:start w:val="single" w:sz="4" w:space="0" w:color="000000"/>
              <w:bottom w:val="single" w:sz="4" w:space="0" w:color="000000"/>
              <w:end w:val="single" w:sz="4" w:space="0" w:color="000000"/>
            </w:tcBorders>
          </w:tcPr>
          <w:p>
            <w:pPr>
              <w:pStyle w:val="TAH"/>
              <w:rPr/>
            </w:pPr>
            <w:r>
              <w:rPr/>
              <w:t>Miscellaneous cause</w:t>
            </w:r>
          </w:p>
        </w:tc>
        <w:tc>
          <w:tcPr>
            <w:tcW w:w="6120" w:type="dxa"/>
            <w:tcBorders>
              <w:top w:val="single" w:sz="4" w:space="0" w:color="000000"/>
              <w:start w:val="single" w:sz="4" w:space="0" w:color="000000"/>
              <w:bottom w:val="single" w:sz="4" w:space="0" w:color="000000"/>
              <w:end w:val="single" w:sz="4" w:space="0" w:color="000000"/>
            </w:tcBorders>
          </w:tcPr>
          <w:p>
            <w:pPr>
              <w:pStyle w:val="TAH"/>
              <w:rPr/>
            </w:pPr>
            <w:r>
              <w:rPr/>
              <w:t>Meaning</w:t>
            </w:r>
          </w:p>
        </w:tc>
      </w:tr>
      <w:tr>
        <w:trPr/>
        <w:tc>
          <w:tcPr>
            <w:tcW w:w="3060" w:type="dxa"/>
            <w:tcBorders>
              <w:top w:val="single" w:sz="4" w:space="0" w:color="000000"/>
              <w:start w:val="single" w:sz="4" w:space="0" w:color="000000"/>
              <w:bottom w:val="single" w:sz="4" w:space="0" w:color="000000"/>
              <w:end w:val="single" w:sz="4" w:space="0" w:color="000000"/>
            </w:tcBorders>
          </w:tcPr>
          <w:p>
            <w:pPr>
              <w:pStyle w:val="TAL"/>
              <w:rPr/>
            </w:pPr>
            <w:r>
              <w:rPr/>
              <w:t>Unspecified</w:t>
            </w:r>
          </w:p>
        </w:tc>
        <w:tc>
          <w:tcPr>
            <w:tcW w:w="6120" w:type="dxa"/>
            <w:tcBorders>
              <w:top w:val="single" w:sz="4" w:space="0" w:color="000000"/>
              <w:start w:val="single" w:sz="4" w:space="0" w:color="000000"/>
              <w:bottom w:val="single" w:sz="4" w:space="0" w:color="000000"/>
              <w:end w:val="single" w:sz="4" w:space="0" w:color="000000"/>
            </w:tcBorders>
          </w:tcPr>
          <w:p>
            <w:pPr>
              <w:pStyle w:val="TAL"/>
              <w:rPr/>
            </w:pPr>
            <w:r>
              <w:rPr/>
              <w:t>Sent when none of the above cause values applies and the cause is not related to any of the categories Radio Network Layer, Transport Network Layer or Protocol.</w:t>
            </w:r>
          </w:p>
        </w:tc>
      </w:tr>
    </w:tbl>
    <w:p>
      <w:pPr>
        <w:pStyle w:val="Normal"/>
        <w:rPr/>
      </w:pPr>
      <w:r>
        <w:rPr/>
      </w:r>
    </w:p>
    <w:p>
      <w:pPr>
        <w:pStyle w:val="Heading3"/>
        <w:rPr>
          <w:rFonts w:eastAsia="MS Mincho;ＭＳ 明朝"/>
        </w:rPr>
      </w:pPr>
      <w:r>
        <w:rPr/>
        <w:t>9.2.2</w:t>
        <w:tab/>
        <w:t>Criticality Diagnostics</w:t>
      </w:r>
    </w:p>
    <w:p>
      <w:pPr>
        <w:pStyle w:val="Normal"/>
        <w:rPr>
          <w:rFonts w:eastAsia="MS Mincho;ＭＳ 明朝"/>
        </w:rPr>
      </w:pPr>
      <w:r>
        <w:rPr>
          <w:rFonts w:eastAsia="MS Mincho;ＭＳ 明朝"/>
        </w:rPr>
        <w:t xml:space="preserve">The </w:t>
      </w:r>
      <w:r>
        <w:rPr>
          <w:rFonts w:eastAsia="MS Mincho;ＭＳ 明朝"/>
          <w:i/>
        </w:rPr>
        <w:t>Criticality Diagnostics</w:t>
      </w:r>
      <w:r>
        <w:rPr>
          <w:rFonts w:eastAsia="MS Mincho;ＭＳ 明朝"/>
        </w:rPr>
        <w:t xml:space="preserve"> IE is sent by the eNB or E-SMLC when parts of a received message have not been comprehended or were missing, or if the message contained logical errors. When applicable, it contains information about which IEs were not comprehended or were missing. The conditions for inclusion of the </w:t>
      </w:r>
      <w:r>
        <w:rPr>
          <w:rFonts w:eastAsia="MS Mincho;ＭＳ 明朝"/>
          <w:i/>
        </w:rPr>
        <w:t>LPPa Transaction ID</w:t>
      </w:r>
      <w:r>
        <w:rPr>
          <w:rFonts w:eastAsia="MS Mincho;ＭＳ 明朝"/>
        </w:rPr>
        <w:t xml:space="preserve"> IE are described in clause 10.</w:t>
      </w:r>
    </w:p>
    <w:tbl>
      <w:tblPr>
        <w:tblW w:w="9356" w:type="dxa"/>
        <w:jc w:val="center"/>
        <w:tblInd w:w="0" w:type="dxa"/>
        <w:tblLayout w:type="fixed"/>
        <w:tblCellMar>
          <w:top w:w="0" w:type="dxa"/>
          <w:start w:w="108" w:type="dxa"/>
          <w:bottom w:w="0" w:type="dxa"/>
          <w:end w:w="108" w:type="dxa"/>
        </w:tblCellMar>
      </w:tblPr>
      <w:tblGrid>
        <w:gridCol w:w="2268"/>
        <w:gridCol w:w="1134"/>
        <w:gridCol w:w="1418"/>
        <w:gridCol w:w="1843"/>
        <w:gridCol w:w="2693"/>
      </w:tblGrid>
      <w:tr>
        <w:trPr/>
        <w:tc>
          <w:tcPr>
            <w:tcW w:w="226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418"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843"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
              <w:rPr/>
            </w:pPr>
            <w:r>
              <w:rPr/>
              <w:t>Procedure Code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INTEGER (0..255)</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t xml:space="preserve">Procedure </w:t>
            </w:r>
            <w:r>
              <w:rPr>
                <w:rFonts w:eastAsia="MS Mincho;ＭＳ 明朝"/>
              </w:rPr>
              <w:t>C</w:t>
            </w:r>
            <w:r>
              <w:rPr/>
              <w:t xml:space="preserve">ode is to be used if Criticality </w:t>
            </w:r>
            <w:r>
              <w:rPr>
                <w:rFonts w:eastAsia="MS Mincho;ＭＳ 明朝"/>
              </w:rPr>
              <w:t>D</w:t>
            </w:r>
            <w:r>
              <w:rPr/>
              <w:t xml:space="preserve">iagnostics is part of Error Indication procedure, and not within the response message of the same </w:t>
            </w:r>
            <w:r>
              <w:rPr>
                <w:rFonts w:eastAsia="MS Mincho;ＭＳ 明朝"/>
              </w:rPr>
              <w:t xml:space="preserve">procedure </w:t>
            </w:r>
            <w:r>
              <w:rPr/>
              <w:t>that caused the error.</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
              <w:rPr/>
            </w:pPr>
            <w:r>
              <w:rPr/>
              <w:t xml:space="preserve">Triggering Message </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ENUMERATED (initiating message, successful outcome, unsuccessful outcome)</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t xml:space="preserve">The Triggering Message is used only if the Criticality </w:t>
            </w:r>
            <w:r>
              <w:rPr>
                <w:rFonts w:eastAsia="MS Mincho;ＭＳ 明朝"/>
              </w:rPr>
              <w:t>D</w:t>
            </w:r>
            <w:r>
              <w:rPr/>
              <w:t>iagnostics is part of Error Indication procedure.</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
              <w:rPr>
                <w:rFonts w:eastAsia="MS Mincho;ＭＳ 明朝"/>
              </w:rPr>
            </w:pPr>
            <w:r>
              <w:rPr>
                <w:rFonts w:eastAsia="MS Mincho;ＭＳ 明朝"/>
              </w:rPr>
              <w:t xml:space="preserve">Procedure </w:t>
            </w:r>
            <w:r>
              <w:rPr/>
              <w:t xml:space="preserve">Criticality </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ENUMERATED (reject, ignore, notify)</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t xml:space="preserve">This </w:t>
            </w:r>
            <w:r>
              <w:rPr>
                <w:rFonts w:eastAsia="MS Mincho;ＭＳ 明朝"/>
              </w:rPr>
              <w:t xml:space="preserve">Procedure </w:t>
            </w:r>
            <w:r>
              <w:rPr/>
              <w:t>Criticality is used for reporting the Criticality of the Triggering message</w:t>
            </w:r>
            <w:r>
              <w:rPr>
                <w:rFonts w:eastAsia="MS Mincho;ＭＳ 明朝"/>
              </w:rPr>
              <w:t xml:space="preserve"> </w:t>
            </w:r>
            <w:r>
              <w:rPr/>
              <w:t>(Procedure).</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
              <w:rPr/>
            </w:pPr>
            <w:r>
              <w:rPr>
                <w:rFonts w:eastAsia="MS Mincho;ＭＳ 明朝"/>
              </w:rPr>
              <w:t>LPPa Transaction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9.2.4</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
              <w:rPr/>
            </w:pPr>
            <w:r>
              <w:rPr>
                <w:b/>
              </w:rPr>
              <w:t>Information Element Criticality Diagnostics</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rPr>
            </w:pPr>
            <w:r>
              <w:rPr>
                <w:b/>
              </w:rPr>
            </w:r>
          </w:p>
        </w:tc>
        <w:tc>
          <w:tcPr>
            <w:tcW w:w="1418" w:type="dxa"/>
            <w:tcBorders>
              <w:top w:val="single" w:sz="4" w:space="0" w:color="000000"/>
              <w:start w:val="single" w:sz="4" w:space="0" w:color="000000"/>
              <w:bottom w:val="single" w:sz="4" w:space="0" w:color="000000"/>
              <w:end w:val="single" w:sz="4" w:space="0" w:color="000000"/>
            </w:tcBorders>
          </w:tcPr>
          <w:p>
            <w:pPr>
              <w:pStyle w:val="TAL"/>
              <w:rPr/>
            </w:pPr>
            <w:r>
              <w:rPr>
                <w:i/>
              </w:rPr>
              <w:t>0 .. &lt;maxNrOfErrors&gt;</w:t>
            </w:r>
          </w:p>
        </w:tc>
        <w:tc>
          <w:tcPr>
            <w:tcW w:w="1843"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Left0"/>
              <w:rPr/>
            </w:pPr>
            <w:r>
              <w:rPr/>
              <w:t>&gt;</w:t>
            </w:r>
            <w:r>
              <w:rPr>
                <w:rFonts w:eastAsia="MS Mincho;ＭＳ 明朝"/>
              </w:rPr>
              <w:t xml:space="preserve">IE </w:t>
            </w:r>
            <w:r>
              <w:rPr/>
              <w:t xml:space="preserve">Criticality </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ENUMERATED (reject, ignore, notify)</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t xml:space="preserve">The </w:t>
            </w:r>
            <w:r>
              <w:rPr>
                <w:rFonts w:eastAsia="MS Mincho;ＭＳ 明朝"/>
              </w:rPr>
              <w:t xml:space="preserve">IE </w:t>
            </w:r>
            <w:r>
              <w:rPr/>
              <w:t>Criticality is used for reporting the criticality of the triggering IE. The value "ignore'" shall not be used.</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Left0"/>
              <w:rPr/>
            </w:pPr>
            <w:r>
              <w:rPr/>
              <w:t>&gt;IE I</w:t>
            </w:r>
            <w:r>
              <w:rPr>
                <w:rFonts w:eastAsia="MS Mincho;ＭＳ 明朝"/>
              </w:rPr>
              <w:t>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INTEGER (0..65535)</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t>The IE I</w:t>
            </w:r>
            <w:r>
              <w:rPr>
                <w:rFonts w:eastAsia="MS Mincho;ＭＳ 明朝"/>
              </w:rPr>
              <w:t>D</w:t>
            </w:r>
            <w:r>
              <w:rPr/>
              <w:t xml:space="preserve"> of the not understood or missing IE.</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Left0"/>
              <w:rPr/>
            </w:pPr>
            <w:r>
              <w:rPr/>
              <w:t>&gt;Type Of Error</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ENUMERATED (not understood, missing, …)</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bl>
    <w:p>
      <w:pPr>
        <w:pStyle w:val="Normal"/>
        <w:rPr/>
      </w:pPr>
      <w:r>
        <w:rPr/>
        <w:t xml:space="preserve"> </w:t>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maxNrOfErrors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IE errors allowed to be reported with a single message. The value for maxNroOfErrors is 256.</w:t>
            </w:r>
          </w:p>
        </w:tc>
      </w:tr>
    </w:tbl>
    <w:p>
      <w:pPr>
        <w:pStyle w:val="Normal"/>
        <w:rPr/>
      </w:pPr>
      <w:r>
        <w:rPr/>
      </w:r>
    </w:p>
    <w:p>
      <w:pPr>
        <w:pStyle w:val="Heading3"/>
        <w:rPr/>
      </w:pPr>
      <w:r>
        <w:rPr/>
        <w:t>9.2.3</w:t>
        <w:tab/>
        <w:t>Message Type</w:t>
      </w:r>
    </w:p>
    <w:p>
      <w:pPr>
        <w:pStyle w:val="Normal"/>
        <w:rPr/>
      </w:pPr>
      <w:r>
        <w:rPr/>
        <w:t xml:space="preserve">The </w:t>
      </w:r>
      <w:r>
        <w:rPr>
          <w:i/>
        </w:rPr>
        <w:t>Message Type</w:t>
      </w:r>
      <w:r>
        <w:rPr/>
        <w:t xml:space="preserve"> IE uniquely identifies the message being sent. It is mandatory for all messages.</w:t>
      </w:r>
    </w:p>
    <w:tbl>
      <w:tblPr>
        <w:tblW w:w="9356" w:type="dxa"/>
        <w:jc w:val="start"/>
        <w:tblInd w:w="-113" w:type="dxa"/>
        <w:tblLayout w:type="fixed"/>
        <w:tblCellMar>
          <w:top w:w="0" w:type="dxa"/>
          <w:start w:w="108" w:type="dxa"/>
          <w:bottom w:w="0" w:type="dxa"/>
          <w:end w:w="108" w:type="dxa"/>
        </w:tblCellMar>
      </w:tblPr>
      <w:tblGrid>
        <w:gridCol w:w="2552"/>
        <w:gridCol w:w="1134"/>
        <w:gridCol w:w="850"/>
        <w:gridCol w:w="2127"/>
        <w:gridCol w:w="2693"/>
      </w:tblGrid>
      <w:tr>
        <w:trPr/>
        <w:tc>
          <w:tcPr>
            <w:tcW w:w="255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85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127"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552" w:type="dxa"/>
            <w:tcBorders>
              <w:top w:val="single" w:sz="4" w:space="0" w:color="000000"/>
              <w:start w:val="single" w:sz="4" w:space="0" w:color="000000"/>
              <w:bottom w:val="single" w:sz="4" w:space="0" w:color="000000"/>
              <w:end w:val="single" w:sz="4" w:space="0" w:color="000000"/>
            </w:tcBorders>
          </w:tcPr>
          <w:p>
            <w:pPr>
              <w:pStyle w:val="TAL"/>
              <w:rPr>
                <w:b/>
                <w:b/>
              </w:rPr>
            </w:pPr>
            <w:r>
              <w:rPr/>
              <w:t>Procedure Code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5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127" w:type="dxa"/>
            <w:tcBorders>
              <w:top w:val="single" w:sz="4" w:space="0" w:color="000000"/>
              <w:start w:val="single" w:sz="4" w:space="0" w:color="000000"/>
              <w:bottom w:val="single" w:sz="4" w:space="0" w:color="000000"/>
              <w:end w:val="single" w:sz="4" w:space="0" w:color="000000"/>
            </w:tcBorders>
          </w:tcPr>
          <w:p>
            <w:pPr>
              <w:pStyle w:val="TAL"/>
              <w:rPr/>
            </w:pPr>
            <w:r>
              <w:rPr/>
              <w:t>INTEGER (0..255)</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552" w:type="dxa"/>
            <w:tcBorders>
              <w:top w:val="single" w:sz="4" w:space="0" w:color="000000"/>
              <w:start w:val="single" w:sz="4" w:space="0" w:color="000000"/>
              <w:bottom w:val="single" w:sz="4" w:space="0" w:color="000000"/>
              <w:end w:val="single" w:sz="4" w:space="0" w:color="000000"/>
            </w:tcBorders>
          </w:tcPr>
          <w:p>
            <w:pPr>
              <w:pStyle w:val="TAL"/>
              <w:rPr/>
            </w:pPr>
            <w:r>
              <w:rPr>
                <w:bCs/>
              </w:rPr>
              <w:t>Type of Message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5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127" w:type="dxa"/>
            <w:tcBorders>
              <w:top w:val="single" w:sz="4" w:space="0" w:color="000000"/>
              <w:start w:val="single" w:sz="4" w:space="0" w:color="000000"/>
              <w:bottom w:val="single" w:sz="4" w:space="0" w:color="000000"/>
              <w:end w:val="single" w:sz="4" w:space="0" w:color="000000"/>
            </w:tcBorders>
          </w:tcPr>
          <w:p>
            <w:pPr>
              <w:pStyle w:val="TAL"/>
              <w:rPr/>
            </w:pPr>
            <w:r>
              <w:rPr/>
              <w:t xml:space="preserve">CHOICE (Initiating Message, Successful Outcome, Unsuccessful Outcome, </w:t>
            </w:r>
          </w:p>
          <w:p>
            <w:pPr>
              <w:pStyle w:val="TAL"/>
              <w:rPr/>
            </w:pPr>
            <w:r>
              <w:rPr/>
              <w:t>…</w:t>
            </w:r>
            <w:r>
              <w:rPr/>
              <w:t>)</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bl>
    <w:p>
      <w:pPr>
        <w:pStyle w:val="Normal"/>
        <w:rPr/>
      </w:pPr>
      <w:r>
        <w:rPr/>
      </w:r>
    </w:p>
    <w:p>
      <w:pPr>
        <w:pStyle w:val="Heading3"/>
        <w:rPr/>
      </w:pPr>
      <w:r>
        <w:rPr/>
        <w:t>9.2.4</w:t>
        <w:tab/>
        <w:t>LPPa Transaction ID</w:t>
      </w:r>
    </w:p>
    <w:p>
      <w:pPr>
        <w:pStyle w:val="Normal"/>
        <w:rPr/>
      </w:pPr>
      <w:r>
        <w:rPr/>
        <w:t>The</w:t>
      </w:r>
      <w:r>
        <w:rPr>
          <w:i/>
          <w:iCs/>
        </w:rPr>
        <w:t xml:space="preserve"> LPPa</w:t>
      </w:r>
      <w:r>
        <w:rPr/>
        <w:t xml:space="preserve"> </w:t>
      </w:r>
      <w:r>
        <w:rPr>
          <w:i/>
          <w:iCs/>
        </w:rPr>
        <w:t>Transaction ID</w:t>
      </w:r>
      <w:r>
        <w:rPr/>
        <w:t xml:space="preserve"> IE is used to associate all the messages belonging to the same procedure. Messages belonging to the same procedure shall use the same LPPa Transaction ID.</w:t>
      </w:r>
    </w:p>
    <w:p>
      <w:pPr>
        <w:pStyle w:val="Normal"/>
        <w:rPr/>
      </w:pPr>
      <w:r>
        <w:rPr/>
        <w:t>The LPPa Transaction ID is determined by the initiating peer of a procedure.</w:t>
      </w:r>
    </w:p>
    <w:p>
      <w:pPr>
        <w:pStyle w:val="Normal"/>
        <w:rPr/>
      </w:pPr>
      <w:r>
        <w:rPr/>
        <w:t>The LPPa Transaction ID shall uniquely identify a procedure among all ongoing parallel procedures using the same procedure code, and initiated by the same protocol peer.</w:t>
      </w:r>
    </w:p>
    <w:tbl>
      <w:tblPr>
        <w:tblW w:w="9542" w:type="dxa"/>
        <w:jc w:val="start"/>
        <w:tblInd w:w="-147" w:type="dxa"/>
        <w:tblLayout w:type="fixed"/>
        <w:tblCellMar>
          <w:top w:w="0" w:type="dxa"/>
          <w:start w:w="108" w:type="dxa"/>
          <w:bottom w:w="0" w:type="dxa"/>
          <w:end w:w="108" w:type="dxa"/>
        </w:tblCellMar>
      </w:tblPr>
      <w:tblGrid>
        <w:gridCol w:w="2836"/>
        <w:gridCol w:w="1134"/>
        <w:gridCol w:w="972"/>
        <w:gridCol w:w="2004"/>
        <w:gridCol w:w="2596"/>
      </w:tblGrid>
      <w:tr>
        <w:trPr/>
        <w:tc>
          <w:tcPr>
            <w:tcW w:w="2836"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972"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004"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596"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836" w:type="dxa"/>
            <w:tcBorders>
              <w:top w:val="single" w:sz="4" w:space="0" w:color="000000"/>
              <w:start w:val="single" w:sz="4" w:space="0" w:color="000000"/>
              <w:bottom w:val="single" w:sz="4" w:space="0" w:color="000000"/>
              <w:end w:val="single" w:sz="4" w:space="0" w:color="000000"/>
            </w:tcBorders>
          </w:tcPr>
          <w:p>
            <w:pPr>
              <w:pStyle w:val="TAL"/>
              <w:rPr/>
            </w:pPr>
            <w:r>
              <w:rPr>
                <w:iCs/>
              </w:rPr>
              <w:t>LPPa Transaction ID</w:t>
            </w:r>
            <w:r>
              <w:rPr>
                <w:i/>
                <w:iCs/>
              </w:rPr>
              <w:t xml:space="preserve"> </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7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004" w:type="dxa"/>
            <w:tcBorders>
              <w:top w:val="single" w:sz="4" w:space="0" w:color="000000"/>
              <w:start w:val="single" w:sz="4" w:space="0" w:color="000000"/>
              <w:bottom w:val="single" w:sz="4" w:space="0" w:color="000000"/>
              <w:end w:val="single" w:sz="4" w:space="0" w:color="000000"/>
            </w:tcBorders>
          </w:tcPr>
          <w:p>
            <w:pPr>
              <w:pStyle w:val="TAL"/>
              <w:rPr/>
            </w:pPr>
            <w:r>
              <w:rPr/>
              <w:t>INTEGER (0..32767)</w:t>
            </w:r>
          </w:p>
        </w:tc>
        <w:tc>
          <w:tcPr>
            <w:tcW w:w="259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bl>
    <w:p>
      <w:pPr>
        <w:pStyle w:val="Normal"/>
        <w:rPr/>
      </w:pPr>
      <w:r>
        <w:rPr/>
      </w:r>
    </w:p>
    <w:p>
      <w:pPr>
        <w:pStyle w:val="Heading3"/>
        <w:rPr/>
      </w:pPr>
      <w:r>
        <w:rPr/>
        <w:t>9.2.5</w:t>
        <w:tab/>
        <w:t>E-CID Measurement Result</w:t>
      </w:r>
    </w:p>
    <w:p>
      <w:pPr>
        <w:pStyle w:val="Normal"/>
        <w:spacing w:lineRule="auto" w:line="240"/>
        <w:rPr/>
      </w:pPr>
      <w:r>
        <w:rPr/>
        <w:t>The purpose of the E-CID Measurement Result information element is to provide the E-CID measurement result.</w:t>
      </w:r>
    </w:p>
    <w:tbl>
      <w:tblPr>
        <w:tblW w:w="9213" w:type="dxa"/>
        <w:jc w:val="center"/>
        <w:tblInd w:w="0" w:type="dxa"/>
        <w:tblLayout w:type="fixed"/>
        <w:tblCellMar>
          <w:top w:w="0" w:type="dxa"/>
          <w:start w:w="108" w:type="dxa"/>
          <w:bottom w:w="0" w:type="dxa"/>
          <w:end w:w="108" w:type="dxa"/>
        </w:tblCellMar>
      </w:tblPr>
      <w:tblGrid>
        <w:gridCol w:w="2330"/>
        <w:gridCol w:w="1134"/>
        <w:gridCol w:w="1559"/>
        <w:gridCol w:w="1963"/>
        <w:gridCol w:w="2227"/>
      </w:tblGrid>
      <w:tr>
        <w:trPr/>
        <w:tc>
          <w:tcPr>
            <w:tcW w:w="2330"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Presence</w:t>
            </w:r>
          </w:p>
        </w:tc>
        <w:tc>
          <w:tcPr>
            <w:tcW w:w="1559"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Range</w:t>
            </w:r>
          </w:p>
        </w:tc>
        <w:tc>
          <w:tcPr>
            <w:tcW w:w="1963"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Serving Cell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ECGI</w:t>
            </w:r>
          </w:p>
          <w:p>
            <w:pPr>
              <w:pStyle w:val="TAL"/>
              <w:rPr/>
            </w:pPr>
            <w:r>
              <w:rPr/>
              <w:t>9.2.6</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E-UTRAN Cell Identifier of the serving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Serving Cell TAC</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OCTET STRING(2)</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Tracking Area Code of the serving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E-UTRAN Access Point Position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9.2.8</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bCs/>
              </w:rPr>
              <w:t>The configured estimated geographical position of the antenna of the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b/>
                <w:bCs/>
              </w:rPr>
              <w:t>Measured Results</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559" w:type="dxa"/>
            <w:tcBorders>
              <w:top w:val="single" w:sz="4" w:space="0" w:color="000000"/>
              <w:start w:val="single" w:sz="4" w:space="0" w:color="000000"/>
              <w:bottom w:val="single" w:sz="4" w:space="0" w:color="000000"/>
              <w:end w:val="single" w:sz="4" w:space="0" w:color="000000"/>
            </w:tcBorders>
          </w:tcPr>
          <w:p>
            <w:pPr>
              <w:pStyle w:val="TAL"/>
              <w:rPr>
                <w:bCs/>
              </w:rPr>
            </w:pPr>
            <w:r>
              <w:rPr>
                <w:bCs/>
                <w:i/>
                <w:iCs/>
              </w:rPr>
              <w:t>0 .. &lt;maxnoMeas&gt;</w:t>
            </w:r>
          </w:p>
        </w:tc>
        <w:tc>
          <w:tcPr>
            <w:tcW w:w="1963" w:type="dxa"/>
            <w:tcBorders>
              <w:top w:val="single" w:sz="4" w:space="0" w:color="000000"/>
              <w:start w:val="single" w:sz="4" w:space="0" w:color="000000"/>
              <w:bottom w:val="single" w:sz="4" w:space="0" w:color="000000"/>
              <w:end w:val="single" w:sz="4" w:space="0" w:color="000000"/>
            </w:tcBorders>
          </w:tcPr>
          <w:p>
            <w:pPr>
              <w:pStyle w:val="TAL"/>
              <w:snapToGrid w:val="false"/>
              <w:rPr>
                <w:bCs/>
              </w:rPr>
            </w:pPr>
            <w:r>
              <w:rPr>
                <w:bCs/>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 xml:space="preserve">&gt;CHOICE </w:t>
            </w:r>
            <w:r>
              <w:rPr>
                <w:i/>
              </w:rPr>
              <w:t xml:space="preserve">Measured </w:t>
            </w:r>
            <w:r>
              <w:rPr>
                <w:i/>
                <w:iCs/>
              </w:rPr>
              <w:t>Results Value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&gt;&gt;Value Angle of Arrival</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1" w:author="Ericsson User" w:date="2024-02-16T09:25:00Z">
              <w:r>
                <w:rPr/>
                <w:delText>M</w:delText>
              </w:r>
            </w:del>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 xml:space="preserve">INTEGER </w:t>
            </w:r>
            <w:r>
              <w:rPr>
                <w:rFonts w:eastAsia="SimSun;宋体"/>
                <w:bCs/>
              </w:rPr>
              <w:t>(0..719)</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According to mapping in TS 36.133 [8]</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&gt;&gt;Value Timing Advance Type 1</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2" w:author="Ericsson User" w:date="2024-02-16T09:25:00Z">
              <w:r>
                <w:rPr/>
                <w:delText>M</w:delText>
              </w:r>
            </w:del>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 xml:space="preserve">INTEGER </w:t>
            </w:r>
            <w:r>
              <w:rPr>
                <w:bCs/>
              </w:rPr>
              <w:t>(0..7</w:t>
            </w:r>
            <w:r>
              <w:rPr>
                <w:bCs/>
                <w:lang w:eastAsia="zh-CN"/>
              </w:rPr>
              <w:t>690</w:t>
            </w:r>
            <w:r>
              <w:rPr>
                <w:bCs/>
              </w:rPr>
              <w:t>)</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According to mapping in TS 36.133 [8]</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&gt;&gt;Value Timing Advance Type 2</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3" w:author="Ericsson User" w:date="2024-02-16T09:25:00Z">
              <w:r>
                <w:rPr/>
                <w:delText>M</w:delText>
              </w:r>
            </w:del>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INTEGER</w:t>
            </w:r>
            <w:r>
              <w:rPr/>
              <w:t xml:space="preserve"> </w:t>
            </w:r>
            <w:r>
              <w:rPr>
                <w:bCs/>
              </w:rPr>
              <w:t>(0..7</w:t>
            </w:r>
            <w:r>
              <w:rPr>
                <w:bCs/>
                <w:lang w:eastAsia="zh-CN"/>
              </w:rPr>
              <w:t>690</w:t>
            </w:r>
            <w:r>
              <w:rPr>
                <w:bCs/>
              </w:rPr>
              <w:t>)</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According to mapping in TS 36.133 [8]</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w:t>
            </w:r>
            <w:r>
              <w:rPr>
                <w:b/>
                <w:bCs/>
                <w:i/>
                <w:iCs/>
              </w:rPr>
              <w:t>Result RSRP</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1559" w:type="dxa"/>
            <w:tcBorders>
              <w:top w:val="single" w:sz="4" w:space="0" w:color="000000"/>
              <w:start w:val="single" w:sz="4" w:space="0" w:color="000000"/>
              <w:bottom w:val="single" w:sz="4" w:space="0" w:color="000000"/>
              <w:end w:val="single" w:sz="4" w:space="0" w:color="000000"/>
            </w:tcBorders>
          </w:tcPr>
          <w:p>
            <w:pPr>
              <w:pStyle w:val="TAL"/>
              <w:rPr/>
            </w:pPr>
            <w:r>
              <w:rPr>
                <w:bCs/>
                <w:i/>
              </w:rPr>
              <w:t>1 .. &lt;</w:t>
            </w:r>
            <w:r>
              <w:rPr>
                <w:i/>
              </w:rPr>
              <w:t>maxCellReport&gt;</w:t>
            </w:r>
          </w:p>
        </w:tc>
        <w:tc>
          <w:tcPr>
            <w:tcW w:w="196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&gt;&gt;&gt;PCI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bCs/>
              </w:rPr>
              <w:t>INTEGER (0..503, …)</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Physical Cell Identifier of the reported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&gt;&gt;&gt;EARFCN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bCs/>
              </w:rPr>
            </w:pPr>
            <w:r>
              <w:rPr/>
              <w:t>INTEGER (0..65535, ..., 65536..262143)</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t>Corresponds to NDL for FDD and NDL/UL for TDD in ref. TS 36.104 [5]</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&gt;&gt;&gt;ECGI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ECGI</w:t>
            </w:r>
          </w:p>
          <w:p>
            <w:pPr>
              <w:pStyle w:val="TAL"/>
              <w:rPr/>
            </w:pPr>
            <w:r>
              <w:rPr/>
              <w:t>9.2.6</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E-UTRAN Cell Global Identifier of the reported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&gt;&gt;&gt;Value RSRP</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INTEGER(0..97, …)</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w:t>
            </w:r>
            <w:r>
              <w:rPr>
                <w:b/>
                <w:i/>
                <w:iCs/>
              </w:rPr>
              <w:t>Result RSRQ</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1559" w:type="dxa"/>
            <w:tcBorders>
              <w:top w:val="single" w:sz="4" w:space="0" w:color="000000"/>
              <w:start w:val="single" w:sz="4" w:space="0" w:color="000000"/>
              <w:bottom w:val="single" w:sz="4" w:space="0" w:color="000000"/>
              <w:end w:val="single" w:sz="4" w:space="0" w:color="000000"/>
            </w:tcBorders>
          </w:tcPr>
          <w:p>
            <w:pPr>
              <w:pStyle w:val="TAL"/>
              <w:rPr/>
            </w:pPr>
            <w:r>
              <w:rPr>
                <w:bCs/>
                <w:i/>
              </w:rPr>
              <w:t>1 . &lt;</w:t>
            </w:r>
            <w:r>
              <w:rPr>
                <w:i/>
              </w:rPr>
              <w:t>maxCellReport&gt;</w:t>
            </w:r>
          </w:p>
        </w:tc>
        <w:tc>
          <w:tcPr>
            <w:tcW w:w="196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&gt;&gt;&gt;PCI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bCs/>
              </w:rPr>
            </w:pPr>
            <w:r>
              <w:rPr>
                <w:bCs/>
              </w:rPr>
              <w:t>INTEGER (0..503, …)</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Physical Cell Identifier of the reported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&gt;&gt;&gt;EARFCN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bCs/>
              </w:rPr>
            </w:pPr>
            <w:r>
              <w:rPr/>
              <w:t>INTEGER (0..65535, ..., 65536..262143)</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t>Corresponds to NDL for FDD and NDL/UL for TDD in ref. TS 36.104 [5]</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&gt;&gt;&gt;ECGI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ECGI</w:t>
            </w:r>
          </w:p>
          <w:p>
            <w:pPr>
              <w:pStyle w:val="TAL"/>
              <w:rPr/>
            </w:pPr>
            <w:r>
              <w:rPr/>
              <w:t>9.2.6</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E-UTRAN Cell Global Identifier of the reported 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1"/>
              <w:rPr/>
            </w:pPr>
            <w:r>
              <w:rPr/>
              <w:t>&gt;&gt;&gt;Value RSRQ</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INTEGER(0..34, …)</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r>
    </w:tbl>
    <w:p>
      <w:pPr>
        <w:pStyle w:val="Normal"/>
        <w:rPr>
          <w:rFonts w:eastAsia="SimSun;宋体"/>
        </w:rPr>
      </w:pPr>
      <w:r>
        <w:rPr>
          <w:rFonts w:eastAsia="SimSun;宋体"/>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measured quantities that can be configured and reported with one message. Value is 63.</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maxCellReport</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cells that can be reported with one message. Value is 9.</w:t>
            </w:r>
          </w:p>
        </w:tc>
      </w:tr>
    </w:tbl>
    <w:p>
      <w:pPr>
        <w:pStyle w:val="Normal"/>
        <w:rPr>
          <w:rFonts w:eastAsia="SimSun;宋体"/>
        </w:rPr>
      </w:pPr>
      <w:r>
        <w:rPr>
          <w:rFonts w:eastAsia="SimSun;宋体"/>
        </w:rPr>
      </w:r>
    </w:p>
    <w:p>
      <w:pPr>
        <w:pStyle w:val="Heading3"/>
        <w:rPr/>
      </w:pPr>
      <w:r>
        <w:rPr/>
        <w:t>9.2.6</w:t>
        <w:tab/>
        <w:t>ECGI</w:t>
      </w:r>
    </w:p>
    <w:p>
      <w:pPr>
        <w:pStyle w:val="Normal"/>
        <w:rPr>
          <w:rFonts w:ascii="Times New Roman" w:hAnsi="Times New Roman" w:eastAsia="SimSun;宋体" w:cs="Times New Roman"/>
          <w:kern w:val="0"/>
        </w:rPr>
      </w:pPr>
      <w:r>
        <w:rPr>
          <w:rFonts w:eastAsia="SimSun;宋体" w:cs="Times New Roman"/>
          <w:kern w:val="0"/>
        </w:rPr>
        <w:t>The E-UTRAN Cell Global Identifier (ECGI) is used to globally identify a cell.</w:t>
      </w:r>
    </w:p>
    <w:tbl>
      <w:tblPr>
        <w:tblW w:w="9213" w:type="dxa"/>
        <w:jc w:val="center"/>
        <w:tblInd w:w="0" w:type="dxa"/>
        <w:tblLayout w:type="fixed"/>
        <w:tblCellMar>
          <w:top w:w="0" w:type="dxa"/>
          <w:start w:w="108" w:type="dxa"/>
          <w:bottom w:w="0" w:type="dxa"/>
          <w:end w:w="108" w:type="dxa"/>
        </w:tblCellMar>
      </w:tblPr>
      <w:tblGrid>
        <w:gridCol w:w="2551"/>
        <w:gridCol w:w="1134"/>
        <w:gridCol w:w="1681"/>
        <w:gridCol w:w="1620"/>
        <w:gridCol w:w="2227"/>
      </w:tblGrid>
      <w:tr>
        <w:trPr/>
        <w:tc>
          <w:tcPr>
            <w:tcW w:w="2551"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Presence</w:t>
            </w:r>
          </w:p>
        </w:tc>
        <w:tc>
          <w:tcPr>
            <w:tcW w:w="1681"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Range</w:t>
            </w:r>
          </w:p>
        </w:tc>
        <w:tc>
          <w:tcPr>
            <w:tcW w:w="1620"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Semantics Description</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rPr>
                <w:rFonts w:eastAsia="MS Mincho;ＭＳ 明朝"/>
                <w:szCs w:val="18"/>
              </w:rPr>
            </w:pPr>
            <w:r>
              <w:rPr>
                <w:szCs w:val="18"/>
              </w:rPr>
              <w:t>PLMN</w:t>
            </w:r>
            <w:r>
              <w:rPr>
                <w:rFonts w:eastAsia="MS Mincho;ＭＳ 明朝"/>
                <w:szCs w:val="18"/>
              </w:rPr>
              <w:t xml:space="preserve"> </w:t>
            </w:r>
            <w:r>
              <w:rPr>
                <w:szCs w:val="18"/>
              </w:rPr>
              <w:t>identity</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r>
              <w:rPr>
                <w:szCs w:val="18"/>
              </w:rPr>
              <w:t>M</w:t>
            </w:r>
          </w:p>
        </w:tc>
        <w:tc>
          <w:tcPr>
            <w:tcW w:w="16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tLeast" w:line="0" w:before="0" w:after="180"/>
              <w:rPr>
                <w:rFonts w:ascii="Arial" w:hAnsi="Arial" w:cs="Arial"/>
                <w:b/>
                <w:b/>
                <w:sz w:val="18"/>
                <w:szCs w:val="18"/>
              </w:rPr>
            </w:pPr>
            <w:r>
              <w:rPr>
                <w:rFonts w:cs="Arial" w:ascii="Arial" w:hAnsi="Arial"/>
                <w:b/>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L"/>
              <w:spacing w:lineRule="atLeast" w:line="0"/>
              <w:rPr>
                <w:b w:val="false"/>
                <w:b w:val="false"/>
              </w:rPr>
            </w:pPr>
            <w:r>
              <w:rPr/>
              <w:t>OCTET STRING (SIZE (3))</w:t>
            </w:r>
          </w:p>
        </w:tc>
        <w:tc>
          <w:tcPr>
            <w:tcW w:w="2227" w:type="dxa"/>
            <w:tcBorders>
              <w:top w:val="single" w:sz="4" w:space="0" w:color="000000"/>
              <w:start w:val="single" w:sz="4" w:space="0" w:color="000000"/>
              <w:bottom w:val="single" w:sz="4" w:space="0" w:color="000000"/>
              <w:end w:val="single" w:sz="4" w:space="0" w:color="000000"/>
            </w:tcBorders>
          </w:tcPr>
          <w:p>
            <w:pPr>
              <w:pStyle w:val="TAL"/>
              <w:spacing w:before="0" w:after="0"/>
              <w:rPr/>
            </w:pPr>
            <w:r>
              <w:rPr/>
              <w:t>PLMN identity</w:t>
            </w:r>
          </w:p>
          <w:p>
            <w:pPr>
              <w:pStyle w:val="TAL"/>
              <w:spacing w:before="0" w:after="0"/>
              <w:rPr/>
            </w:pPr>
            <w:r>
              <w:rPr/>
              <w:t>- digits 0 to 9, encoded 0000 to 1001,</w:t>
            </w:r>
          </w:p>
          <w:p>
            <w:pPr>
              <w:pStyle w:val="TAL"/>
              <w:spacing w:before="0" w:after="0"/>
              <w:rPr/>
            </w:pPr>
            <w:r>
              <w:rPr/>
              <w:t>- 1111 used as filler digit,</w:t>
            </w:r>
          </w:p>
          <w:p>
            <w:pPr>
              <w:pStyle w:val="TAL"/>
              <w:spacing w:before="0" w:after="0"/>
              <w:rPr/>
            </w:pPr>
            <w:r>
              <w:rPr/>
              <w:t>two digits per octet,</w:t>
            </w:r>
          </w:p>
          <w:p>
            <w:pPr>
              <w:pStyle w:val="TAL"/>
              <w:spacing w:before="0" w:after="0"/>
              <w:rPr/>
            </w:pPr>
            <w:r>
              <w:rPr/>
              <w:t>- bits 4 to 1 of octet n encoding digit 2n-1</w:t>
            </w:r>
          </w:p>
          <w:p>
            <w:pPr>
              <w:pStyle w:val="TAL"/>
              <w:rPr/>
            </w:pPr>
            <w:r>
              <w:rPr/>
              <w:t>- bits 8 to 5 of octet n encoding digit 2n</w:t>
            </w:r>
          </w:p>
          <w:p>
            <w:pPr>
              <w:pStyle w:val="TAL"/>
              <w:spacing w:lineRule="atLeast" w:line="0"/>
              <w:rPr>
                <w:rFonts w:eastAsia="SimSun;宋体" w:cs="Arial"/>
                <w:b/>
                <w:b/>
                <w:bCs/>
                <w:szCs w:val="18"/>
              </w:rPr>
            </w:pPr>
            <w:r>
              <w:rPr/>
              <w:t xml:space="preserve">-The Selected PLMN identity consists of 3 digits from MCC followed by either </w:t>
              <w:br/>
              <w:t xml:space="preserve">-a filler digit plus 2 digits from MNC (in case of 2 digit MNC) or </w:t>
              <w:br/>
              <w:t>-3 digits from MNC (in case of a 3 digit MNC).</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rPr>
                <w:szCs w:val="18"/>
              </w:rPr>
            </w:pPr>
            <w:r>
              <w:rPr/>
              <w:t>E-UTRAN Cell Identifier</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r>
              <w:rPr>
                <w:szCs w:val="18"/>
              </w:rPr>
              <w:t>M</w:t>
            </w:r>
          </w:p>
        </w:tc>
        <w:tc>
          <w:tcPr>
            <w:tcW w:w="16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tLeast" w:line="0" w:before="0" w:after="180"/>
              <w:rPr>
                <w:rFonts w:ascii="Arial" w:hAnsi="Arial" w:cs="Arial"/>
                <w:b/>
                <w:b/>
                <w:sz w:val="18"/>
                <w:szCs w:val="18"/>
              </w:rPr>
            </w:pPr>
            <w:r>
              <w:rPr>
                <w:rFonts w:cs="Arial" w:ascii="Arial" w:hAnsi="Arial"/>
                <w:b/>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L"/>
              <w:spacing w:lineRule="atLeast" w:line="0"/>
              <w:rPr>
                <w:b/>
                <w:b/>
              </w:rPr>
            </w:pPr>
            <w:r>
              <w:rPr/>
              <w:t>BIT STRING (28)</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spacing w:lineRule="atLeast" w:line="0"/>
              <w:rPr>
                <w:rFonts w:eastAsia="SimSun;宋体" w:cs="Arial"/>
                <w:b/>
                <w:b/>
                <w:bCs/>
                <w:szCs w:val="18"/>
              </w:rPr>
            </w:pPr>
            <w:r>
              <w:rPr>
                <w:rFonts w:eastAsia="SimSun;宋体" w:cs="Arial"/>
                <w:b/>
                <w:bCs/>
                <w:szCs w:val="18"/>
              </w:rPr>
            </w:r>
          </w:p>
        </w:tc>
      </w:tr>
    </w:tbl>
    <w:p>
      <w:pPr>
        <w:pStyle w:val="Normal"/>
        <w:rPr/>
      </w:pPr>
      <w:r>
        <w:rPr/>
      </w:r>
    </w:p>
    <w:p>
      <w:pPr>
        <w:pStyle w:val="Heading3"/>
        <w:rPr/>
      </w:pPr>
      <w:r>
        <w:rPr/>
        <w:t>9.2.7</w:t>
        <w:tab/>
        <w:t>OTDOA Cell Information</w:t>
      </w:r>
    </w:p>
    <w:p>
      <w:pPr>
        <w:pStyle w:val="Normal"/>
        <w:rPr/>
      </w:pPr>
      <w:r>
        <w:rPr/>
        <w:t>This IE contains OTDOA information of a cell/TP.</w:t>
      </w:r>
    </w:p>
    <w:tbl>
      <w:tblPr>
        <w:tblW w:w="9464" w:type="dxa"/>
        <w:jc w:val="start"/>
        <w:tblInd w:w="-113" w:type="dxa"/>
        <w:tblLayout w:type="fixed"/>
        <w:tblCellMar>
          <w:top w:w="0" w:type="dxa"/>
          <w:start w:w="108" w:type="dxa"/>
          <w:bottom w:w="0" w:type="dxa"/>
          <w:end w:w="108" w:type="dxa"/>
        </w:tblCellMar>
      </w:tblPr>
      <w:tblGrid>
        <w:gridCol w:w="2802"/>
        <w:gridCol w:w="1134"/>
        <w:gridCol w:w="1275"/>
        <w:gridCol w:w="1701"/>
        <w:gridCol w:w="2552"/>
      </w:tblGrid>
      <w:tr>
        <w:trPr/>
        <w:tc>
          <w:tcPr>
            <w:tcW w:w="280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275"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01"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552"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rPr>
                <w:b/>
                <w:b/>
              </w:rPr>
            </w:pPr>
            <w:r>
              <w:rPr>
                <w:b/>
              </w:rPr>
              <w:t>OTDOA Cell Information</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rPr>
            </w:pPr>
            <w:r>
              <w:rPr>
                <w:b/>
              </w:rPr>
            </w:r>
          </w:p>
        </w:tc>
        <w:tc>
          <w:tcPr>
            <w:tcW w:w="1275" w:type="dxa"/>
            <w:tcBorders>
              <w:top w:val="single" w:sz="4" w:space="0" w:color="000000"/>
              <w:start w:val="single" w:sz="4" w:space="0" w:color="000000"/>
              <w:bottom w:val="single" w:sz="4" w:space="0" w:color="000000"/>
              <w:end w:val="single" w:sz="4" w:space="0" w:color="000000"/>
            </w:tcBorders>
          </w:tcPr>
          <w:p>
            <w:pPr>
              <w:pStyle w:val="TAL"/>
              <w:rPr/>
            </w:pPr>
            <w:r>
              <w:rPr>
                <w:i/>
                <w:iCs/>
              </w:rPr>
              <w:t>1 .. &lt;maxnoOTDOAtypes&gt;</w:t>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
              <w:rPr/>
            </w:pPr>
            <w:r>
              <w:rPr/>
              <w:t xml:space="preserve">&gt;CHOICE </w:t>
            </w:r>
            <w:r>
              <w:rPr>
                <w:i/>
              </w:rPr>
              <w:t>OTDOA Cell Information Item</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&gt;&gt;PCI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4"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INTEGER (0..503, …)</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Physical Cell ID</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&gt;&gt;Cell 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5"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ECGI</w:t>
            </w:r>
          </w:p>
          <w:p>
            <w:pPr>
              <w:pStyle w:val="TAL"/>
              <w:rPr/>
            </w:pPr>
            <w:r>
              <w:rPr/>
              <w:t>9.2.6</w:t>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&gt;&gt;TAC</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6"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OCTET STRING(2)</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Tracking Area Code</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&gt;&gt;EARFCN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7"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INTEGER (0..65535, ..., 65536..262143)</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Corresponds to N</w:t>
            </w:r>
            <w:r>
              <w:rPr>
                <w:vertAlign w:val="subscript"/>
              </w:rPr>
              <w:t>DL</w:t>
            </w:r>
            <w:r>
              <w:rPr/>
              <w:t xml:space="preserve"> for FDD and N</w:t>
            </w:r>
            <w:r>
              <w:rPr>
                <w:vertAlign w:val="subscript"/>
              </w:rPr>
              <w:t>DL/UL</w:t>
            </w:r>
            <w:r>
              <w:rPr/>
              <w:t xml:space="preserve"> for TDD in ref. TS 36.104 [5].</w:t>
            </w:r>
          </w:p>
          <w:p>
            <w:pPr>
              <w:pStyle w:val="TAL"/>
              <w:rPr/>
            </w:pPr>
            <w:r>
              <w:rPr/>
              <w:t>For an inband mode NB-IoT Cell, this IE indicates the E-UTRAN EARFCN.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&gt;&gt;PRS Bandwidth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8"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ENUMERATED (bw6, bw15, bw25, bw50, bw75, bw100, ...)</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Transmission bandwidth of PRS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&gt;&gt;PRS Configuration Index</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29"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INTEGER (0..4095, ...)</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PRS Configuration Index, ref TS 36.211 [6]</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&gt;&gt;CP Length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30"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ENUMERATED (Normal, Extended,...)</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Cyclic prefix length of the PRS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&gt;&gt;Number of DL Frames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31"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 xml:space="preserve">ENUMERATED (sf1, sf2, sf4, sf6,…) </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iCs/>
                <w:lang w:val="en-US" w:eastAsia="en-US"/>
              </w:rPr>
              <w:t>Number of consecutive downlink subframes N</w:t>
            </w:r>
            <w:r>
              <w:rPr>
                <w:iCs/>
                <w:vertAlign w:val="subscript"/>
                <w:lang w:val="en-US" w:eastAsia="en-US"/>
              </w:rPr>
              <w:t>PRS</w:t>
            </w:r>
            <w:r>
              <w:rPr>
                <w:iCs/>
                <w:lang w:val="en-US" w:eastAsia="en-US"/>
              </w:rPr>
              <w:t xml:space="preserve"> with PRS, ref </w:t>
            </w:r>
            <w:r>
              <w:rPr/>
              <w:t>TS 36.211 [6]</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&gt;&gt;Number of Antenna Ports</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32"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ENUMERATED(n1-or-n2, n4,…)</w:t>
            </w:r>
          </w:p>
        </w:tc>
        <w:tc>
          <w:tcPr>
            <w:tcW w:w="2552" w:type="dxa"/>
            <w:tcBorders>
              <w:top w:val="single" w:sz="4" w:space="0" w:color="000000"/>
              <w:start w:val="single" w:sz="4" w:space="0" w:color="000000"/>
              <w:bottom w:val="single" w:sz="4" w:space="0" w:color="000000"/>
              <w:end w:val="single" w:sz="4" w:space="0" w:color="000000"/>
            </w:tcBorders>
          </w:tcPr>
          <w:p>
            <w:pPr>
              <w:pStyle w:val="TAL"/>
              <w:rPr>
                <w:lang w:eastAsia="zh-CN"/>
              </w:rPr>
            </w:pPr>
            <w:r>
              <w:rPr/>
              <w:t>Number of used antenna ports, where n1-or-n2 corresponds to 1 or 2 ports, n4 corresponds to 4 ports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&gt;&gt;SFN Initialisation Time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33" w:author="Ericsson User" w:date="2024-02-16T09:26:00Z">
              <w:r>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(64)</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 xml:space="preserve">Time in seconds relative to 00:00:00 on 1 January 1900 (calculated as continuous time without leap seconds and traceable to a common time reference) where binary encoding of the </w:t>
            </w:r>
            <w:r>
              <w:rPr>
                <w:rFonts w:cs="Arial"/>
                <w:szCs w:val="18"/>
                <w:lang w:eastAsia="en-US"/>
              </w:rPr>
              <w:t>integer</w:t>
            </w:r>
            <w:r>
              <w:rPr>
                <w:rFonts w:cs="Arial"/>
                <w:szCs w:val="18"/>
              </w:rPr>
              <w:t xml:space="preserve"> part is in the first 32 bits and binary encoding of the fraction part in the last 32 bits. The fraction part is expressed with a granularity of 1 /2**32 second.</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&gt;&gt;E-UTRAN Access Point Position</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del w:id="34"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ja-JP"/>
              </w:rPr>
            </w:pPr>
            <w:r>
              <w:rPr>
                <w:rFonts w:cs="Arial"/>
                <w:szCs w:val="18"/>
                <w:lang w:eastAsia="ja-JP"/>
              </w:rPr>
              <w:t>9.2.8</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 xml:space="preserve">The </w:t>
            </w:r>
            <w:r>
              <w:rPr>
                <w:rFonts w:cs="Arial"/>
                <w:bCs/>
                <w:szCs w:val="18"/>
              </w:rPr>
              <w:t xml:space="preserve">configured estimated </w:t>
            </w:r>
            <w:r>
              <w:rPr>
                <w:rFonts w:cs="Arial"/>
                <w:szCs w:val="18"/>
              </w:rPr>
              <w:t xml:space="preserve">geographical position of </w:t>
            </w:r>
            <w:r>
              <w:rPr>
                <w:rFonts w:cs="Arial"/>
                <w:bCs/>
                <w:szCs w:val="18"/>
              </w:rPr>
              <w:t>the antenna of the cell/TP</w:t>
            </w:r>
            <w:r>
              <w:rPr>
                <w:rFonts w:eastAsia="MS Mincho;ＭＳ 明朝" w:cs="Arial"/>
                <w:szCs w:val="18"/>
                <w:lang w:eastAsia="ja-JP"/>
              </w:rPr>
              <w:t>.</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&gt;&gt;PRS Muting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del w:id="35"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ja-JP"/>
              </w:rPr>
            </w:pPr>
            <w:r>
              <w:rPr>
                <w:rFonts w:cs="Arial"/>
                <w:szCs w:val="18"/>
                <w:lang w:eastAsia="ja-JP"/>
              </w:rPr>
              <w:t>9.2.9</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The configuration of positioning reference signals muting pattern.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&gt;&gt;PRS-ID</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del w:id="36"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lang w:eastAsia="ja-JP"/>
              </w:rPr>
              <w:t>INTEGER (0..4095,…)</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t>PRS ID, ref TS 36.211 [6].</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&gt;&gt;TP-ID</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del w:id="37"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lang w:eastAsia="ja-JP"/>
              </w:rPr>
              <w:t>INTEGER (0..4095,…)</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 xml:space="preserve">Identity of the transmission point. </w:t>
            </w:r>
            <w:r>
              <w:rPr/>
              <w:t xml:space="preserve">This IE together with the </w:t>
            </w:r>
            <w:r>
              <w:rPr>
                <w:i/>
              </w:rPr>
              <w:t>PCI</w:t>
            </w:r>
            <w:r>
              <w:rPr/>
              <w:t xml:space="preserve"> and/or </w:t>
            </w:r>
            <w:r>
              <w:rPr>
                <w:i/>
              </w:rPr>
              <w:t>PRS-ID</w:t>
            </w:r>
            <w:r>
              <w:rPr/>
              <w:t xml:space="preserve"> may be used to identify the transmission point in case the same physical cell ID is shared by multiple transmission points.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&gt;&gt;TP Type</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del w:id="38"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lang w:eastAsia="ja-JP"/>
              </w:rPr>
              <w:t>ENUMERATED (prs-only-tp, …)</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lang w:eastAsia="ja-JP"/>
              </w:rPr>
              <w:t>A TP which transmits PRS only.</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&gt;&gt;Number of DL Frames-Extended</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del w:id="39"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ja-JP"/>
              </w:rPr>
            </w:pPr>
            <w:r>
              <w:rPr>
                <w:rFonts w:cs="Arial"/>
                <w:szCs w:val="18"/>
                <w:lang w:eastAsia="ja-JP"/>
              </w:rPr>
              <w:t>INTEGER (1..160,…)</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iCs/>
                <w:lang w:val="en-US" w:eastAsia="en-US"/>
              </w:rPr>
              <w:t>Number of consecutive downlink subframes N</w:t>
            </w:r>
            <w:r>
              <w:rPr>
                <w:iCs/>
                <w:vertAlign w:val="subscript"/>
                <w:lang w:val="en-US" w:eastAsia="en-US"/>
              </w:rPr>
              <w:t>PRS</w:t>
            </w:r>
            <w:r>
              <w:rPr>
                <w:iCs/>
                <w:lang w:val="en-US" w:eastAsia="en-US"/>
              </w:rPr>
              <w:t xml:space="preserve"> with PRS, ref </w:t>
            </w:r>
            <w:r>
              <w:rPr/>
              <w:t>TS 36.211 [6].</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highlight w:val="yellow"/>
              </w:rPr>
            </w:pPr>
            <w:r>
              <w:rPr>
                <w:i/>
                <w:iCs/>
              </w:rPr>
              <w:t>&gt;&gt;CRS CP Length</w:t>
            </w:r>
          </w:p>
        </w:tc>
        <w:tc>
          <w:tcPr>
            <w:tcW w:w="1134" w:type="dxa"/>
            <w:tcBorders>
              <w:top w:val="single" w:sz="4" w:space="0" w:color="000000"/>
              <w:start w:val="single" w:sz="4" w:space="0" w:color="000000"/>
              <w:bottom w:val="single" w:sz="4" w:space="0" w:color="000000"/>
              <w:end w:val="single" w:sz="4" w:space="0" w:color="000000"/>
            </w:tcBorders>
          </w:tcPr>
          <w:p>
            <w:pPr>
              <w:pStyle w:val="TAL"/>
              <w:rPr>
                <w:highlight w:val="yellow"/>
                <w:lang w:eastAsia="ja-JP"/>
              </w:rPr>
            </w:pPr>
            <w:del w:id="40" w:author="Ericsson User" w:date="2024-02-16T09:26:00Z">
              <w:r>
                <w:rPr>
                  <w:lang w:eastAsia="ja-JP"/>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ja-JP"/>
              </w:rPr>
            </w:pPr>
            <w:r>
              <w:rPr>
                <w:highlight w:val="yellow"/>
                <w:lang w:eastAsia="ja-JP"/>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highlight w:val="yellow"/>
                <w:lang w:eastAsia="ja-JP"/>
              </w:rPr>
            </w:pPr>
            <w:r>
              <w:rPr/>
              <w:t>ENUMERATED</w:t>
            </w:r>
            <w:r>
              <w:rPr>
                <w:highlight w:val="yellow"/>
              </w:rPr>
              <w:t xml:space="preserve"> </w:t>
            </w:r>
            <w:r>
              <w:rPr/>
              <w:t>(Normal, Extended,...)</w:t>
            </w:r>
          </w:p>
        </w:tc>
        <w:tc>
          <w:tcPr>
            <w:tcW w:w="2552" w:type="dxa"/>
            <w:tcBorders>
              <w:top w:val="single" w:sz="4" w:space="0" w:color="000000"/>
              <w:start w:val="single" w:sz="4" w:space="0" w:color="000000"/>
              <w:bottom w:val="single" w:sz="4" w:space="0" w:color="000000"/>
              <w:end w:val="single" w:sz="4" w:space="0" w:color="000000"/>
            </w:tcBorders>
          </w:tcPr>
          <w:p>
            <w:pPr>
              <w:pStyle w:val="TAL"/>
              <w:rPr>
                <w:iCs/>
                <w:highlight w:val="yellow"/>
                <w:lang w:val="en-US" w:eastAsia="en-US"/>
              </w:rPr>
            </w:pPr>
            <w:r>
              <w:rPr/>
              <w:t>Cyclic prefix length of the CRS.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highlight w:val="yellow"/>
                <w:lang w:eastAsia="zh-CN"/>
              </w:rPr>
            </w:pPr>
            <w:r>
              <w:rPr>
                <w:i/>
                <w:iCs/>
                <w:lang w:eastAsia="zh-CN"/>
              </w:rPr>
              <w:t>&gt;&gt;MBSFN subframe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highlight w:val="yellow"/>
                <w:lang w:eastAsia="zh-CN"/>
              </w:rPr>
            </w:pPr>
            <w:del w:id="41"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highlight w:val="yellow"/>
                <w:lang w:eastAsia="zh-CN"/>
              </w:rPr>
            </w:pPr>
            <w:r>
              <w:rPr>
                <w:lang w:eastAsia="zh-CN"/>
              </w:rPr>
              <w:t>9.2.14</w:t>
            </w:r>
          </w:p>
        </w:tc>
        <w:tc>
          <w:tcPr>
            <w:tcW w:w="2552" w:type="dxa"/>
            <w:tcBorders>
              <w:top w:val="single" w:sz="4" w:space="0" w:color="000000"/>
              <w:start w:val="single" w:sz="4" w:space="0" w:color="000000"/>
              <w:bottom w:val="single" w:sz="4" w:space="0" w:color="000000"/>
              <w:end w:val="single" w:sz="4" w:space="0" w:color="000000"/>
            </w:tcBorders>
          </w:tcPr>
          <w:p>
            <w:pPr>
              <w:pStyle w:val="TAL"/>
              <w:rPr>
                <w:highlight w:val="yellow"/>
                <w:lang w:eastAsia="zh-CN"/>
              </w:rPr>
            </w:pPr>
            <w:r>
              <w:rPr>
                <w:rFonts w:cs="Arial"/>
                <w:szCs w:val="18"/>
                <w:lang w:eastAsia="zh-CN"/>
              </w:rPr>
              <w:t>The MBSFN subframe configuration.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bCs/>
                <w:i/>
                <w:iCs/>
              </w:rPr>
              <w:t>&gt;&gt;NPRS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42" w:author="Ericsson User" w:date="2024-02-16T09:26:00Z">
              <w:r>
                <w:rPr>
                  <w:bCs/>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lang w:eastAsia="zh-CN"/>
              </w:rPr>
            </w:pPr>
            <w:r>
              <w:rPr>
                <w:bCs/>
              </w:rPr>
              <w:t>9.2.16</w:t>
            </w:r>
          </w:p>
        </w:tc>
        <w:tc>
          <w:tcPr>
            <w:tcW w:w="2552" w:type="dxa"/>
            <w:tcBorders>
              <w:top w:val="single" w:sz="4" w:space="0" w:color="000000"/>
              <w:start w:val="single" w:sz="4" w:space="0" w:color="000000"/>
              <w:bottom w:val="single" w:sz="4" w:space="0" w:color="000000"/>
              <w:end w:val="single" w:sz="4" w:space="0" w:color="000000"/>
            </w:tcBorders>
          </w:tcPr>
          <w:p>
            <w:pPr>
              <w:pStyle w:val="TAL"/>
              <w:rPr>
                <w:bCs/>
              </w:rPr>
            </w:pPr>
            <w:r>
              <w:rPr>
                <w:bCs/>
              </w:rPr>
              <w:t xml:space="preserve">The NPRS configuration with the </w:t>
            </w:r>
            <w:r>
              <w:rPr/>
              <w:t>mapping to resource elements as specified for the Type 1 NPRS in TS 36.211 sub-clause 10.2.6A.2 [6]</w:t>
            </w:r>
            <w:r>
              <w:rPr>
                <w:bCs/>
              </w:rPr>
              <w:t>.</w:t>
            </w:r>
          </w:p>
          <w:p>
            <w:pPr>
              <w:pStyle w:val="TAL"/>
              <w:rPr>
                <w:rFonts w:cs="Arial"/>
                <w:szCs w:val="18"/>
                <w:lang w:eastAsia="zh-CN"/>
              </w:rPr>
            </w:pPr>
            <w:r>
              <w:rPr>
                <w:bCs/>
              </w:rPr>
              <w:t xml:space="preserve">Only applicable for </w:t>
            </w:r>
            <w:r>
              <w:rPr>
                <w:lang w:eastAsia="zh-CN"/>
              </w:rPr>
              <w:t>inband mode NB-IoT operation.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bCs/>
                <w:i/>
                <w:iCs/>
              </w:rPr>
              <w:t>&gt;&gt;Offset of NB-IoT Channel Number to DL EARFCN</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43" w:author="Ericsson User" w:date="2024-02-16T09:26:00Z">
              <w:r>
                <w:rPr>
                  <w:bCs/>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bCs/>
              </w:rPr>
              <w:t>Offset of NB-IoT Channel Number to EARFCN</w:t>
            </w:r>
          </w:p>
          <w:p>
            <w:pPr>
              <w:pStyle w:val="TAL"/>
              <w:rPr>
                <w:lang w:eastAsia="zh-CN"/>
              </w:rPr>
            </w:pPr>
            <w:r>
              <w:rPr>
                <w:bCs/>
              </w:rPr>
              <w:t>9.2.18</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bCs/>
              </w:rPr>
              <w:t>Corresponds to MDL in TS 36.104 [</w:t>
            </w:r>
            <w:r>
              <w:rPr>
                <w:bCs/>
                <w:lang w:eastAsia="zh-CN"/>
              </w:rPr>
              <w:t>5</w:t>
            </w:r>
            <w:r>
              <w:rPr>
                <w:bCs/>
              </w:rPr>
              <w:t>]</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bCs/>
                <w:i/>
                <w:iCs/>
              </w:rPr>
              <w:t>&gt;&gt;operationModeInfo</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44" w:author="Ericsson User" w:date="2024-02-16T09:26:00Z">
              <w:r>
                <w:rPr>
                  <w:bCs/>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lang w:eastAsia="zh-CN"/>
              </w:rPr>
            </w:pPr>
            <w:r>
              <w:rPr/>
              <w:t>ENUMERATED</w:t>
            </w:r>
            <w:r>
              <w:rPr>
                <w:highlight w:val="yellow"/>
              </w:rPr>
              <w:t xml:space="preserve"> </w:t>
            </w:r>
            <w:r>
              <w:rPr/>
              <w:t>(</w:t>
            </w:r>
            <w:r>
              <w:rPr>
                <w:lang w:eastAsia="zh-CN"/>
              </w:rPr>
              <w:t>inband</w:t>
            </w:r>
            <w:r>
              <w:rPr/>
              <w:t xml:space="preserve">, </w:t>
            </w:r>
            <w:r>
              <w:rPr>
                <w:lang w:eastAsia="zh-CN"/>
              </w:rPr>
              <w:t>guardband, standalone</w:t>
            </w:r>
            <w:r>
              <w:rPr/>
              <w:t>,...)</w:t>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lang w:eastAsia="zh-CN"/>
              </w:rPr>
            </w:pPr>
            <w:r>
              <w:rPr>
                <w:rFonts w:cs="Arial"/>
                <w:szCs w:val="18"/>
                <w:lang w:eastAsia="zh-CN"/>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rFonts w:cs="Arial"/>
                <w:i/>
                <w:iCs/>
                <w:szCs w:val="18"/>
                <w:lang w:eastAsia="zh-CN"/>
              </w:rPr>
              <w:t>&gt;&gt;</w:t>
            </w:r>
            <w:r>
              <w:rPr>
                <w:rFonts w:cs="Arial"/>
                <w:i/>
                <w:iCs/>
                <w:szCs w:val="18"/>
              </w:rPr>
              <w:t>NPRS-ID</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45" w:author="Ericsson User" w:date="2024-02-16T09:26:00Z">
              <w:r>
                <w:rPr>
                  <w:bCs/>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lang w:eastAsia="zh-CN"/>
              </w:rPr>
            </w:pPr>
            <w:r>
              <w:rPr>
                <w:rFonts w:cs="Arial"/>
                <w:szCs w:val="18"/>
              </w:rPr>
              <w:t>INTEGER (0..4095,…)</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rFonts w:cs="Arial"/>
                <w:szCs w:val="18"/>
              </w:rPr>
              <w:t>NPRS ID, ref TS 36.211 [6].</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rFonts w:cs="Arial"/>
                <w:i/>
                <w:i/>
                <w:iCs/>
                <w:szCs w:val="18"/>
                <w:lang w:eastAsia="zh-CN"/>
              </w:rPr>
            </w:pPr>
            <w:r>
              <w:rPr>
                <w:i/>
                <w:iCs/>
                <w:lang w:eastAsia="zh-CN"/>
              </w:rPr>
              <w:t>&gt;&gt;DL Bandwidth</w:t>
            </w:r>
          </w:p>
        </w:tc>
        <w:tc>
          <w:tcPr>
            <w:tcW w:w="1134" w:type="dxa"/>
            <w:tcBorders>
              <w:top w:val="single" w:sz="4" w:space="0" w:color="000000"/>
              <w:start w:val="single" w:sz="4" w:space="0" w:color="000000"/>
              <w:bottom w:val="single" w:sz="4" w:space="0" w:color="000000"/>
              <w:end w:val="single" w:sz="4" w:space="0" w:color="000000"/>
            </w:tcBorders>
          </w:tcPr>
          <w:p>
            <w:pPr>
              <w:pStyle w:val="TAL"/>
              <w:rPr>
                <w:bCs/>
                <w:lang w:eastAsia="zh-CN"/>
              </w:rPr>
            </w:pPr>
            <w:del w:id="46"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bCs/>
                <w:highlight w:val="yellow"/>
                <w:lang w:eastAsia="zh-CN"/>
              </w:rPr>
            </w:pPr>
            <w:r>
              <w:rPr>
                <w:bCs/>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lang w:eastAsia="zh-CN"/>
              </w:rPr>
              <w:t>ENUMERATED (bw6, bw15, bw25, bw50, bw75, bw100, ...)</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lang w:eastAsia="zh-CN"/>
              </w:rPr>
              <w:t>DL transmission bandwidth expressed in units of resource blocks N</w:t>
            </w:r>
            <w:r>
              <w:rPr>
                <w:rFonts w:cs="Arial"/>
                <w:szCs w:val="18"/>
                <w:vertAlign w:val="subscript"/>
                <w:lang w:eastAsia="zh-CN"/>
              </w:rPr>
              <w:t>RB</w:t>
            </w:r>
            <w:r>
              <w:rPr>
                <w:rFonts w:cs="Arial"/>
                <w:szCs w:val="18"/>
                <w:lang w:eastAsia="zh-CN"/>
              </w:rPr>
              <w:t>, ref TS 36.104 [5].</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rFonts w:cs="Arial"/>
                <w:i/>
                <w:i/>
                <w:iCs/>
                <w:szCs w:val="18"/>
                <w:lang w:eastAsia="zh-CN"/>
              </w:rPr>
            </w:pPr>
            <w:r>
              <w:rPr>
                <w:i/>
                <w:iCs/>
                <w:lang w:eastAsia="zh-CN"/>
              </w:rPr>
              <w:t>&gt;&gt;PRS Occasion Group</w:t>
            </w:r>
          </w:p>
        </w:tc>
        <w:tc>
          <w:tcPr>
            <w:tcW w:w="1134" w:type="dxa"/>
            <w:tcBorders>
              <w:top w:val="single" w:sz="4" w:space="0" w:color="000000"/>
              <w:start w:val="single" w:sz="4" w:space="0" w:color="000000"/>
              <w:bottom w:val="single" w:sz="4" w:space="0" w:color="000000"/>
              <w:end w:val="single" w:sz="4" w:space="0" w:color="000000"/>
            </w:tcBorders>
          </w:tcPr>
          <w:p>
            <w:pPr>
              <w:pStyle w:val="TAL"/>
              <w:rPr>
                <w:bCs/>
                <w:lang w:eastAsia="zh-CN"/>
              </w:rPr>
            </w:pPr>
            <w:del w:id="47"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bCs/>
                <w:highlight w:val="yellow"/>
                <w:lang w:eastAsia="zh-CN"/>
              </w:rPr>
            </w:pPr>
            <w:r>
              <w:rPr>
                <w:bCs/>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lang w:eastAsia="zh-CN"/>
              </w:rPr>
              <w:t>ENUMERATED (og2, og4, og8, og16, og32, og64, og128, ...)</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lang w:eastAsia="zh-CN"/>
              </w:rPr>
              <w:t>PRS occasion group in a PRS period, ref TS 36.211 [6].</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rFonts w:cs="Arial"/>
                <w:i/>
                <w:i/>
                <w:iCs/>
                <w:szCs w:val="18"/>
                <w:lang w:eastAsia="zh-CN"/>
              </w:rPr>
            </w:pPr>
            <w:r>
              <w:rPr>
                <w:i/>
                <w:iCs/>
                <w:lang w:eastAsia="zh-CN"/>
              </w:rPr>
              <w:t>&gt;&gt;PRS Frequency Hopping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bCs/>
                <w:lang w:eastAsia="zh-CN"/>
              </w:rPr>
            </w:pPr>
            <w:del w:id="48"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bCs/>
                <w:highlight w:val="yellow"/>
                <w:lang w:eastAsia="zh-CN"/>
              </w:rPr>
            </w:pPr>
            <w:r>
              <w:rPr>
                <w:bCs/>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lang w:eastAsia="zh-CN"/>
              </w:rPr>
              <w:t>9.2.19</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lang w:eastAsia="zh-CN"/>
              </w:rPr>
              <w:t>PRS frequency hopping configuration.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i/>
                <w:iCs/>
                <w:lang w:eastAsia="zh-CN"/>
              </w:rPr>
              <w:t>&gt;&gt;Repetition Number of SIB1-NB</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49"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ENUMERATED (r4, r8, r16, ...)</w:t>
            </w:r>
          </w:p>
        </w:tc>
        <w:tc>
          <w:tcPr>
            <w:tcW w:w="2552" w:type="dxa"/>
            <w:tcBorders>
              <w:top w:val="single" w:sz="4" w:space="0" w:color="000000"/>
              <w:start w:val="single" w:sz="4" w:space="0" w:color="000000"/>
              <w:bottom w:val="single" w:sz="4" w:space="0" w:color="000000"/>
              <w:end w:val="single" w:sz="4" w:space="0" w:color="000000"/>
            </w:tcBorders>
          </w:tcPr>
          <w:p>
            <w:pPr>
              <w:pStyle w:val="TAL"/>
              <w:rPr>
                <w:lang w:val="en-US" w:eastAsia="en-US"/>
              </w:rPr>
            </w:pPr>
            <w:r>
              <w:rPr>
                <w:lang w:eastAsia="zh-CN"/>
              </w:rPr>
              <w:t>Repetition Number of SIB1-NB, refer to TS36.213 [12].</w:t>
            </w:r>
          </w:p>
          <w:p>
            <w:pPr>
              <w:pStyle w:val="TAL"/>
              <w:rPr>
                <w:rFonts w:cs="Arial"/>
                <w:szCs w:val="18"/>
                <w:lang w:eastAsia="zh-CN"/>
              </w:rPr>
            </w:pPr>
            <w:r>
              <w:rPr>
                <w:lang w:val="en-US" w:eastAsia="en-US"/>
              </w:rPr>
              <w:t>Value r4 corresponds to 4 repetitions, r8 to 8 repetitions, and r16 to 16 repetitions.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bookmarkStart w:id="38" w:name="OLE_LINK5"/>
            <w:bookmarkStart w:id="39" w:name="OLE_LINK4"/>
            <w:r>
              <w:rPr>
                <w:i/>
                <w:iCs/>
                <w:lang w:eastAsia="zh-CN"/>
              </w:rPr>
              <w:t>&gt;&gt;</w:t>
            </w:r>
            <w:bookmarkEnd w:id="38"/>
            <w:bookmarkEnd w:id="39"/>
            <w:r>
              <w:rPr>
                <w:i/>
                <w:iCs/>
              </w:rPr>
              <w:t>NPRSsequenceInfo</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50"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lang w:eastAsia="zh-CN"/>
              </w:rPr>
            </w:pPr>
            <w:r>
              <w:rPr/>
              <w:t>INTEGER (0..174,…)</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T</w:t>
            </w:r>
            <w:r>
              <w:rPr/>
              <w:t xml:space="preserve">he index of the PRB containing the NPRS as defined in the table </w:t>
            </w:r>
            <w:r>
              <w:rPr>
                <w:i/>
              </w:rPr>
              <w:t>nprsSequenceInfo</w:t>
            </w:r>
            <w:r>
              <w:rPr/>
              <w:t xml:space="preserve"> to E</w:t>
              <w:noBreakHyphen/>
              <w:t>UTRA PRB index relation</w:t>
            </w:r>
            <w:r>
              <w:rPr>
                <w:lang w:eastAsia="zh-CN"/>
              </w:rPr>
              <w:t>, refer to TS 36.355</w:t>
            </w:r>
            <w:r>
              <w:rPr/>
              <w:t xml:space="preserve"> </w:t>
            </w:r>
            <w:r>
              <w:rPr>
                <w:lang w:eastAsia="zh-CN"/>
              </w:rPr>
              <w:t>[13]</w:t>
            </w:r>
            <w:r>
              <w:rPr/>
              <w:t>.</w:t>
            </w:r>
            <w:r>
              <w:rPr>
                <w:lang w:eastAsia="zh-CN"/>
              </w:rPr>
              <w:t xml:space="preserve"> </w:t>
            </w:r>
          </w:p>
          <w:p>
            <w:pPr>
              <w:pStyle w:val="TAL"/>
              <w:rPr/>
            </w:pPr>
            <w:r>
              <w:rPr>
                <w:lang w:eastAsia="zh-CN"/>
              </w:rPr>
              <w:t>Only included in case of inband mode NB-IoT operation.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i/>
                <w:iCs/>
                <w:lang w:eastAsia="zh-CN"/>
              </w:rPr>
              <w:t>&gt;&gt;NPRS Type 2</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51"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bCs/>
              </w:rPr>
            </w:pPr>
            <w:r>
              <w:rPr>
                <w:bCs/>
              </w:rPr>
              <w:t>9.2.16</w:t>
            </w:r>
          </w:p>
        </w:tc>
        <w:tc>
          <w:tcPr>
            <w:tcW w:w="2552" w:type="dxa"/>
            <w:tcBorders>
              <w:top w:val="single" w:sz="4" w:space="0" w:color="000000"/>
              <w:start w:val="single" w:sz="4" w:space="0" w:color="000000"/>
              <w:bottom w:val="single" w:sz="4" w:space="0" w:color="000000"/>
              <w:end w:val="single" w:sz="4" w:space="0" w:color="000000"/>
            </w:tcBorders>
          </w:tcPr>
          <w:p>
            <w:pPr>
              <w:pStyle w:val="TAL"/>
              <w:rPr>
                <w:lang w:eastAsia="zh-CN"/>
              </w:rPr>
            </w:pPr>
            <w:r>
              <w:rPr>
                <w:bCs/>
              </w:rPr>
              <w:t xml:space="preserve">The NPRS configuration with the </w:t>
            </w:r>
            <w:r>
              <w:rPr/>
              <w:t>mapping to resource elements as specified for the Type 2 NPRS in TS 36.211 sub-clause 10.2.6A.2 [6]</w:t>
            </w:r>
            <w:r>
              <w:rPr>
                <w:bCs/>
              </w:rPr>
              <w:t>.</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Left050cm"/>
              <w:rPr>
                <w:i/>
                <w:i/>
                <w:iCs/>
                <w:lang w:eastAsia="zh-CN"/>
              </w:rPr>
            </w:pPr>
            <w:r>
              <w:rPr>
                <w:i/>
                <w:iCs/>
                <w:lang w:eastAsia="zh-CN"/>
              </w:rPr>
              <w:t>&gt;&gt;TDD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zh-CN"/>
              </w:rPr>
            </w:pPr>
            <w:del w:id="52" w:author="Ericsson User" w:date="2024-02-16T09:26:00Z">
              <w:r>
                <w:rPr>
                  <w:lang w:eastAsia="zh-CN"/>
                </w:rPr>
                <w:delText>M</w:delText>
              </w:r>
            </w:del>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t>9.2.25</w:t>
            </w:r>
          </w:p>
        </w:tc>
        <w:tc>
          <w:tcPr>
            <w:tcW w:w="2552" w:type="dxa"/>
            <w:tcBorders>
              <w:top w:val="single" w:sz="4" w:space="0" w:color="000000"/>
              <w:start w:val="single" w:sz="4" w:space="0" w:color="000000"/>
              <w:bottom w:val="single" w:sz="4" w:space="0" w:color="000000"/>
              <w:end w:val="single" w:sz="4" w:space="0" w:color="000000"/>
            </w:tcBorders>
          </w:tcPr>
          <w:p>
            <w:pPr>
              <w:pStyle w:val="TAL"/>
              <w:rPr>
                <w:lang w:eastAsia="zh-CN"/>
              </w:rPr>
            </w:pPr>
            <w:r>
              <w:rPr/>
              <w:t>TDD specific physical channel configuration.</w:t>
            </w:r>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maxnoOTDOAtypes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OTDOA information types that can be requested and reported with one message. Value is 63.</w:t>
            </w:r>
          </w:p>
        </w:tc>
      </w:tr>
    </w:tbl>
    <w:p>
      <w:pPr>
        <w:pStyle w:val="Normal"/>
        <w:rPr/>
      </w:pPr>
      <w:r>
        <w:rPr/>
      </w:r>
    </w:p>
    <w:p>
      <w:pPr>
        <w:pStyle w:val="Heading3"/>
        <w:rPr/>
      </w:pPr>
      <w:r>
        <w:rPr/>
        <w:t>9.2.8</w:t>
        <w:tab/>
        <w:t>E-UTRAN Access Point Position</w:t>
      </w:r>
    </w:p>
    <w:p>
      <w:pPr>
        <w:pStyle w:val="Normal"/>
        <w:rPr/>
      </w:pPr>
      <w:r>
        <w:rPr>
          <w:lang w:eastAsia="ja-JP"/>
        </w:rPr>
        <w:t>E-UTRAN Access Point Position IE is used to identify the geographical position of an E-UTRAN Access Point. It is expressed as ellipsoid point with altitude and uncertainty ellipsoid according to TS 23.032 [7]</w:t>
      </w:r>
      <w:r>
        <w:rPr/>
        <w:t>.</w:t>
      </w:r>
    </w:p>
    <w:tbl>
      <w:tblPr>
        <w:tblW w:w="9213" w:type="dxa"/>
        <w:jc w:val="center"/>
        <w:tblInd w:w="0" w:type="dxa"/>
        <w:tblLayout w:type="fixed"/>
        <w:tblCellMar>
          <w:top w:w="0" w:type="dxa"/>
          <w:start w:w="108" w:type="dxa"/>
          <w:bottom w:w="0" w:type="dxa"/>
          <w:end w:w="108" w:type="dxa"/>
        </w:tblCellMar>
      </w:tblPr>
      <w:tblGrid>
        <w:gridCol w:w="2330"/>
        <w:gridCol w:w="1134"/>
        <w:gridCol w:w="1559"/>
        <w:gridCol w:w="1963"/>
        <w:gridCol w:w="2227"/>
      </w:tblGrid>
      <w:tr>
        <w:trPr/>
        <w:tc>
          <w:tcPr>
            <w:tcW w:w="2330"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Presence</w:t>
            </w:r>
          </w:p>
        </w:tc>
        <w:tc>
          <w:tcPr>
            <w:tcW w:w="1559"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Range</w:t>
            </w:r>
          </w:p>
        </w:tc>
        <w:tc>
          <w:tcPr>
            <w:tcW w:w="1963"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Latitude Sign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ENUMERATED (North, South)</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Degrees Of Latitude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w:t>
            </w:r>
          </w:p>
          <w:p>
            <w:pPr>
              <w:pStyle w:val="TAL"/>
              <w:rPr/>
            </w:pPr>
            <w:r>
              <w:rPr/>
              <w:t>(0..2</w:t>
            </w:r>
            <w:r>
              <w:rPr>
                <w:vertAlign w:val="superscript"/>
              </w:rPr>
              <w:t>23</w:t>
            </w:r>
            <w:r>
              <w:rPr/>
              <w:t>-1)</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t>The IE value (N) is derived by this formula:</w:t>
            </w:r>
          </w:p>
          <w:p>
            <w:pPr>
              <w:pStyle w:val="TAL"/>
              <w:rPr/>
            </w:pPr>
            <w:r>
              <w:rPr/>
              <w:t>N</w:t>
            </w:r>
            <w:r>
              <w:rPr>
                <w:rFonts w:cs="Symbol" w:ascii="Symbol" w:hAnsi="Symbol"/>
              </w:rPr>
              <w:t></w:t>
            </w:r>
            <w:r>
              <w:rPr/>
              <w:t>2</w:t>
            </w:r>
            <w:r>
              <w:rPr>
                <w:vertAlign w:val="superscript"/>
              </w:rPr>
              <w:t>23</w:t>
            </w:r>
            <w:r>
              <w:rPr/>
              <w:t xml:space="preserve"> X /90 </w:t>
            </w:r>
            <w:r>
              <w:rPr>
                <w:rFonts w:cs="Symbol" w:ascii="Symbol" w:hAnsi="Symbol"/>
              </w:rPr>
              <w:t></w:t>
            </w:r>
            <w:r>
              <w:rPr/>
              <w:t xml:space="preserve"> N+1</w:t>
            </w:r>
          </w:p>
          <w:p>
            <w:pPr>
              <w:pStyle w:val="TAL"/>
              <w:rPr>
                <w:rFonts w:eastAsia="SimSun;宋体"/>
                <w:bCs/>
                <w:lang w:eastAsia="zh-CN"/>
              </w:rPr>
            </w:pPr>
            <w:r>
              <w:rPr/>
              <w:t>X being the latitude in degrees (0°.. 90°).</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Degrees Of Longitude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w:t>
            </w:r>
          </w:p>
          <w:p>
            <w:pPr>
              <w:pStyle w:val="TAL"/>
              <w:rPr/>
            </w:pPr>
            <w:r>
              <w:rPr/>
              <w:t>(-2</w:t>
            </w:r>
            <w:r>
              <w:rPr>
                <w:vertAlign w:val="superscript"/>
              </w:rPr>
              <w:t>23</w:t>
            </w:r>
            <w:r>
              <w:rPr/>
              <w:t>..2</w:t>
            </w:r>
            <w:r>
              <w:rPr>
                <w:vertAlign w:val="superscript"/>
              </w:rPr>
              <w:t>23</w:t>
            </w:r>
            <w:r>
              <w:rPr/>
              <w:t>-1)</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t>The IE value (N) is derived by this formula:</w:t>
            </w:r>
          </w:p>
          <w:p>
            <w:pPr>
              <w:pStyle w:val="TAL"/>
              <w:rPr/>
            </w:pPr>
            <w:r>
              <w:rPr/>
              <w:t>N</w:t>
            </w:r>
            <w:r>
              <w:rPr>
                <w:rFonts w:cs="Symbol" w:ascii="Symbol" w:hAnsi="Symbol"/>
              </w:rPr>
              <w:t></w:t>
            </w:r>
            <w:r>
              <w:rPr/>
              <w:t>2</w:t>
            </w:r>
            <w:r>
              <w:rPr>
                <w:vertAlign w:val="superscript"/>
              </w:rPr>
              <w:t>24</w:t>
            </w:r>
            <w:r>
              <w:rPr/>
              <w:t xml:space="preserve"> X /360 </w:t>
            </w:r>
            <w:r>
              <w:rPr>
                <w:rFonts w:cs="Symbol" w:ascii="Symbol" w:hAnsi="Symbol"/>
              </w:rPr>
              <w:t></w:t>
            </w:r>
            <w:r>
              <w:rPr/>
              <w:t xml:space="preserve"> N+1</w:t>
            </w:r>
          </w:p>
          <w:p>
            <w:pPr>
              <w:pStyle w:val="TAL"/>
              <w:rPr>
                <w:rFonts w:eastAsia="SimSun;宋体"/>
                <w:bCs/>
                <w:lang w:eastAsia="zh-CN"/>
              </w:rPr>
            </w:pPr>
            <w:r>
              <w:rPr/>
              <w:t>X being the longitude in degrees (-180°..+180°).</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Direction of Altitude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ENUMERATED (Height, Depth)</w:t>
            </w:r>
          </w:p>
          <w:p>
            <w:pPr>
              <w:pStyle w:val="TAL"/>
              <w:rPr/>
            </w:pPr>
            <w:r>
              <w:rPr/>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Altitude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w:t>
            </w:r>
          </w:p>
          <w:p>
            <w:pPr>
              <w:pStyle w:val="TAL"/>
              <w:rPr/>
            </w:pPr>
            <w:r>
              <w:rPr/>
              <w:t>(0..2</w:t>
            </w:r>
            <w:r>
              <w:rPr>
                <w:vertAlign w:val="superscript"/>
              </w:rPr>
              <w:t>15</w:t>
            </w:r>
            <w:r>
              <w:rPr/>
              <w:t>-1)</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t xml:space="preserve">The relation between the value (N) and the altitude (a) in meters it describes is N </w:t>
            </w:r>
            <w:r>
              <w:rPr>
                <w:rFonts w:eastAsia="Symbol" w:cs="Symbol" w:ascii="Symbol" w:hAnsi="Symbol"/>
              </w:rPr>
              <w:t></w:t>
            </w:r>
            <w:r>
              <w:rPr/>
              <w:t xml:space="preserve"> a &lt; N+1, except for N=2</w:t>
            </w:r>
            <w:r>
              <w:rPr>
                <w:vertAlign w:val="superscript"/>
              </w:rPr>
              <w:t>15</w:t>
            </w:r>
            <w:r>
              <w:rPr/>
              <w:t>-1 for which the range is extended to include all greater values of (a).</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Uncertainty semi-major</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t>The uncertainty "r" is derived from the "uncertainty code" k by r = 10x(1.1</w:t>
            </w:r>
            <w:r>
              <w:rPr>
                <w:vertAlign w:val="superscript"/>
              </w:rPr>
              <w:t>k</w:t>
            </w:r>
            <w:r>
              <w:rPr/>
              <w:t>-1).</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Uncertainty semi-minor</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t>The uncertainty "r" is derived from the "uncertainty code" k by r = 10x(1.1</w:t>
            </w:r>
            <w:r>
              <w:rPr>
                <w:vertAlign w:val="superscript"/>
              </w:rPr>
              <w:t>k</w:t>
            </w:r>
            <w:r>
              <w:rPr/>
              <w:t>-1).</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Orientation of major axis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 (0..179)</w:t>
            </w:r>
          </w:p>
        </w:tc>
        <w:tc>
          <w:tcPr>
            <w:tcW w:w="222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Uncertainty Altitude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t>The uncertainty altitude “h” expressed in metres is derived from the “uncertainty code” k, by:</w:t>
            </w:r>
          </w:p>
          <w:p>
            <w:pPr>
              <w:pStyle w:val="TAL"/>
              <w:rPr/>
            </w:pPr>
            <w:r>
              <w:rPr/>
              <w:t>h=45x(1.025</w:t>
            </w:r>
            <w:r>
              <w:rPr>
                <w:vertAlign w:val="superscript"/>
              </w:rPr>
              <w:t>k</w:t>
            </w:r>
            <w:r>
              <w:rPr/>
              <w:t>-1).</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Confidence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INTEGER(0..100)</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t>In percentage</w:t>
            </w:r>
          </w:p>
        </w:tc>
      </w:tr>
    </w:tbl>
    <w:p>
      <w:pPr>
        <w:pStyle w:val="Normal"/>
        <w:rPr/>
      </w:pPr>
      <w:r>
        <w:rPr/>
      </w:r>
    </w:p>
    <w:p>
      <w:pPr>
        <w:pStyle w:val="Heading3"/>
        <w:rPr/>
      </w:pPr>
      <w:r>
        <w:rPr/>
        <w:t>9.2.9</w:t>
        <w:tab/>
        <w:t>PRS Muting Configuration</w:t>
      </w:r>
    </w:p>
    <w:p>
      <w:pPr>
        <w:pStyle w:val="Normal"/>
        <w:rPr/>
      </w:pPr>
      <w:r>
        <w:rPr>
          <w:lang w:eastAsia="ja-JP"/>
        </w:rPr>
        <w:t xml:space="preserve">The </w:t>
      </w:r>
      <w:r>
        <w:rPr>
          <w:i/>
          <w:lang w:eastAsia="ja-JP"/>
        </w:rPr>
        <w:t>PRS Muting Configuration</w:t>
      </w:r>
      <w:r>
        <w:rPr>
          <w:lang w:eastAsia="ja-JP"/>
        </w:rPr>
        <w:t xml:space="preserve"> IE is used to describe the configuration of PRS muting patterns for the concerned cell/TP, according to </w:t>
      </w:r>
      <w:r>
        <w:rPr/>
        <w:t>TS 36.211 [6] and TS 36.133 [8].</w:t>
      </w:r>
    </w:p>
    <w:tbl>
      <w:tblPr>
        <w:tblW w:w="9213" w:type="dxa"/>
        <w:jc w:val="center"/>
        <w:tblInd w:w="0" w:type="dxa"/>
        <w:tblLayout w:type="fixed"/>
        <w:tblCellMar>
          <w:top w:w="0" w:type="dxa"/>
          <w:start w:w="108" w:type="dxa"/>
          <w:bottom w:w="0" w:type="dxa"/>
          <w:end w:w="108" w:type="dxa"/>
        </w:tblCellMar>
      </w:tblPr>
      <w:tblGrid>
        <w:gridCol w:w="2330"/>
        <w:gridCol w:w="1134"/>
        <w:gridCol w:w="858"/>
        <w:gridCol w:w="2268"/>
        <w:gridCol w:w="2623"/>
      </w:tblGrid>
      <w:tr>
        <w:trPr/>
        <w:tc>
          <w:tcPr>
            <w:tcW w:w="2330"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Presence</w:t>
            </w:r>
          </w:p>
        </w:tc>
        <w:tc>
          <w:tcPr>
            <w:tcW w:w="858"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Range</w:t>
            </w:r>
          </w:p>
        </w:tc>
        <w:tc>
          <w:tcPr>
            <w:tcW w:w="2268"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IE Type and Reference</w:t>
            </w:r>
          </w:p>
        </w:tc>
        <w:tc>
          <w:tcPr>
            <w:tcW w:w="2623" w:type="dxa"/>
            <w:tcBorders>
              <w:top w:val="single" w:sz="4" w:space="0" w:color="000000"/>
              <w:start w:val="single" w:sz="4" w:space="0" w:color="000000"/>
              <w:bottom w:val="single" w:sz="4" w:space="0" w:color="000000"/>
              <w:end w:val="single" w:sz="4" w:space="0" w:color="000000"/>
            </w:tcBorders>
          </w:tcPr>
          <w:p>
            <w:pPr>
              <w:pStyle w:val="TAH"/>
              <w:spacing w:lineRule="auto" w:line="240"/>
              <w:rPr/>
            </w:pPr>
            <w: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 xml:space="preserve">CHOICE </w:t>
            </w:r>
            <w:r>
              <w:rPr>
                <w:i/>
              </w:rPr>
              <w:t>PRS Muting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62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&gt;Two</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3"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BIT STRING (2)</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 xml:space="preserve">If a bit is set to </w:t>
            </w:r>
            <w:r>
              <w:rPr/>
              <w:t>"0", it indicates that the PRS is muted in the corresponding PRS positioning occasion (numbering from any sub frame for which SFN=0) in a periodic cycle of length equal to the length of the bit string</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&gt;Four</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4"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(4)</w:t>
            </w:r>
          </w:p>
        </w:tc>
        <w:tc>
          <w:tcPr>
            <w:tcW w:w="2623"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&gt;Eight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5"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(8)</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&gt;Sixteen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6"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(16)</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&gt;thirty-two</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7"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(32)</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&gt;sixty-four</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8"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(64)</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i/>
                <w:iCs/>
              </w:rPr>
              <w:t>&gt;one-hundred-and-twenty-eight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59"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BIT STRING (128)</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i/>
                <w:iCs/>
              </w:rPr>
              <w:t>&gt;two-hundred-and-fifty-six</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60"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(256)</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&gt;five-hundred-and-twelve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61"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(512)</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rPr>
            </w:pPr>
            <w:r>
              <w:rPr>
                <w:i/>
                <w:iCs/>
              </w:rPr>
              <w:t>&gt;one-thousand-and-twenty-four</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62" w:author="Ericsson User" w:date="2024-02-16T09:26:00Z">
              <w:r>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68"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 (1024)</w:t>
            </w:r>
          </w:p>
        </w:tc>
        <w:tc>
          <w:tcPr>
            <w:tcW w:w="2623"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Same as above</w:t>
            </w:r>
          </w:p>
        </w:tc>
      </w:tr>
    </w:tbl>
    <w:p>
      <w:pPr>
        <w:pStyle w:val="Normal"/>
        <w:rPr/>
      </w:pPr>
      <w:r>
        <w:rPr/>
      </w:r>
    </w:p>
    <w:p>
      <w:pPr>
        <w:pStyle w:val="Heading3"/>
        <w:rPr/>
      </w:pPr>
      <w:r>
        <w:rPr/>
        <w:t>9.2.10</w:t>
        <w:tab/>
        <w:t>Requested SRS Transmission Characteristics</w:t>
      </w:r>
    </w:p>
    <w:p>
      <w:pPr>
        <w:pStyle w:val="Normal"/>
        <w:rPr/>
      </w:pPr>
      <w:r>
        <w:rPr/>
        <w:t>The purpose of the Requested SRS Transmissions Characteristics information element is to inform the eNB of the number and bandwidth of periodic SRS transmissions requested for the UE for the purpose of UTDOA positioning.</w:t>
      </w:r>
    </w:p>
    <w:tbl>
      <w:tblPr>
        <w:tblW w:w="9213" w:type="dxa"/>
        <w:jc w:val="center"/>
        <w:tblInd w:w="0" w:type="dxa"/>
        <w:tblLayout w:type="fixed"/>
        <w:tblCellMar>
          <w:top w:w="0" w:type="dxa"/>
          <w:start w:w="108" w:type="dxa"/>
          <w:bottom w:w="0" w:type="dxa"/>
          <w:end w:w="108" w:type="dxa"/>
        </w:tblCellMar>
      </w:tblPr>
      <w:tblGrid>
        <w:gridCol w:w="2330"/>
        <w:gridCol w:w="1134"/>
        <w:gridCol w:w="1559"/>
        <w:gridCol w:w="1963"/>
        <w:gridCol w:w="2227"/>
      </w:tblGrid>
      <w:tr>
        <w:trPr/>
        <w:tc>
          <w:tcPr>
            <w:tcW w:w="2330" w:type="dxa"/>
            <w:tcBorders>
              <w:top w:val="single" w:sz="4" w:space="0" w:color="000000"/>
              <w:start w:val="single" w:sz="4" w:space="0" w:color="000000"/>
              <w:bottom w:val="single" w:sz="4" w:space="0" w:color="000000"/>
              <w:end w:val="single" w:sz="4" w:space="0" w:color="000000"/>
            </w:tcBorders>
          </w:tcPr>
          <w:p>
            <w:pPr>
              <w:pStyle w:val="TAH"/>
              <w:spacing w:lineRule="auto" w:line="240"/>
              <w:rPr>
                <w:lang w:eastAsia="ko-KR"/>
              </w:rPr>
            </w:pPr>
            <w:r>
              <w:rPr>
                <w:lang w:eastAsia="ko-K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spacing w:lineRule="auto" w:line="240"/>
              <w:rPr>
                <w:lang w:eastAsia="ko-KR"/>
              </w:rPr>
            </w:pPr>
            <w:r>
              <w:rPr>
                <w:lang w:eastAsia="ko-KR"/>
              </w:rPr>
              <w:t>Presence</w:t>
            </w:r>
          </w:p>
        </w:tc>
        <w:tc>
          <w:tcPr>
            <w:tcW w:w="1559" w:type="dxa"/>
            <w:tcBorders>
              <w:top w:val="single" w:sz="4" w:space="0" w:color="000000"/>
              <w:start w:val="single" w:sz="4" w:space="0" w:color="000000"/>
              <w:bottom w:val="single" w:sz="4" w:space="0" w:color="000000"/>
              <w:end w:val="single" w:sz="4" w:space="0" w:color="000000"/>
            </w:tcBorders>
          </w:tcPr>
          <w:p>
            <w:pPr>
              <w:pStyle w:val="TAH"/>
              <w:spacing w:lineRule="auto" w:line="240"/>
              <w:rPr>
                <w:lang w:eastAsia="ko-KR"/>
              </w:rPr>
            </w:pPr>
            <w:r>
              <w:rPr>
                <w:lang w:eastAsia="ko-KR"/>
              </w:rPr>
              <w:t>Range</w:t>
            </w:r>
          </w:p>
        </w:tc>
        <w:tc>
          <w:tcPr>
            <w:tcW w:w="1963" w:type="dxa"/>
            <w:tcBorders>
              <w:top w:val="single" w:sz="4" w:space="0" w:color="000000"/>
              <w:start w:val="single" w:sz="4" w:space="0" w:color="000000"/>
              <w:bottom w:val="single" w:sz="4" w:space="0" w:color="000000"/>
              <w:end w:val="single" w:sz="4" w:space="0" w:color="000000"/>
            </w:tcBorders>
          </w:tcPr>
          <w:p>
            <w:pPr>
              <w:pStyle w:val="TAH"/>
              <w:spacing w:lineRule="auto" w:line="240"/>
              <w:rPr>
                <w:lang w:eastAsia="ko-KR"/>
              </w:rPr>
            </w:pPr>
            <w:r>
              <w:rPr>
                <w:lang w:eastAsia="ko-KR"/>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spacing w:lineRule="auto" w:line="240"/>
              <w:rPr>
                <w:lang w:eastAsia="ko-KR"/>
              </w:rPr>
            </w:pPr>
            <w:r>
              <w:rPr>
                <w:lang w:eastAsia="ko-K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Number Of Transmissions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 xml:space="preserve">INTEGER </w:t>
            </w:r>
            <w:r>
              <w:rPr>
                <w:rFonts w:eastAsia="SimSun;宋体"/>
                <w:bCs/>
              </w:rPr>
              <w:t>(0..500,…)</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The number of periodic SRS transmissions requested. The value of ‘0’ represents an infinite number of SRS transmissions.</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Bandwidth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 xml:space="preserve">INTEGER (1..100,…) </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 xml:space="preserve">The requested bandwidth of the SRS transmissions, the value of which </w:t>
            </w:r>
            <w:r>
              <w:rPr>
                <w:rFonts w:cs="Arial"/>
                <w:szCs w:val="18"/>
              </w:rPr>
              <w:t>corresponds to the number of resource blocks requested to be allocated.</w:t>
            </w:r>
          </w:p>
        </w:tc>
      </w:tr>
    </w:tbl>
    <w:p>
      <w:pPr>
        <w:pStyle w:val="Normal"/>
        <w:rPr/>
      </w:pPr>
      <w:r>
        <w:rPr/>
      </w:r>
    </w:p>
    <w:p>
      <w:pPr>
        <w:pStyle w:val="Heading3"/>
        <w:rPr/>
      </w:pPr>
      <w:r>
        <w:rPr/>
        <w:t>9.2.11</w:t>
        <w:tab/>
        <w:t>UL Configuration</w:t>
      </w:r>
    </w:p>
    <w:p>
      <w:pPr>
        <w:pStyle w:val="Normal"/>
        <w:spacing w:lineRule="auto" w:line="240"/>
        <w:rPr/>
      </w:pPr>
      <w:r>
        <w:rPr/>
        <w:t>The purpose of the Uplink Configuration information element is to inform the E-SMLC of the uplink configuration parameters.</w:t>
      </w:r>
    </w:p>
    <w:tbl>
      <w:tblPr>
        <w:tblW w:w="9213" w:type="dxa"/>
        <w:jc w:val="center"/>
        <w:tblInd w:w="0" w:type="dxa"/>
        <w:tblLayout w:type="fixed"/>
        <w:tblCellMar>
          <w:top w:w="0" w:type="dxa"/>
          <w:start w:w="108" w:type="dxa"/>
          <w:bottom w:w="0" w:type="dxa"/>
          <w:end w:w="108" w:type="dxa"/>
        </w:tblCellMar>
      </w:tblPr>
      <w:tblGrid>
        <w:gridCol w:w="2330"/>
        <w:gridCol w:w="1134"/>
        <w:gridCol w:w="1559"/>
        <w:gridCol w:w="1963"/>
        <w:gridCol w:w="2227"/>
      </w:tblGrid>
      <w:tr>
        <w:trPr/>
        <w:tc>
          <w:tcPr>
            <w:tcW w:w="2330"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559"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963"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PCI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 (0..503, …)</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Physical Cell Identifier of the PCell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UL EARFCN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INTEGER (0..262143, …)</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SimSun;宋体"/>
                <w:bCs/>
                <w:lang w:eastAsia="zh-CN"/>
              </w:rPr>
              <w:t>The uplink E-UTRA carrier frequency of the PCell</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TA Type1</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t xml:space="preserve">INTEGER </w:t>
            </w:r>
            <w:r>
              <w:rPr>
                <w:bCs/>
              </w:rPr>
              <w:t>(0..7</w:t>
            </w:r>
            <w:r>
              <w:rPr>
                <w:bCs/>
                <w:lang w:eastAsia="zh-CN"/>
              </w:rPr>
              <w:t>690</w:t>
            </w:r>
            <w:r>
              <w:rPr>
                <w:bCs/>
              </w:rPr>
              <w:t>)</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MS ??;Arial Unicode MS"/>
              </w:rPr>
              <w:t>Timing advance measurement, the mapping of the reported quantity is defined in TS 36.133 [8]</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TA Type2</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INTEGER</w:t>
            </w:r>
            <w:r>
              <w:rPr/>
              <w:t xml:space="preserve"> </w:t>
            </w:r>
            <w:r>
              <w:rPr>
                <w:bCs/>
              </w:rPr>
              <w:t>(0..7</w:t>
            </w:r>
            <w:r>
              <w:rPr>
                <w:bCs/>
                <w:lang w:eastAsia="zh-CN"/>
              </w:rPr>
              <w:t>690</w:t>
            </w:r>
            <w:r>
              <w:rPr>
                <w:bCs/>
              </w:rPr>
              <w:t>)</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MS ??;Arial Unicode MS"/>
              </w:rPr>
              <w:t>Timing advance measurement, the mapping of the reported quantity is defined in TS 36.133 [8]</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Number of Transmissions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t xml:space="preserve">INTEGER </w:t>
            </w:r>
            <w:r>
              <w:rPr>
                <w:rFonts w:eastAsia="SimSun;宋体"/>
                <w:bCs/>
              </w:rPr>
              <w:t>(0..500,…)</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SimSun;宋体"/>
                <w:bCs/>
                <w:lang w:eastAsia="zh-CN"/>
              </w:rPr>
              <w:t>The number of periodic SRS transmissions. The value of ‘0’ represents an infinite number of SRS transmissions.</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SRS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rPr/>
            </w:pPr>
            <w:r>
              <w:rPr>
                <w:i/>
              </w:rPr>
              <w:t>1 ..&lt;maxServCell&gt;</w:t>
            </w:r>
          </w:p>
        </w:tc>
        <w:tc>
          <w:tcPr>
            <w:tcW w:w="1963"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 xml:space="preserve">Configuration of SRS for corresponding serving cells. </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&gt;PCI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INTEGER (0..503, …)</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Physical Cell ID.</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&gt;UL EARFCN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INTEGER (0..262143, ...)</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The uplink E-UTRA carrier frequency of the corresponding serving cell. Corresponds to NUL in TS 36.104 [5].</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&gt;UL-bandwidth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ENUMERATED (n6, n15, n25, n50, n75, n100)</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Cell transmission bandwidth configuration in uplink corresponding to an E-UTRA channel bandwidth TS 36.104 [5], Table 5.6-1. Value n6 corresponds to 6 resource blocks, n15 to 15 resource blocks and so 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&gt;UL-CyclicPrefixLength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ENUMERATED (Normal, Extended)</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Uplink cyclic prefix.</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&gt;srs-BandwidthConfig</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ENUMERATED (bw0, bw1, bw2, bw3, bw4, bw5, bw6, bw7)</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 xml:space="preserve">Cell-specific SRS bandwidth configuration TS 36.211 [6]. bw0 corresponds to value 0, bw1 to value 1 and so on </w:t>
            </w:r>
          </w:p>
          <w:p>
            <w:pPr>
              <w:pStyle w:val="TAL"/>
              <w:rPr>
                <w:rFonts w:eastAsia="MS ??;Arial Unicode MS"/>
              </w:rPr>
            </w:pPr>
            <w:r>
              <w:rPr>
                <w:rFonts w:eastAsia="MS ??;Arial Unicode MS"/>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&gt;srs-Bandwidth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ENUMERATED (bw0, bw1, bw2, bw3)</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UE-specific SRS bandwidth configuration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&gt;srs-AntennaPort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ENUMERATED (an1, an2, an4, ...)</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.Number of antenna ports for SRS transmission.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&gt;srs-HoppingBandwidth</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ENUMERATED (hbw0, hbw1, hbw2, hbw3)</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SRS frequency hopping bandwidth configuration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&gt;srs-cyclicShift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ENUMERATED (cs0, cs1, cs2, cs3, cs4, cs5, cs6, cs7)</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SRS-Cyclic shift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&gt;srs-ConfigIndex</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INTEGER (0..1023)</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SRS configuration index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&gt;MaxUpPt</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C-</w:t>
            </w:r>
          </w:p>
          <w:p>
            <w:pPr>
              <w:pStyle w:val="TAL"/>
              <w:rPr/>
            </w:pPr>
            <w:r>
              <w:rPr/>
              <w:t>IfTDD</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ENUMERATED (true)</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MaxUpPt TS 36.211[6]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&gt;transmissionComb</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INTEGER (0..1)</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Transmission comb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&gt;freqDomainPosition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INTEGER (0..23)</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Frequency domain position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&gt;groupHoppingEnabled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BOOLEAN</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Group-hopping-enabled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&gt;deltaSS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p>
            <w:pPr>
              <w:pStyle w:val="TAL"/>
              <w:rPr/>
            </w:pPr>
            <w:r>
              <w:rPr/>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INTEGER (0..29)</w:t>
            </w:r>
          </w:p>
        </w:tc>
        <w:tc>
          <w:tcPr>
            <w:tcW w:w="2227" w:type="dxa"/>
            <w:tcBorders>
              <w:top w:val="single" w:sz="4" w:space="0" w:color="000000"/>
              <w:start w:val="single" w:sz="4" w:space="0" w:color="000000"/>
              <w:bottom w:val="single" w:sz="4" w:space="0" w:color="000000"/>
              <w:end w:val="single" w:sz="4" w:space="0" w:color="000000"/>
            </w:tcBorders>
          </w:tcPr>
          <w:p>
            <w:pPr>
              <w:pStyle w:val="TAL"/>
              <w:rPr>
                <w:rFonts w:eastAsia="MS ??;Arial Unicode MS"/>
              </w:rPr>
            </w:pPr>
            <w:r>
              <w:rPr>
                <w:rFonts w:eastAsia="MS ??;Arial Unicode MS"/>
              </w:rPr>
              <w:t>deltaSS TS 36.211 [6]</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&gt;SFN Initialisation Time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55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6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eastAsia="zh-CN"/>
              </w:rPr>
              <w:t>BIT STRING (64)</w:t>
            </w:r>
          </w:p>
        </w:tc>
        <w:tc>
          <w:tcPr>
            <w:tcW w:w="2227" w:type="dxa"/>
            <w:tcBorders>
              <w:top w:val="single" w:sz="4" w:space="0" w:color="000000"/>
              <w:start w:val="single" w:sz="4" w:space="0" w:color="000000"/>
              <w:bottom w:val="single" w:sz="4" w:space="0" w:color="000000"/>
              <w:end w:val="single" w:sz="4" w:space="0" w:color="000000"/>
            </w:tcBorders>
          </w:tcPr>
          <w:p>
            <w:pPr>
              <w:pStyle w:val="TAL"/>
              <w:rPr/>
            </w:pPr>
            <w:r>
              <w:rPr>
                <w:rFonts w:eastAsia="MS ??;Arial Unicode MS"/>
              </w:rPr>
              <w:t>Time in seconds relative to 00:00:00 on 1 January 1900 (calculated as continuous time without leap seconds and traceable to a common time reference) where binary encoding of the integer part is in the first 32 bits and binary encoding of the fraction part in the last 32 bits. The fraction part is expressed with a granularity of 1 /2**32 second.</w:t>
            </w:r>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lang w:val="en-US" w:eastAsia="en-US"/>
              </w:rPr>
            </w:pPr>
            <w:r>
              <w:rPr>
                <w:lang w:val="en-US" w:eastAsia="en-US"/>
              </w:rPr>
              <w:t>Condition</w:t>
            </w:r>
          </w:p>
        </w:tc>
        <w:tc>
          <w:tcPr>
            <w:tcW w:w="5670" w:type="dxa"/>
            <w:tcBorders>
              <w:top w:val="single" w:sz="4" w:space="0" w:color="000000"/>
              <w:start w:val="single" w:sz="4" w:space="0" w:color="000000"/>
              <w:bottom w:val="single" w:sz="4" w:space="0" w:color="000000"/>
              <w:end w:val="single" w:sz="4" w:space="0" w:color="000000"/>
            </w:tcBorders>
          </w:tcPr>
          <w:p>
            <w:pPr>
              <w:pStyle w:val="TAH"/>
              <w:rPr>
                <w:lang w:val="en-US" w:eastAsia="en-US"/>
              </w:rPr>
            </w:pPr>
            <w:r>
              <w:rPr>
                <w:lang w:val="en-US" w:eastAsia="en-US"/>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IfTDD</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 xml:space="preserve">This IE shall be present if the </w:t>
            </w:r>
            <w:r>
              <w:rPr>
                <w:i/>
              </w:rPr>
              <w:t>UL-EARFCN</w:t>
            </w:r>
            <w:r>
              <w:rPr/>
              <w:t xml:space="preserve"> IE refers to TDD operation.</w:t>
            </w:r>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lang w:val="en-US" w:eastAsia="en-US"/>
              </w:rPr>
            </w:pPr>
            <w:r>
              <w:rPr>
                <w:lang w:val="en-US" w:eastAsia="en-US"/>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lang w:val="en-US" w:eastAsia="en-US"/>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maxServCell</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number of serving cells with SRS configuration. Value is 5.</w:t>
            </w:r>
          </w:p>
        </w:tc>
      </w:tr>
    </w:tbl>
    <w:p>
      <w:pPr>
        <w:pStyle w:val="Normal"/>
        <w:rPr/>
      </w:pPr>
      <w:r>
        <w:rPr/>
      </w:r>
    </w:p>
    <w:p>
      <w:pPr>
        <w:pStyle w:val="Heading3"/>
        <w:rPr>
          <w:lang w:eastAsia="zh-CN"/>
        </w:rPr>
      </w:pPr>
      <w:r>
        <w:rPr>
          <w:lang w:eastAsia="zh-CN"/>
        </w:rPr>
        <w:t>9.2.12</w:t>
        <w:tab/>
        <w:t>Cell Portion ID</w:t>
      </w:r>
    </w:p>
    <w:p>
      <w:pPr>
        <w:pStyle w:val="Normal"/>
        <w:rPr>
          <w:lang w:eastAsia="zh-CN"/>
        </w:rPr>
      </w:pPr>
      <w:r>
        <w:rPr/>
        <w:t xml:space="preserve">This parameter gives the current Cell Portion associated with the target </w:t>
      </w:r>
      <w:r>
        <w:rPr>
          <w:lang w:eastAsia="zh-CN"/>
        </w:rPr>
        <w:t>UE</w:t>
      </w:r>
      <w:r>
        <w:rPr/>
        <w:t xml:space="preserve">. </w:t>
      </w:r>
      <w:r>
        <w:rPr>
          <w:lang w:eastAsia="ja-JP"/>
        </w:rPr>
        <w:t xml:space="preserve">The </w:t>
      </w:r>
      <w:r>
        <w:rPr/>
        <w:t>Cell Portion ID is the unique identifier for a cell portion within a cell.</w:t>
      </w:r>
    </w:p>
    <w:p>
      <w:pPr>
        <w:pStyle w:val="TH"/>
        <w:rPr>
          <w:lang w:eastAsia="zh-CN"/>
        </w:rPr>
      </w:pPr>
      <w:r>
        <w:rPr>
          <w:lang w:eastAsia="zh-CN"/>
        </w:rPr>
        <w:t>Table 9.2.12-1: Cell Portion</w:t>
      </w:r>
    </w:p>
    <w:tbl>
      <w:tblPr>
        <w:tblW w:w="9356" w:type="dxa"/>
        <w:jc w:val="start"/>
        <w:tblInd w:w="-113" w:type="dxa"/>
        <w:tblLayout w:type="fixed"/>
        <w:tblCellMar>
          <w:top w:w="0" w:type="dxa"/>
          <w:start w:w="108" w:type="dxa"/>
          <w:bottom w:w="0" w:type="dxa"/>
          <w:end w:w="108" w:type="dxa"/>
        </w:tblCellMar>
      </w:tblPr>
      <w:tblGrid>
        <w:gridCol w:w="2552"/>
        <w:gridCol w:w="1134"/>
        <w:gridCol w:w="1701"/>
        <w:gridCol w:w="1276"/>
        <w:gridCol w:w="2693"/>
      </w:tblGrid>
      <w:tr>
        <w:trPr/>
        <w:tc>
          <w:tcPr>
            <w:tcW w:w="2552"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Presence</w:t>
            </w:r>
          </w:p>
        </w:tc>
        <w:tc>
          <w:tcPr>
            <w:tcW w:w="1701"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Range</w:t>
            </w:r>
          </w:p>
        </w:tc>
        <w:tc>
          <w:tcPr>
            <w:tcW w:w="127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Semantics description</w:t>
            </w:r>
          </w:p>
        </w:tc>
      </w:tr>
      <w:tr>
        <w:trPr/>
        <w:tc>
          <w:tcPr>
            <w:tcW w:w="2552" w:type="dxa"/>
            <w:tcBorders>
              <w:top w:val="single" w:sz="4" w:space="0" w:color="000000"/>
              <w:start w:val="single" w:sz="4" w:space="0" w:color="000000"/>
              <w:bottom w:val="single" w:sz="4" w:space="0" w:color="000000"/>
              <w:end w:val="single" w:sz="4" w:space="0" w:color="000000"/>
            </w:tcBorders>
          </w:tcPr>
          <w:p>
            <w:pPr>
              <w:pStyle w:val="TAL"/>
              <w:rPr/>
            </w:pPr>
            <w:r>
              <w:rPr/>
              <w:t>Cell Portion ID</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en-US"/>
              </w:rPr>
            </w:pPr>
            <w:r>
              <w:rPr>
                <w:lang w:eastAsia="en-US"/>
              </w:rPr>
              <w:t>M</w:t>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lang w:eastAsia="en-US"/>
              </w:rPr>
            </w:pPr>
            <w:r>
              <w:rPr>
                <w:lang w:eastAsia="en-US"/>
              </w:rPr>
            </w:r>
          </w:p>
        </w:tc>
        <w:tc>
          <w:tcPr>
            <w:tcW w:w="1276" w:type="dxa"/>
            <w:tcBorders>
              <w:top w:val="single" w:sz="4" w:space="0" w:color="000000"/>
              <w:start w:val="single" w:sz="4" w:space="0" w:color="000000"/>
              <w:bottom w:val="single" w:sz="4" w:space="0" w:color="000000"/>
              <w:end w:val="single" w:sz="4" w:space="0" w:color="000000"/>
            </w:tcBorders>
          </w:tcPr>
          <w:p>
            <w:pPr>
              <w:pStyle w:val="TAL"/>
              <w:rPr/>
            </w:pPr>
            <w:r>
              <w:rPr>
                <w:lang w:eastAsia="en-US"/>
              </w:rPr>
              <w:t>INTEGER (0..255,</w:t>
            </w:r>
            <w:r>
              <w:rPr/>
              <w:t xml:space="preserve"> </w:t>
            </w:r>
            <w:r>
              <w:rPr>
                <w:lang w:eastAsia="en-US"/>
              </w:rPr>
              <w:t>…</w:t>
            </w:r>
            <w:r>
              <w:rPr/>
              <w:t>, 256..4095</w:t>
            </w:r>
            <w:r>
              <w:rPr>
                <w:lang w:eastAsia="en-US"/>
              </w:rPr>
              <w:t>)</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bl>
    <w:p>
      <w:pPr>
        <w:pStyle w:val="Normal"/>
        <w:rPr/>
      </w:pPr>
      <w:r>
        <w:rPr/>
      </w:r>
    </w:p>
    <w:p>
      <w:pPr>
        <w:pStyle w:val="Heading3"/>
        <w:rPr/>
      </w:pPr>
      <w:r>
        <w:rPr/>
        <w:t>9.2.13</w:t>
        <w:tab/>
        <w:t>Inter-RAT Measurement Result</w:t>
      </w:r>
    </w:p>
    <w:p>
      <w:pPr>
        <w:pStyle w:val="Normal"/>
        <w:spacing w:lineRule="auto" w:line="240"/>
        <w:rPr/>
      </w:pPr>
      <w:r>
        <w:rPr/>
        <w:t>The purpose of the Inter-RAT Measurement Result information element is to provide the Inter-RAT measurement results.</w:t>
      </w:r>
    </w:p>
    <w:tbl>
      <w:tblPr>
        <w:tblW w:w="9639" w:type="dxa"/>
        <w:jc w:val="center"/>
        <w:tblInd w:w="0" w:type="dxa"/>
        <w:tblLayout w:type="fixed"/>
        <w:tblCellMar>
          <w:top w:w="0" w:type="dxa"/>
          <w:start w:w="108" w:type="dxa"/>
          <w:bottom w:w="0" w:type="dxa"/>
          <w:end w:w="108" w:type="dxa"/>
        </w:tblCellMar>
      </w:tblPr>
      <w:tblGrid>
        <w:gridCol w:w="2353"/>
        <w:gridCol w:w="1022"/>
        <w:gridCol w:w="817"/>
        <w:gridCol w:w="1909"/>
        <w:gridCol w:w="1176"/>
        <w:gridCol w:w="1186"/>
        <w:gridCol w:w="1176"/>
      </w:tblGrid>
      <w:tr>
        <w:trPr/>
        <w:tc>
          <w:tcPr>
            <w:tcW w:w="2353"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IE/Group Name</w:t>
            </w:r>
          </w:p>
        </w:tc>
        <w:tc>
          <w:tcPr>
            <w:tcW w:w="1022"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Presence</w:t>
            </w:r>
          </w:p>
        </w:tc>
        <w:tc>
          <w:tcPr>
            <w:tcW w:w="817"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Range</w:t>
            </w:r>
          </w:p>
        </w:tc>
        <w:tc>
          <w:tcPr>
            <w:tcW w:w="1909"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IE Type and Reference</w:t>
            </w:r>
          </w:p>
        </w:tc>
        <w:tc>
          <w:tcPr>
            <w:tcW w:w="117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Semantics Description</w:t>
            </w:r>
          </w:p>
        </w:tc>
        <w:tc>
          <w:tcPr>
            <w:tcW w:w="118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t>Criticality</w:t>
            </w:r>
          </w:p>
        </w:tc>
        <w:tc>
          <w:tcPr>
            <w:tcW w:w="1176" w:type="dxa"/>
            <w:tcBorders>
              <w:top w:val="single" w:sz="4" w:space="0" w:color="000000"/>
              <w:start w:val="single" w:sz="4" w:space="0" w:color="000000"/>
              <w:bottom w:val="single" w:sz="4" w:space="0" w:color="000000"/>
              <w:end w:val="single" w:sz="4" w:space="0" w:color="000000"/>
            </w:tcBorders>
          </w:tcPr>
          <w:p>
            <w:pPr>
              <w:pStyle w:val="TAH"/>
              <w:rPr>
                <w:lang w:eastAsia="en-US"/>
              </w:rPr>
            </w:pPr>
            <w:r>
              <w:rPr/>
              <w:t>Assigned criticality</w:t>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Inter-RAT Measured Results</w:t>
            </w:r>
          </w:p>
        </w:tc>
        <w:tc>
          <w:tcPr>
            <w:tcW w:w="1022"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817" w:type="dxa"/>
            <w:tcBorders>
              <w:top w:val="single" w:sz="4" w:space="0" w:color="000000"/>
              <w:start w:val="single" w:sz="4" w:space="0" w:color="000000"/>
              <w:bottom w:val="single" w:sz="4" w:space="0" w:color="000000"/>
              <w:end w:val="single" w:sz="4" w:space="0" w:color="000000"/>
            </w:tcBorders>
          </w:tcPr>
          <w:p>
            <w:pPr>
              <w:pStyle w:val="TAL"/>
              <w:rPr>
                <w:bCs/>
              </w:rPr>
            </w:pPr>
            <w:r>
              <w:rPr>
                <w:bCs/>
                <w:i/>
                <w:iCs/>
              </w:rPr>
              <w:t>1.. &lt;maxnoMeas&gt;</w:t>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rPr>
                <w:bCs/>
              </w:rPr>
            </w:pPr>
            <w:r>
              <w:rPr>
                <w:bCs/>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
              <w:rPr/>
            </w:pPr>
            <w:r>
              <w:rPr/>
              <w:t xml:space="preserve">&gt;CHOICE </w:t>
            </w:r>
            <w:r>
              <w:rPr>
                <w:i/>
              </w:rPr>
              <w:t xml:space="preserve">Inter-RAT Measured </w:t>
            </w:r>
            <w:r>
              <w:rPr>
                <w:i/>
                <w:iCs/>
              </w:rPr>
              <w:t>Results Value</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ind w:start="0" w:hanging="0"/>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ind w:start="0" w:hanging="0"/>
              <w:rPr/>
            </w:pPr>
            <w:r>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ind w:start="0" w:hanging="0"/>
              <w:rPr/>
            </w:pPr>
            <w:r>
              <w:rPr/>
            </w:r>
          </w:p>
        </w:tc>
        <w:tc>
          <w:tcPr>
            <w:tcW w:w="1186" w:type="dxa"/>
            <w:tcBorders>
              <w:top w:val="single" w:sz="4" w:space="0" w:color="000000"/>
              <w:start w:val="single" w:sz="4" w:space="0" w:color="000000"/>
              <w:bottom w:val="single" w:sz="4" w:space="0" w:color="000000"/>
              <w:end w:val="single" w:sz="4" w:space="0" w:color="000000"/>
            </w:tcBorders>
          </w:tcPr>
          <w:p>
            <w:pPr>
              <w:pStyle w:val="TAL"/>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50cm"/>
              <w:rPr/>
            </w:pPr>
            <w:r>
              <w:rPr>
                <w:i/>
                <w:iCs/>
              </w:rPr>
              <w:t>&gt;&gt;</w:t>
            </w:r>
            <w:r>
              <w:rPr>
                <w:b/>
                <w:i/>
                <w:iCs/>
              </w:rPr>
              <w:t>Result GERAN</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del w:id="63" w:author="Ericsson User" w:date="2024-02-16T09:27:00Z">
              <w:r>
                <w:rPr/>
                <w:delText>M</w:delText>
              </w:r>
            </w:del>
          </w:p>
        </w:tc>
        <w:tc>
          <w:tcPr>
            <w:tcW w:w="817" w:type="dxa"/>
            <w:tcBorders>
              <w:top w:val="single" w:sz="4" w:space="0" w:color="000000"/>
              <w:start w:val="single" w:sz="4" w:space="0" w:color="000000"/>
              <w:bottom w:val="single" w:sz="4" w:space="0" w:color="000000"/>
              <w:end w:val="single" w:sz="4" w:space="0" w:color="000000"/>
            </w:tcBorders>
          </w:tcPr>
          <w:p>
            <w:pPr>
              <w:pStyle w:val="TAL"/>
              <w:rPr>
                <w:i/>
                <w:i/>
              </w:rPr>
            </w:pPr>
            <w:r>
              <w:rPr>
                <w:i/>
              </w:rPr>
              <w:t>1..&lt;maxGERANMeas&gt;</w:t>
            </w:r>
          </w:p>
        </w:tc>
        <w:tc>
          <w:tcPr>
            <w:tcW w:w="1909" w:type="dxa"/>
            <w:tcBorders>
              <w:top w:val="single" w:sz="4" w:space="0" w:color="000000"/>
              <w:start w:val="single" w:sz="4" w:space="0" w:color="000000"/>
              <w:bottom w:val="single" w:sz="4" w:space="0" w:color="000000"/>
              <w:end w:val="single" w:sz="4" w:space="0" w:color="000000"/>
            </w:tcBorders>
          </w:tcPr>
          <w:p>
            <w:pPr>
              <w:pStyle w:val="TF"/>
              <w:keepNext w:val="true"/>
              <w:snapToGrid w:val="false"/>
              <w:spacing w:before="0" w:after="0"/>
              <w:jc w:val="start"/>
              <w:rPr>
                <w:b w:val="false"/>
                <w:b w:val="false"/>
                <w:i/>
                <w:i/>
              </w:rPr>
            </w:pPr>
            <w:r>
              <w:rPr>
                <w:b w:val="false"/>
                <w:i/>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b w:val="false"/>
                <w:b w:val="false"/>
              </w:rPr>
            </w:pPr>
            <w:r>
              <w:rPr>
                <w:b w:val="false"/>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b/>
                <w:b/>
              </w:rPr>
            </w:pPr>
            <w:r>
              <w:rPr/>
              <w:t>&gt;&gt;&gt;ARFCN of BCCH</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b/>
                <w:b/>
              </w:rPr>
            </w:pPr>
            <w:r>
              <w:rPr/>
              <w:t>INTEGER (0..1023,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b/>
                <w:b/>
              </w:rPr>
            </w:pPr>
            <w:r>
              <w:rPr>
                <w:b/>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b/>
                <w:b/>
              </w:rPr>
            </w:pPr>
            <w:r>
              <w:rPr/>
              <w:t>&gt;&gt;&gt;Physical CellId GERAN</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(0..63,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b/>
                <w:b/>
              </w:rPr>
            </w:pPr>
            <w:r>
              <w:rPr/>
              <w:t>&gt;&gt;&gt;RSSI</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INTEGER(0..63,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50cm"/>
              <w:rPr>
                <w:i/>
                <w:i/>
                <w:iCs/>
              </w:rPr>
            </w:pPr>
            <w:r>
              <w:rPr>
                <w:i/>
                <w:iCs/>
              </w:rPr>
              <w:t>&gt;&gt;</w:t>
            </w:r>
            <w:r>
              <w:rPr>
                <w:b/>
                <w:bCs/>
                <w:i/>
                <w:iCs/>
              </w:rPr>
              <w:t>Result UTRAN</w:t>
            </w:r>
          </w:p>
        </w:tc>
        <w:tc>
          <w:tcPr>
            <w:tcW w:w="1022"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817" w:type="dxa"/>
            <w:tcBorders>
              <w:top w:val="single" w:sz="4" w:space="0" w:color="000000"/>
              <w:start w:val="single" w:sz="4" w:space="0" w:color="000000"/>
              <w:bottom w:val="single" w:sz="4" w:space="0" w:color="000000"/>
              <w:end w:val="single" w:sz="4" w:space="0" w:color="000000"/>
            </w:tcBorders>
          </w:tcPr>
          <w:p>
            <w:pPr>
              <w:pStyle w:val="TAL"/>
              <w:rPr/>
            </w:pPr>
            <w:r>
              <w:rPr>
                <w:bCs/>
                <w:i/>
              </w:rPr>
              <w:t>1..&lt;maxUTRANMeas&gt;</w:t>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&gt;&gt;&gt;UARFCN</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bCs/>
              </w:rPr>
              <w:t>INTEGER (0..16383,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 xml:space="preserve">&gt;&gt;&gt;CHOICE </w:t>
            </w:r>
            <w:r>
              <w:rPr>
                <w:i/>
                <w:iCs/>
              </w:rPr>
              <w:t>Physical CellId UTRA</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rPr>
                <w:bCs/>
              </w:rPr>
            </w:pPr>
            <w:r>
              <w:rPr>
                <w:bCs/>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568" w:hanging="0"/>
              <w:rPr>
                <w:i/>
                <w:i/>
                <w:iCs/>
              </w:rPr>
            </w:pPr>
            <w:r>
              <w:rPr>
                <w:i/>
                <w:iCs/>
              </w:rPr>
              <w:t>&gt;&gt;&gt;&gt;Physical CellId UTRA FDD</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del w:id="64" w:author="Ericsson User" w:date="2024-02-16T10:07:00Z">
              <w:r>
                <w:rPr/>
                <w:delText>M</w:delText>
              </w:r>
            </w:del>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(0..511,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568" w:hanging="0"/>
              <w:rPr>
                <w:i/>
                <w:i/>
                <w:iCs/>
              </w:rPr>
            </w:pPr>
            <w:r>
              <w:rPr>
                <w:i/>
                <w:iCs/>
              </w:rPr>
              <w:t>&gt;&gt;&gt;&gt;Physical CellId UTRA TDD</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del w:id="65" w:author="Ericsson User" w:date="2024-02-16T10:07:00Z">
              <w:r>
                <w:rPr/>
                <w:delText>M</w:delText>
              </w:r>
            </w:del>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(0..127,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&gt;&gt;&gt;UTRA RSCP</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INTEGER(-5..91, ...)</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86" w:type="dxa"/>
            <w:tcBorders>
              <w:top w:val="single" w:sz="4" w:space="0" w:color="000000"/>
              <w:start w:val="single" w:sz="4" w:space="0" w:color="000000"/>
              <w:bottom w:val="single" w:sz="4" w:space="0" w:color="000000"/>
              <w:end w:val="single" w:sz="4" w:space="0" w:color="000000"/>
            </w:tcBorders>
          </w:tcPr>
          <w:p>
            <w:pPr>
              <w:pStyle w:val="TAC"/>
              <w:rPr/>
            </w:pPr>
            <w:r>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pPr>
            <w:r>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&gt;&gt;&gt;UTRA EcNo</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INTEGER(0..49, ...)</w:t>
            </w:r>
          </w:p>
        </w:tc>
        <w:tc>
          <w:tcPr>
            <w:tcW w:w="1176"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rFonts w:eastAsia="SimSun;宋体"/>
                <w:bCs/>
                <w:lang w:eastAsia="zh-CN"/>
              </w:rPr>
              <w:t>This IE applies to FDD only.</w:t>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50cm"/>
              <w:rPr>
                <w:b/>
                <w:b/>
                <w:bCs/>
                <w:i/>
                <w:i/>
                <w:iCs/>
              </w:rPr>
            </w:pPr>
            <w:r>
              <w:rPr>
                <w:b/>
                <w:bCs/>
                <w:i/>
                <w:iCs/>
              </w:rPr>
              <w:t>&gt;&gt;Result NR</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del w:id="66" w:author="Ericsson User" w:date="2024-02-16T09:27:00Z">
              <w:r>
                <w:rPr/>
                <w:delText>M</w:delText>
              </w:r>
            </w:del>
          </w:p>
        </w:tc>
        <w:tc>
          <w:tcPr>
            <w:tcW w:w="817" w:type="dxa"/>
            <w:tcBorders>
              <w:top w:val="single" w:sz="4" w:space="0" w:color="000000"/>
              <w:start w:val="single" w:sz="4" w:space="0" w:color="000000"/>
              <w:bottom w:val="single" w:sz="4" w:space="0" w:color="000000"/>
              <w:end w:val="single" w:sz="4" w:space="0" w:color="000000"/>
            </w:tcBorders>
          </w:tcPr>
          <w:p>
            <w:pPr>
              <w:pStyle w:val="TAL"/>
              <w:rPr/>
            </w:pPr>
            <w:r>
              <w:rPr>
                <w:i/>
              </w:rPr>
              <w:t>1..&lt;maxNRMeas&gt;</w:t>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&gt;&gt;&gt;NR ARFCN</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 3279165)</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&gt;&gt;&gt;NR PCI</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(0..1007)</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&gt;&gt;&gt;NR SS-RSRP</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1176"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bCs/>
                <w:lang w:eastAsia="ja-JP"/>
              </w:rPr>
              <w:t>Cell</w:t>
            </w:r>
            <w:r>
              <w:rPr>
                <w:bCs/>
                <w:lang w:eastAsia="ja-JP"/>
              </w:rPr>
              <w:t xml:space="preserve"> </w:t>
            </w:r>
            <w:r>
              <w:rPr>
                <w:bCs/>
                <w:lang w:eastAsia="ja-JP"/>
              </w:rPr>
              <w:t>level measurement result of NR SS-RSRP</w:t>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lang w:eastAsia="ja-JP"/>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pPr>
            <w:r>
              <w:rPr/>
              <w:t>&gt;&gt;&gt;NR SS-RSRQ</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1176"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bCs/>
                <w:lang w:eastAsia="ja-JP"/>
              </w:rPr>
              <w:t>Cell</w:t>
            </w:r>
            <w:r>
              <w:rPr>
                <w:bCs/>
                <w:lang w:eastAsia="ja-JP"/>
              </w:rPr>
              <w:t xml:space="preserve"> </w:t>
            </w:r>
            <w:r>
              <w:rPr>
                <w:bCs/>
                <w:lang w:eastAsia="ja-JP"/>
              </w:rPr>
              <w:t>level measurement result of NR SS-RSRQ</w:t>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lang w:eastAsia="ja-JP"/>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rPr>
                <w:b/>
                <w:b/>
                <w:bCs/>
              </w:rPr>
            </w:pPr>
            <w:r>
              <w:rPr>
                <w:b/>
                <w:bCs/>
              </w:rPr>
              <w:t>&gt;&gt;&gt;ResultsPerSSB Index List</w:t>
            </w:r>
          </w:p>
        </w:tc>
        <w:tc>
          <w:tcPr>
            <w:tcW w:w="1022"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817" w:type="dxa"/>
            <w:tcBorders>
              <w:top w:val="single" w:sz="4" w:space="0" w:color="000000"/>
              <w:start w:val="single" w:sz="4" w:space="0" w:color="000000"/>
              <w:bottom w:val="single" w:sz="4" w:space="0" w:color="000000"/>
              <w:end w:val="single" w:sz="4" w:space="0" w:color="000000"/>
            </w:tcBorders>
          </w:tcPr>
          <w:p>
            <w:pPr>
              <w:pStyle w:val="TAL"/>
              <w:rPr>
                <w:i/>
                <w:i/>
                <w:iCs/>
                <w:lang w:eastAsia="ja-JP"/>
              </w:rPr>
            </w:pPr>
            <w:r>
              <w:rPr>
                <w:i/>
                <w:iCs/>
                <w:lang w:eastAsia="ja-JP"/>
              </w:rPr>
              <w:t>0..1</w:t>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YES</w:t>
            </w:r>
          </w:p>
        </w:tc>
        <w:tc>
          <w:tcPr>
            <w:tcW w:w="117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ignore</w:t>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567" w:hanging="0"/>
              <w:rPr>
                <w:b/>
                <w:b/>
                <w:bCs/>
              </w:rPr>
            </w:pPr>
            <w:r>
              <w:rPr>
                <w:b/>
                <w:bCs/>
                <w:lang w:eastAsia="ja-JP"/>
              </w:rPr>
              <w:t>&gt;&gt;&gt;&gt;ResultsPerSSB Index</w:t>
            </w:r>
            <w:r>
              <w:rPr>
                <w:b/>
                <w:bCs/>
                <w:lang w:eastAsia="ja-JP"/>
              </w:rPr>
              <w:t xml:space="preserve"> </w:t>
            </w:r>
            <w:r>
              <w:rPr>
                <w:b/>
                <w:bCs/>
                <w:lang w:eastAsia="ko-KR"/>
              </w:rPr>
              <w:t>Item</w:t>
            </w:r>
          </w:p>
        </w:tc>
        <w:tc>
          <w:tcPr>
            <w:tcW w:w="1022"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817" w:type="dxa"/>
            <w:tcBorders>
              <w:top w:val="single" w:sz="4" w:space="0" w:color="000000"/>
              <w:start w:val="single" w:sz="4" w:space="0" w:color="000000"/>
              <w:bottom w:val="single" w:sz="4" w:space="0" w:color="000000"/>
              <w:end w:val="single" w:sz="4" w:space="0" w:color="000000"/>
            </w:tcBorders>
          </w:tcPr>
          <w:p>
            <w:pPr>
              <w:pStyle w:val="TAL"/>
              <w:rPr>
                <w:i/>
                <w:i/>
                <w:iCs/>
                <w:lang w:eastAsia="ja-JP"/>
              </w:rPr>
            </w:pPr>
            <w:r>
              <w:rPr>
                <w:i/>
                <w:iCs/>
                <w:lang w:eastAsia="ja-JP"/>
              </w:rPr>
              <w:t>1..&lt;maxResultsPerSSBIndex&gt;</w:t>
            </w:r>
          </w:p>
        </w:tc>
        <w:tc>
          <w:tcPr>
            <w:tcW w:w="190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bCs/>
                <w:lang w:eastAsia="zh-CN"/>
              </w:rPr>
            </w:pPr>
            <w:r>
              <w:rPr>
                <w:rFonts w:eastAsia="SimSun;宋体"/>
                <w:bCs/>
                <w:lang w:eastAsia="zh-CN"/>
              </w:rPr>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709" w:hanging="0"/>
              <w:rPr/>
            </w:pPr>
            <w:r>
              <w:rPr/>
              <w:t>&gt;&gt;&gt;&gt;&gt;SSB Index</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(0..63)</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bCs/>
                <w:lang w:eastAsia="zh-CN"/>
              </w:rPr>
            </w:pPr>
            <w:r>
              <w:rPr>
                <w:rFonts w:eastAsia="SimSun;宋体"/>
                <w:bCs/>
                <w:lang w:eastAsia="zh-CN"/>
              </w:rPr>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709" w:hanging="0"/>
              <w:rPr/>
            </w:pPr>
            <w:r>
              <w:rPr/>
              <w:t>&gt;&gt;&gt;&gt;&gt;NR SS-RSRP beam value</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1176"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bCs/>
                <w:lang w:eastAsia="ja-JP"/>
              </w:rPr>
              <w:t>B</w:t>
            </w:r>
            <w:r>
              <w:rPr>
                <w:bCs/>
                <w:lang w:eastAsia="ja-JP"/>
              </w:rPr>
              <w:t xml:space="preserve">eam </w:t>
            </w:r>
            <w:r>
              <w:rPr>
                <w:bCs/>
                <w:lang w:eastAsia="ja-JP"/>
              </w:rPr>
              <w:t>level measurement result of NR SS-RSRP</w:t>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lang w:eastAsia="ja-JP"/>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709" w:hanging="0"/>
              <w:rPr/>
            </w:pPr>
            <w:r>
              <w:rPr/>
              <w:t>&gt;&gt;&gt;&gt;&gt;NR SS-RSRQ beam value</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pPr>
            <w:r>
              <w:rPr/>
              <w:t>INTEGER (0..127)</w:t>
            </w:r>
          </w:p>
        </w:tc>
        <w:tc>
          <w:tcPr>
            <w:tcW w:w="1176" w:type="dxa"/>
            <w:tcBorders>
              <w:top w:val="single" w:sz="4" w:space="0" w:color="000000"/>
              <w:start w:val="single" w:sz="4" w:space="0" w:color="000000"/>
              <w:bottom w:val="single" w:sz="4" w:space="0" w:color="000000"/>
              <w:end w:val="single" w:sz="4" w:space="0" w:color="000000"/>
            </w:tcBorders>
          </w:tcPr>
          <w:p>
            <w:pPr>
              <w:pStyle w:val="TAL"/>
              <w:rPr>
                <w:rFonts w:eastAsia="SimSun;宋体"/>
                <w:bCs/>
                <w:lang w:eastAsia="zh-CN"/>
              </w:rPr>
            </w:pPr>
            <w:r>
              <w:rPr>
                <w:bCs/>
                <w:lang w:eastAsia="ja-JP"/>
              </w:rPr>
              <w:t>Beam level measurement result of NR SS-RSRQ</w:t>
            </w:r>
          </w:p>
        </w:tc>
        <w:tc>
          <w:tcPr>
            <w:tcW w:w="118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lang w:eastAsia="ja-JP"/>
              </w:rPr>
              <w:t>-</w:t>
            </w:r>
          </w:p>
        </w:tc>
        <w:tc>
          <w:tcPr>
            <w:tcW w:w="1176" w:type="dxa"/>
            <w:tcBorders>
              <w:top w:val="single" w:sz="4" w:space="0" w:color="000000"/>
              <w:start w:val="single" w:sz="4" w:space="0" w:color="000000"/>
              <w:bottom w:val="single" w:sz="4" w:space="0" w:color="000000"/>
              <w:end w:val="single" w:sz="4" w:space="0" w:color="000000"/>
            </w:tcBorders>
          </w:tcPr>
          <w:p>
            <w:pPr>
              <w:pStyle w:val="TAC"/>
              <w:snapToGrid w:val="false"/>
              <w:rPr>
                <w:rFonts w:eastAsia="SimSun;宋体"/>
                <w:lang w:eastAsia="zh-CN"/>
              </w:rPr>
            </w:pPr>
            <w:r>
              <w:rPr>
                <w:rFonts w:eastAsia="SimSun;宋体"/>
                <w:lang w:eastAsia="zh-CN"/>
              </w:rPr>
            </w:r>
          </w:p>
        </w:tc>
      </w:tr>
      <w:tr>
        <w:trPr/>
        <w:tc>
          <w:tcPr>
            <w:tcW w:w="2353" w:type="dxa"/>
            <w:tcBorders>
              <w:top w:val="single" w:sz="4" w:space="0" w:color="000000"/>
              <w:start w:val="single" w:sz="4" w:space="0" w:color="000000"/>
              <w:bottom w:val="single" w:sz="4" w:space="0" w:color="000000"/>
              <w:end w:val="single" w:sz="4" w:space="0" w:color="000000"/>
            </w:tcBorders>
          </w:tcPr>
          <w:p>
            <w:pPr>
              <w:pStyle w:val="TALLeft01"/>
              <w:ind w:start="709" w:hanging="0"/>
              <w:rPr/>
            </w:pPr>
            <w:r>
              <w:rPr/>
              <w:t>&gt;&gt;&gt;NR CGI</w:t>
            </w:r>
          </w:p>
        </w:tc>
        <w:tc>
          <w:tcPr>
            <w:tcW w:w="1022"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817"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09" w:type="dxa"/>
            <w:tcBorders>
              <w:top w:val="single" w:sz="4" w:space="0" w:color="000000"/>
              <w:start w:val="single" w:sz="4" w:space="0" w:color="000000"/>
              <w:bottom w:val="single" w:sz="4" w:space="0" w:color="000000"/>
              <w:end w:val="single" w:sz="4" w:space="0" w:color="000000"/>
            </w:tcBorders>
          </w:tcPr>
          <w:p>
            <w:pPr>
              <w:pStyle w:val="TAL"/>
              <w:rPr>
                <w:lang w:eastAsia="ja-JP"/>
              </w:rPr>
            </w:pPr>
            <w:r>
              <w:rPr>
                <w:lang w:eastAsia="ja-JP"/>
              </w:rPr>
              <w:t>NR CGI</w:t>
            </w:r>
          </w:p>
          <w:p>
            <w:pPr>
              <w:pStyle w:val="TAL"/>
              <w:rPr/>
            </w:pPr>
            <w:r>
              <w:rPr>
                <w:lang w:eastAsia="ja-JP"/>
              </w:rPr>
              <w:t>9.2.</w:t>
            </w:r>
            <w:r>
              <w:rPr>
                <w:lang w:eastAsia="ja-JP"/>
              </w:rPr>
              <w:t>26</w:t>
            </w:r>
          </w:p>
        </w:tc>
        <w:tc>
          <w:tcPr>
            <w:tcW w:w="1176" w:type="dxa"/>
            <w:tcBorders>
              <w:top w:val="single" w:sz="4" w:space="0" w:color="000000"/>
              <w:start w:val="single" w:sz="4" w:space="0" w:color="000000"/>
              <w:bottom w:val="single" w:sz="4" w:space="0" w:color="000000"/>
              <w:end w:val="single" w:sz="4" w:space="0" w:color="000000"/>
            </w:tcBorders>
          </w:tcPr>
          <w:p>
            <w:pPr>
              <w:pStyle w:val="TAL"/>
              <w:snapToGrid w:val="false"/>
              <w:rPr>
                <w:bCs/>
                <w:lang w:eastAsia="ja-JP"/>
              </w:rPr>
            </w:pPr>
            <w:r>
              <w:rPr>
                <w:bCs/>
                <w:lang w:eastAsia="ja-JP"/>
              </w:rPr>
            </w:r>
          </w:p>
        </w:tc>
        <w:tc>
          <w:tcPr>
            <w:tcW w:w="1186" w:type="dxa"/>
            <w:tcBorders>
              <w:top w:val="single" w:sz="4" w:space="0" w:color="000000"/>
              <w:start w:val="single" w:sz="4" w:space="0" w:color="000000"/>
              <w:bottom w:val="single" w:sz="4" w:space="0" w:color="000000"/>
              <w:end w:val="single" w:sz="4" w:space="0" w:color="000000"/>
            </w:tcBorders>
          </w:tcPr>
          <w:p>
            <w:pPr>
              <w:pStyle w:val="TAC"/>
              <w:rPr>
                <w:lang w:eastAsia="ja-JP"/>
              </w:rPr>
            </w:pPr>
            <w:r>
              <w:rPr>
                <w:lang w:eastAsia="ja-JP"/>
              </w:rPr>
              <w:t>YES</w:t>
            </w:r>
          </w:p>
        </w:tc>
        <w:tc>
          <w:tcPr>
            <w:tcW w:w="1176" w:type="dxa"/>
            <w:tcBorders>
              <w:top w:val="single" w:sz="4" w:space="0" w:color="000000"/>
              <w:start w:val="single" w:sz="4" w:space="0" w:color="000000"/>
              <w:bottom w:val="single" w:sz="4" w:space="0" w:color="000000"/>
              <w:end w:val="single" w:sz="4" w:space="0" w:color="000000"/>
            </w:tcBorders>
          </w:tcPr>
          <w:p>
            <w:pPr>
              <w:pStyle w:val="TAC"/>
              <w:rPr>
                <w:rFonts w:eastAsia="SimSun;宋体"/>
                <w:lang w:eastAsia="zh-CN"/>
              </w:rPr>
            </w:pPr>
            <w:r>
              <w:rPr>
                <w:rFonts w:eastAsia="SimSun;宋体"/>
                <w:lang w:eastAsia="zh-CN"/>
              </w:rPr>
              <w:t>ignore</w:t>
            </w:r>
          </w:p>
        </w:tc>
      </w:tr>
    </w:tbl>
    <w:p>
      <w:pPr>
        <w:pStyle w:val="Normal"/>
        <w:rPr>
          <w:rFonts w:eastAsia="SimSun;宋体"/>
        </w:rPr>
      </w:pPr>
      <w:r>
        <w:rPr>
          <w:rFonts w:eastAsia="SimSun;宋体"/>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lang w:eastAsia="en-US"/>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lang w:eastAsia="en-US"/>
              </w:rPr>
            </w:pPr>
            <w:r>
              <w:rPr>
                <w:lang w:eastAsia="en-US"/>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measured quantities that can be configured and reported with one message. Value is 63.</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maxGERANMeas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GERAN cells that can be reported with one message. Value is 8.</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maxUTRANMeas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UTRAN cells that can be reported with one message. Value is 8.</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maxNRMeas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NR cells that can be reported with one message. Value is 32.</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lang w:eastAsia="ja-JP"/>
              </w:rPr>
            </w:pPr>
            <w:r>
              <w:rPr>
                <w:lang w:eastAsia="ja-JP"/>
              </w:rPr>
              <w:t>maxResultsPerSSBIndex</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lang w:eastAsia="ja-JP"/>
              </w:rPr>
              <w:t xml:space="preserve">Maximum no. </w:t>
            </w:r>
            <w:r>
              <w:rPr>
                <w:lang w:eastAsia="ja-JP"/>
              </w:rPr>
              <w:t>of NR SSB indices that can be reported with one message. Value is 64.</w:t>
            </w:r>
          </w:p>
        </w:tc>
      </w:tr>
    </w:tbl>
    <w:p>
      <w:pPr>
        <w:pStyle w:val="Normal"/>
        <w:rPr/>
      </w:pPr>
      <w:r>
        <w:rPr/>
      </w:r>
    </w:p>
    <w:p>
      <w:pPr>
        <w:pStyle w:val="Heading3"/>
        <w:keepNext w:val="true"/>
        <w:keepLines/>
        <w:spacing w:before="120" w:after="180"/>
        <w:rPr>
          <w:rFonts w:eastAsia="SimSun;宋体"/>
          <w:lang w:eastAsia="zh-CN"/>
        </w:rPr>
      </w:pPr>
      <w:r>
        <w:rPr>
          <w:rFonts w:eastAsia="SimSun;宋体"/>
        </w:rPr>
        <w:t>9.2.</w:t>
      </w:r>
      <w:r>
        <w:rPr>
          <w:rFonts w:eastAsia="SimSun;宋体"/>
          <w:lang w:eastAsia="zh-CN"/>
        </w:rPr>
        <w:t>14</w:t>
      </w:r>
      <w:r>
        <w:rPr>
          <w:rFonts w:eastAsia="SimSun;宋体"/>
        </w:rPr>
        <w:tab/>
      </w:r>
      <w:r>
        <w:rPr>
          <w:rFonts w:eastAsia="SimSun;宋体"/>
          <w:lang w:eastAsia="zh-CN"/>
        </w:rPr>
        <w:t>MBSFN subframe</w:t>
      </w:r>
      <w:r>
        <w:rPr>
          <w:rFonts w:eastAsia="SimSun;宋体"/>
        </w:rPr>
        <w:t xml:space="preserve"> Configuration</w:t>
      </w:r>
    </w:p>
    <w:p>
      <w:pPr>
        <w:pStyle w:val="Normal"/>
        <w:rPr>
          <w:rFonts w:eastAsia="SimSun;宋体"/>
          <w:i w:val="false"/>
          <w:i w:val="false"/>
          <w:sz w:val="20"/>
          <w:lang w:eastAsia="ko-KR"/>
        </w:rPr>
      </w:pPr>
      <w:r>
        <w:rPr>
          <w:rFonts w:eastAsia="SimSun;宋体"/>
          <w:i w:val="false"/>
          <w:sz w:val="20"/>
          <w:lang w:eastAsia="ko-KR"/>
        </w:rPr>
        <w:t>The MBSFN subframe Configuration IE describes the MBSFN subframe configuration for the concerned cell/TP.</w:t>
      </w:r>
    </w:p>
    <w:tbl>
      <w:tblPr>
        <w:tblW w:w="9213" w:type="dxa"/>
        <w:jc w:val="center"/>
        <w:tblInd w:w="0" w:type="dxa"/>
        <w:tblLayout w:type="fixed"/>
        <w:tblCellMar>
          <w:top w:w="0" w:type="dxa"/>
          <w:start w:w="108" w:type="dxa"/>
          <w:bottom w:w="0" w:type="dxa"/>
          <w:end w:w="108" w:type="dxa"/>
        </w:tblCellMar>
      </w:tblPr>
      <w:tblGrid>
        <w:gridCol w:w="2551"/>
        <w:gridCol w:w="1134"/>
        <w:gridCol w:w="1681"/>
        <w:gridCol w:w="1620"/>
        <w:gridCol w:w="2227"/>
      </w:tblGrid>
      <w:tr>
        <w:trPr/>
        <w:tc>
          <w:tcPr>
            <w:tcW w:w="2551" w:type="dxa"/>
            <w:tcBorders>
              <w:top w:val="single" w:sz="4" w:space="0" w:color="000000"/>
              <w:start w:val="single" w:sz="4" w:space="0" w:color="000000"/>
              <w:bottom w:val="single" w:sz="4" w:space="0" w:color="000000"/>
              <w:end w:val="single" w:sz="4" w:space="0" w:color="000000"/>
            </w:tcBorders>
          </w:tcPr>
          <w:p>
            <w:pPr>
              <w:pStyle w:val="TAH"/>
              <w:keepNext w:val="true"/>
              <w:keepLines/>
              <w:spacing w:lineRule="atLeast" w:line="0" w:before="0" w:after="0"/>
              <w:jc w:val="center"/>
              <w:rPr>
                <w:rFonts w:eastAsia="SimSun;宋体"/>
              </w:rPr>
            </w:pPr>
            <w:r>
              <w:rPr>
                <w:rFonts w:eastAsia="SimSun;宋体"/>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keepNext w:val="true"/>
              <w:keepLines/>
              <w:spacing w:lineRule="atLeast" w:line="0" w:before="0" w:after="0"/>
              <w:jc w:val="center"/>
              <w:rPr>
                <w:rFonts w:eastAsia="SimSun;宋体"/>
              </w:rPr>
            </w:pPr>
            <w:r>
              <w:rPr>
                <w:rFonts w:eastAsia="SimSun;宋体"/>
              </w:rPr>
              <w:t>Presence</w:t>
            </w:r>
          </w:p>
        </w:tc>
        <w:tc>
          <w:tcPr>
            <w:tcW w:w="1681" w:type="dxa"/>
            <w:tcBorders>
              <w:top w:val="single" w:sz="4" w:space="0" w:color="000000"/>
              <w:start w:val="single" w:sz="4" w:space="0" w:color="000000"/>
              <w:bottom w:val="single" w:sz="4" w:space="0" w:color="000000"/>
              <w:end w:val="single" w:sz="4" w:space="0" w:color="000000"/>
            </w:tcBorders>
          </w:tcPr>
          <w:p>
            <w:pPr>
              <w:pStyle w:val="TAH"/>
              <w:keepNext w:val="true"/>
              <w:keepLines/>
              <w:spacing w:lineRule="atLeast" w:line="0" w:before="0" w:after="0"/>
              <w:jc w:val="center"/>
              <w:rPr>
                <w:rFonts w:eastAsia="SimSun;宋体"/>
              </w:rPr>
            </w:pPr>
            <w:r>
              <w:rPr>
                <w:rFonts w:eastAsia="SimSun;宋体"/>
              </w:rPr>
              <w:t>Range</w:t>
            </w:r>
          </w:p>
        </w:tc>
        <w:tc>
          <w:tcPr>
            <w:tcW w:w="1620" w:type="dxa"/>
            <w:tcBorders>
              <w:top w:val="single" w:sz="4" w:space="0" w:color="000000"/>
              <w:start w:val="single" w:sz="4" w:space="0" w:color="000000"/>
              <w:bottom w:val="single" w:sz="4" w:space="0" w:color="000000"/>
              <w:end w:val="single" w:sz="4" w:space="0" w:color="000000"/>
            </w:tcBorders>
          </w:tcPr>
          <w:p>
            <w:pPr>
              <w:pStyle w:val="TAH"/>
              <w:keepNext w:val="true"/>
              <w:keepLines/>
              <w:spacing w:lineRule="atLeast" w:line="0" w:before="0" w:after="0"/>
              <w:jc w:val="center"/>
              <w:rPr/>
            </w:pPr>
            <w:r>
              <w:rPr>
                <w:rFonts w:eastAsia="SimSun;宋体"/>
              </w:rPr>
              <w:t>IE Type and Reference</w:t>
            </w:r>
          </w:p>
        </w:tc>
        <w:tc>
          <w:tcPr>
            <w:tcW w:w="2227" w:type="dxa"/>
            <w:tcBorders>
              <w:top w:val="single" w:sz="4" w:space="0" w:color="000000"/>
              <w:start w:val="single" w:sz="4" w:space="0" w:color="000000"/>
              <w:bottom w:val="single" w:sz="4" w:space="0" w:color="000000"/>
              <w:end w:val="single" w:sz="4" w:space="0" w:color="000000"/>
            </w:tcBorders>
          </w:tcPr>
          <w:p>
            <w:pPr>
              <w:pStyle w:val="TAH"/>
              <w:keepNext w:val="true"/>
              <w:keepLines/>
              <w:spacing w:lineRule="atLeast" w:line="0" w:before="0" w:after="0"/>
              <w:jc w:val="center"/>
              <w:rPr>
                <w:rFonts w:eastAsia="SimSun;宋体"/>
              </w:rPr>
            </w:pPr>
            <w:r>
              <w:rPr>
                <w:rFonts w:eastAsia="SimSun;宋体"/>
              </w:rPr>
              <w:t>Semantics Description</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ascii="Arial" w:hAnsi="Arial" w:eastAsia="SimSun;宋体" w:cs="Arial"/>
                <w:b/>
                <w:b/>
                <w:bCs/>
                <w:sz w:val="18"/>
                <w:szCs w:val="18"/>
                <w:lang w:eastAsia="zh-CN"/>
              </w:rPr>
            </w:pPr>
            <w:r>
              <w:rPr>
                <w:rFonts w:eastAsia="SimSun;宋体"/>
                <w:b/>
                <w:bCs/>
                <w:lang w:eastAsia="zh-CN"/>
              </w:rPr>
              <w:t>MBSFN subframe</w:t>
            </w:r>
            <w:r>
              <w:rPr>
                <w:rFonts w:eastAsia="SimSun;宋体" w:cs="Arial"/>
                <w:b/>
                <w:bCs/>
                <w:sz w:val="18"/>
              </w:rPr>
              <w:t xml:space="preserve"> Configuration </w:t>
            </w:r>
            <w:r>
              <w:rPr>
                <w:rFonts w:eastAsia="SimSun;宋体" w:cs="Arial"/>
                <w:b/>
                <w:bCs/>
                <w:sz w:val="18"/>
                <w:lang w:eastAsia="zh-CN"/>
              </w:rPr>
              <w:t>Value</w:t>
            </w:r>
          </w:p>
        </w:tc>
        <w:tc>
          <w:tcPr>
            <w:tcW w:w="1134"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ascii="Arial" w:hAnsi="Arial" w:eastAsia="SimSun;宋体" w:cs="Arial"/>
                <w:b/>
                <w:b/>
                <w:bCs/>
                <w:sz w:val="18"/>
                <w:szCs w:val="18"/>
                <w:lang w:eastAsia="zh-CN"/>
              </w:rPr>
            </w:pPr>
            <w:r>
              <w:rPr>
                <w:rFonts w:eastAsia="SimSun;宋体" w:cs="Arial"/>
                <w:b/>
                <w:bCs/>
                <w:sz w:val="18"/>
                <w:szCs w:val="18"/>
                <w:lang w:eastAsia="zh-CN"/>
              </w:rPr>
            </w:r>
          </w:p>
        </w:tc>
        <w:tc>
          <w:tcPr>
            <w:tcW w:w="168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i/>
                <w:i/>
                <w:iCs/>
                <w:szCs w:val="18"/>
              </w:rPr>
            </w:pPr>
            <w:r>
              <w:rPr>
                <w:rFonts w:eastAsia="SimSun;宋体"/>
                <w:i/>
                <w:iCs/>
              </w:rPr>
              <w:t>1 .. &lt; maxMBSFN-Allocations &gt;</w:t>
            </w:r>
          </w:p>
        </w:tc>
        <w:tc>
          <w:tcPr>
            <w:tcW w:w="1620"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i/>
                <w:i/>
                <w:iCs/>
                <w:szCs w:val="18"/>
              </w:rPr>
            </w:pPr>
            <w:r>
              <w:rPr>
                <w:rFonts w:eastAsia="SimSun;宋体"/>
                <w:i/>
                <w:iCs/>
                <w:szCs w:val="18"/>
              </w:rPr>
            </w:r>
          </w:p>
        </w:tc>
        <w:tc>
          <w:tcPr>
            <w:tcW w:w="2227"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rPr>
            </w:pPr>
            <w:r>
              <w:rPr>
                <w:rFonts w:eastAsia="SimSun;宋体"/>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ind w:start="113" w:hanging="0"/>
              <w:rPr>
                <w:rFonts w:eastAsia="SimSun;宋体"/>
                <w:szCs w:val="18"/>
              </w:rPr>
            </w:pPr>
            <w:r>
              <w:rPr/>
              <w:t>&gt;Radio Frame Allocation Period</w:t>
            </w:r>
          </w:p>
        </w:tc>
        <w:tc>
          <w:tcPr>
            <w:tcW w:w="1134"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t>M</w:t>
            </w:r>
          </w:p>
        </w:tc>
        <w:tc>
          <w:tcPr>
            <w:tcW w:w="1681"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rPr>
            </w:pPr>
            <w:r>
              <w:rPr>
                <w:rFonts w:eastAsia="SimSun;宋体"/>
              </w:rPr>
            </w:r>
          </w:p>
        </w:tc>
        <w:tc>
          <w:tcPr>
            <w:tcW w:w="1620"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t>ENUMERATED (n1, n2, n4, n8, n16, n32)</w:t>
            </w:r>
          </w:p>
        </w:tc>
        <w:tc>
          <w:tcPr>
            <w:tcW w:w="2227"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szCs w:val="18"/>
                <w:lang w:eastAsia="zh-CN"/>
              </w:rPr>
            </w:pPr>
            <w:r>
              <w:rPr>
                <w:lang w:val="en-US" w:eastAsia="en-US"/>
              </w:rPr>
              <w:t xml:space="preserve">Corresponds to information provided in </w:t>
            </w:r>
            <w:r>
              <w:rPr>
                <w:i/>
                <w:lang w:val="en-US" w:eastAsia="en-US"/>
              </w:rPr>
              <w:t>radioFrameAllocationPeriod</w:t>
            </w:r>
            <w:r>
              <w:rPr>
                <w:lang w:val="en-US" w:eastAsia="en-US"/>
              </w:rPr>
              <w:t xml:space="preserve"> contained in the </w:t>
            </w:r>
            <w:r>
              <w:rPr>
                <w:i/>
                <w:lang w:val="en-US" w:eastAsia="en-US"/>
              </w:rPr>
              <w:t>MBSFN-SubframeConfig</w:t>
            </w:r>
            <w:r>
              <w:rPr>
                <w:lang w:val="en-US" w:eastAsia="en-US"/>
              </w:rPr>
              <w:t xml:space="preserve"> IE as defined in </w:t>
            </w:r>
            <w:r>
              <w:rPr>
                <w:lang w:eastAsia="zh-CN"/>
              </w:rPr>
              <w:t>TS 36.331 [10]</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ind w:start="113" w:hanging="0"/>
              <w:rPr>
                <w:rFonts w:eastAsia="SimSun;宋体"/>
                <w:szCs w:val="18"/>
              </w:rPr>
            </w:pPr>
            <w:r>
              <w:rPr/>
              <w:t>&gt;Radio Frame Allocation Offset</w:t>
            </w:r>
          </w:p>
        </w:tc>
        <w:tc>
          <w:tcPr>
            <w:tcW w:w="1134"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lang w:eastAsia="zh-CN"/>
              </w:rPr>
            </w:pPr>
            <w:r>
              <w:rPr>
                <w:lang w:eastAsia="zh-CN"/>
              </w:rPr>
              <w:t>M</w:t>
            </w:r>
          </w:p>
        </w:tc>
        <w:tc>
          <w:tcPr>
            <w:tcW w:w="1681"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lang w:eastAsia="zh-CN"/>
              </w:rPr>
            </w:pPr>
            <w:r>
              <w:rPr>
                <w:rFonts w:eastAsia="SimSun;宋体"/>
                <w:lang w:eastAsia="zh-CN"/>
              </w:rPr>
            </w:r>
          </w:p>
        </w:tc>
        <w:tc>
          <w:tcPr>
            <w:tcW w:w="1620"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t>INTEGER (0..7)</w:t>
            </w:r>
          </w:p>
        </w:tc>
        <w:tc>
          <w:tcPr>
            <w:tcW w:w="2227"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szCs w:val="18"/>
              </w:rPr>
            </w:pPr>
            <w:r>
              <w:rPr>
                <w:lang w:val="en-US" w:eastAsia="en-US"/>
              </w:rPr>
              <w:t xml:space="preserve">Corresponds to information provided in </w:t>
            </w:r>
            <w:r>
              <w:rPr>
                <w:i/>
                <w:lang w:val="en-US" w:eastAsia="en-US"/>
              </w:rPr>
              <w:t>radioFrameAllocationOffset</w:t>
            </w:r>
            <w:r>
              <w:rPr>
                <w:lang w:val="en-US" w:eastAsia="en-US"/>
              </w:rPr>
              <w:t xml:space="preserve"> contained in the </w:t>
            </w:r>
            <w:r>
              <w:rPr>
                <w:i/>
                <w:lang w:val="en-US" w:eastAsia="en-US"/>
              </w:rPr>
              <w:t>MBSFN-SubframeConfig</w:t>
            </w:r>
            <w:r>
              <w:rPr>
                <w:lang w:val="en-US" w:eastAsia="en-US"/>
              </w:rPr>
              <w:t xml:space="preserve"> IE as defined in </w:t>
            </w:r>
            <w:r>
              <w:rPr>
                <w:lang w:eastAsia="zh-CN"/>
              </w:rPr>
              <w:t>TS 36.331 [10]</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ind w:start="113" w:hanging="0"/>
              <w:rPr>
                <w:rFonts w:eastAsia="SimSun;宋体"/>
                <w:szCs w:val="18"/>
              </w:rPr>
            </w:pPr>
            <w:r>
              <w:rPr/>
              <w:t xml:space="preserve">&gt; CHOICE </w:t>
            </w:r>
            <w:r>
              <w:rPr>
                <w:i/>
              </w:rPr>
              <w:t>Subframe Allocation</w:t>
            </w:r>
          </w:p>
        </w:tc>
        <w:tc>
          <w:tcPr>
            <w:tcW w:w="1134"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lang w:eastAsia="zh-CN"/>
              </w:rPr>
            </w:pPr>
            <w:r>
              <w:rPr>
                <w:lang w:eastAsia="zh-CN"/>
              </w:rPr>
              <w:t>M</w:t>
            </w:r>
          </w:p>
        </w:tc>
        <w:tc>
          <w:tcPr>
            <w:tcW w:w="1681"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lang w:eastAsia="zh-CN"/>
              </w:rPr>
            </w:pPr>
            <w:r>
              <w:rPr>
                <w:rFonts w:eastAsia="SimSun;宋体"/>
                <w:lang w:eastAsia="zh-CN"/>
              </w:rPr>
            </w:r>
          </w:p>
        </w:tc>
        <w:tc>
          <w:tcPr>
            <w:tcW w:w="1620"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rPr>
            </w:pPr>
            <w:r>
              <w:rPr>
                <w:rFonts w:eastAsia="SimSun;宋体"/>
              </w:rPr>
            </w:r>
          </w:p>
        </w:tc>
        <w:tc>
          <w:tcPr>
            <w:tcW w:w="2227"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szCs w:val="18"/>
              </w:rPr>
            </w:pPr>
            <w:r>
              <w:rPr>
                <w:lang w:val="en-US" w:eastAsia="en-US"/>
              </w:rPr>
              <w:t xml:space="preserve">Corresponds to information provided in </w:t>
            </w:r>
            <w:r>
              <w:rPr>
                <w:i/>
                <w:lang w:val="en-US" w:eastAsia="en-US"/>
              </w:rPr>
              <w:t>subframeAllocation</w:t>
            </w:r>
            <w:r>
              <w:rPr>
                <w:lang w:val="en-US" w:eastAsia="en-US"/>
              </w:rPr>
              <w:t xml:space="preserve"> contained in the </w:t>
            </w:r>
            <w:r>
              <w:rPr>
                <w:i/>
                <w:lang w:val="en-US" w:eastAsia="en-US"/>
              </w:rPr>
              <w:t>MBSFN-SubframeConfig</w:t>
            </w:r>
            <w:r>
              <w:rPr>
                <w:lang w:val="en-US" w:eastAsia="en-US"/>
              </w:rPr>
              <w:t xml:space="preserve"> IE as defined in </w:t>
            </w:r>
            <w:r>
              <w:rPr>
                <w:lang w:eastAsia="zh-CN"/>
              </w:rPr>
              <w:t>TS 36.331 [10]</w:t>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ind w:start="227" w:hanging="0"/>
              <w:rPr>
                <w:rFonts w:eastAsia="SimSun;宋体"/>
                <w:i/>
                <w:i/>
                <w:iCs/>
              </w:rPr>
            </w:pPr>
            <w:r>
              <w:rPr>
                <w:rFonts w:eastAsia="SimSun;宋体"/>
                <w:i/>
                <w:iCs/>
              </w:rPr>
              <w:t>&gt;&gt;oneFrame</w:t>
            </w:r>
          </w:p>
        </w:tc>
        <w:tc>
          <w:tcPr>
            <w:tcW w:w="1134"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lang w:eastAsia="zh-CN"/>
              </w:rPr>
            </w:pPr>
            <w:del w:id="67" w:author="Ericsson User" w:date="2024-02-16T09:25:00Z">
              <w:r>
                <w:rPr>
                  <w:rFonts w:eastAsia="SimSun;宋体"/>
                  <w:lang w:eastAsia="zh-CN"/>
                </w:rPr>
                <w:delText>M</w:delText>
              </w:r>
            </w:del>
          </w:p>
        </w:tc>
        <w:tc>
          <w:tcPr>
            <w:tcW w:w="1681"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lang w:eastAsia="zh-CN"/>
              </w:rPr>
            </w:pPr>
            <w:r>
              <w:rPr>
                <w:rFonts w:eastAsia="SimSun;宋体"/>
                <w:lang w:eastAsia="zh-CN"/>
              </w:rPr>
            </w:r>
          </w:p>
        </w:tc>
        <w:tc>
          <w:tcPr>
            <w:tcW w:w="1620"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rFonts w:eastAsia="SimSun;宋体"/>
              </w:rPr>
              <w:t>BIT STRING (SIZE(6))</w:t>
            </w:r>
          </w:p>
        </w:tc>
        <w:tc>
          <w:tcPr>
            <w:tcW w:w="2227"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rPr>
            </w:pPr>
            <w:r>
              <w:rPr>
                <w:rFonts w:eastAsia="SimSun;宋体"/>
              </w:rPr>
            </w:r>
          </w:p>
        </w:tc>
      </w:tr>
      <w:tr>
        <w:trPr/>
        <w:tc>
          <w:tcPr>
            <w:tcW w:w="2551"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ind w:start="227" w:hanging="0"/>
              <w:rPr>
                <w:rFonts w:eastAsia="SimSun;宋体"/>
                <w:i/>
                <w:i/>
                <w:iCs/>
              </w:rPr>
            </w:pPr>
            <w:r>
              <w:rPr>
                <w:rFonts w:eastAsia="SimSun;宋体"/>
                <w:i/>
                <w:iCs/>
              </w:rPr>
              <w:t>&gt;&gt;fourFrames</w:t>
            </w:r>
          </w:p>
        </w:tc>
        <w:tc>
          <w:tcPr>
            <w:tcW w:w="1134"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lang w:eastAsia="zh-CN"/>
              </w:rPr>
            </w:pPr>
            <w:del w:id="68" w:author="Ericsson User" w:date="2024-02-16T09:25:00Z">
              <w:r>
                <w:rPr>
                  <w:rFonts w:eastAsia="SimSun;宋体"/>
                  <w:lang w:eastAsia="zh-CN"/>
                </w:rPr>
                <w:delText>M</w:delText>
              </w:r>
            </w:del>
          </w:p>
        </w:tc>
        <w:tc>
          <w:tcPr>
            <w:tcW w:w="1681"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lang w:eastAsia="zh-CN"/>
              </w:rPr>
            </w:pPr>
            <w:r>
              <w:rPr>
                <w:rFonts w:eastAsia="SimSun;宋体"/>
                <w:lang w:eastAsia="zh-CN"/>
              </w:rPr>
            </w:r>
          </w:p>
        </w:tc>
        <w:tc>
          <w:tcPr>
            <w:tcW w:w="1620"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rFonts w:eastAsia="SimSun;宋体"/>
              </w:rPr>
              <w:t>BIT STRING (SIZE(24))</w:t>
            </w:r>
          </w:p>
        </w:tc>
        <w:tc>
          <w:tcPr>
            <w:tcW w:w="2227" w:type="dxa"/>
            <w:tcBorders>
              <w:top w:val="single" w:sz="4" w:space="0" w:color="000000"/>
              <w:start w:val="single" w:sz="4" w:space="0" w:color="000000"/>
              <w:bottom w:val="single" w:sz="4" w:space="0" w:color="000000"/>
              <w:end w:val="single" w:sz="4" w:space="0" w:color="000000"/>
            </w:tcBorders>
          </w:tcPr>
          <w:p>
            <w:pPr>
              <w:pStyle w:val="TAL"/>
              <w:keepNext w:val="true"/>
              <w:keepLines/>
              <w:snapToGrid w:val="false"/>
              <w:spacing w:before="0" w:after="0"/>
              <w:rPr>
                <w:rFonts w:eastAsia="SimSun;宋体"/>
              </w:rPr>
            </w:pPr>
            <w:r>
              <w:rPr>
                <w:rFonts w:eastAsia="SimSun;宋体"/>
              </w:rPr>
            </w:r>
          </w:p>
        </w:tc>
      </w:tr>
    </w:tbl>
    <w:p>
      <w:pPr>
        <w:pStyle w:val="Normal"/>
        <w:rPr>
          <w:rFonts w:eastAsia="SimSun;宋体"/>
          <w:lang w:eastAsia="zh-CN"/>
        </w:rPr>
      </w:pPr>
      <w:r>
        <w:rPr>
          <w:rFonts w:eastAsia="SimSun;宋体"/>
          <w:lang w:eastAsia="zh-CN"/>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keepNext w:val="true"/>
              <w:keepLines/>
              <w:spacing w:before="0" w:after="0"/>
              <w:jc w:val="center"/>
              <w:rPr>
                <w:rFonts w:eastAsia="SimSun;宋体"/>
              </w:rPr>
            </w:pPr>
            <w:r>
              <w:rPr>
                <w:rFonts w:eastAsia="SimSun;宋体"/>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keepNext w:val="true"/>
              <w:keepLines/>
              <w:spacing w:before="0" w:after="0"/>
              <w:jc w:val="center"/>
              <w:rPr>
                <w:rFonts w:eastAsia="SimSun;宋体"/>
              </w:rPr>
            </w:pPr>
            <w:r>
              <w:rPr>
                <w:rFonts w:eastAsia="SimSun;宋体"/>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rFonts w:eastAsia="SimSun;宋体"/>
              </w:rPr>
              <w:t>maxMBSFN-Allocations</w:t>
            </w:r>
          </w:p>
        </w:tc>
        <w:tc>
          <w:tcPr>
            <w:tcW w:w="5670" w:type="dxa"/>
            <w:tcBorders>
              <w:top w:val="single" w:sz="4" w:space="0" w:color="000000"/>
              <w:start w:val="single" w:sz="4" w:space="0" w:color="000000"/>
              <w:bottom w:val="single" w:sz="4" w:space="0" w:color="000000"/>
              <w:end w:val="single" w:sz="4" w:space="0" w:color="000000"/>
            </w:tcBorders>
          </w:tcPr>
          <w:p>
            <w:pPr>
              <w:pStyle w:val="TAL"/>
              <w:keepNext w:val="true"/>
              <w:keepLines/>
              <w:spacing w:before="0" w:after="0"/>
              <w:rPr>
                <w:rFonts w:eastAsia="SimSun;宋体"/>
              </w:rPr>
            </w:pPr>
            <w:r>
              <w:rPr/>
              <w:t xml:space="preserve">Maximum number of MBSFN frame allocations with </w:t>
            </w:r>
            <w:r>
              <w:rPr>
                <w:lang w:eastAsia="zh-CN"/>
              </w:rPr>
              <w:t>different offset as defined in TS 36.331 [10].</w:t>
            </w:r>
            <w:r>
              <w:rPr/>
              <w:t xml:space="preserve"> Value is </w:t>
            </w:r>
            <w:r>
              <w:rPr>
                <w:lang w:eastAsia="zh-CN"/>
              </w:rPr>
              <w:t>8</w:t>
            </w:r>
            <w:r>
              <w:rPr/>
              <w:t>.</w:t>
            </w:r>
          </w:p>
        </w:tc>
      </w:tr>
    </w:tbl>
    <w:p>
      <w:pPr>
        <w:pStyle w:val="Normal"/>
        <w:rPr/>
      </w:pPr>
      <w:r>
        <w:rPr/>
      </w:r>
    </w:p>
    <w:p>
      <w:pPr>
        <w:pStyle w:val="Heading3"/>
        <w:rPr/>
      </w:pPr>
      <w:r>
        <w:rPr/>
        <w:t>9.2.15</w:t>
        <w:tab/>
        <w:t>WLAN Measurement Result</w:t>
      </w:r>
    </w:p>
    <w:p>
      <w:pPr>
        <w:pStyle w:val="Normal"/>
        <w:spacing w:lineRule="auto" w:line="240"/>
        <w:rPr/>
      </w:pPr>
      <w:r>
        <w:rPr/>
        <w:t>The WLAN Measurement Result information element provides the WLAN measurement results.</w:t>
      </w:r>
    </w:p>
    <w:tbl>
      <w:tblPr>
        <w:tblW w:w="9213" w:type="dxa"/>
        <w:jc w:val="center"/>
        <w:tblInd w:w="0" w:type="dxa"/>
        <w:tblLayout w:type="fixed"/>
        <w:tblCellMar>
          <w:top w:w="0" w:type="dxa"/>
          <w:start w:w="108" w:type="dxa"/>
          <w:bottom w:w="0" w:type="dxa"/>
          <w:end w:w="108" w:type="dxa"/>
        </w:tblCellMar>
      </w:tblPr>
      <w:tblGrid>
        <w:gridCol w:w="2480"/>
        <w:gridCol w:w="1134"/>
        <w:gridCol w:w="1842"/>
        <w:gridCol w:w="1843"/>
        <w:gridCol w:w="1914"/>
      </w:tblGrid>
      <w:tr>
        <w:trPr/>
        <w:tc>
          <w:tcPr>
            <w:tcW w:w="2480"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842"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843"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914"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WLAN Measured Results</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842" w:type="dxa"/>
            <w:tcBorders>
              <w:top w:val="single" w:sz="4" w:space="0" w:color="000000"/>
              <w:start w:val="single" w:sz="4" w:space="0" w:color="000000"/>
              <w:bottom w:val="single" w:sz="4" w:space="0" w:color="000000"/>
              <w:end w:val="single" w:sz="4" w:space="0" w:color="000000"/>
            </w:tcBorders>
          </w:tcPr>
          <w:p>
            <w:pPr>
              <w:pStyle w:val="TAL"/>
              <w:rPr/>
            </w:pPr>
            <w:r>
              <w:rPr/>
              <w:t>1.. &lt;maxnoMeas&gt;</w:t>
            </w:r>
          </w:p>
        </w:tc>
        <w:tc>
          <w:tcPr>
            <w:tcW w:w="184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914" w:type="dxa"/>
            <w:tcBorders>
              <w:top w:val="single" w:sz="4" w:space="0" w:color="000000"/>
              <w:start w:val="single" w:sz="4" w:space="0" w:color="000000"/>
              <w:bottom w:val="single" w:sz="4" w:space="0" w:color="000000"/>
              <w:end w:val="single" w:sz="4" w:space="0" w:color="000000"/>
            </w:tcBorders>
          </w:tcPr>
          <w:p>
            <w:pPr>
              <w:pStyle w:val="TAL"/>
              <w:snapToGrid w:val="false"/>
              <w:rPr>
                <w:rFonts w:eastAsia="SimSun;宋体"/>
                <w:lang w:eastAsia="zh-CN"/>
              </w:rPr>
            </w:pPr>
            <w:r>
              <w:rPr>
                <w:rFonts w:eastAsia="SimSun;宋体"/>
                <w:lang w:eastAsia="zh-CN"/>
              </w:rPr>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&gt;WLAN RSSI</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INTEGER (0..141, ...)</w:t>
            </w:r>
          </w:p>
        </w:tc>
        <w:tc>
          <w:tcPr>
            <w:tcW w:w="191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&gt;SSID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OCTET STRING (SIZE(1..32))</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lang w:eastAsia="ja-JP"/>
              </w:rPr>
              <w:t>Includes the SSID field as defined in subclause 8.4.2.2 of</w:t>
            </w:r>
            <w:r>
              <w:rPr/>
              <w:t xml:space="preserve"> </w:t>
            </w:r>
            <w:r>
              <w:rPr>
                <w:lang w:eastAsia="ja-JP"/>
              </w:rPr>
              <w:t>IEEE 802.11™ [11].</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&gt;BSSID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del w:id="69" w:author="Ericsson User" w:date="2024-02-16T14:37:00Z">
              <w:r>
                <w:rPr/>
                <w:delText>M</w:delText>
              </w:r>
            </w:del>
            <w:ins w:id="70" w:author="Ericsson User" w:date="2024-02-16T14:37:00Z">
              <w:r>
                <w:rPr/>
                <w:t>O</w:t>
              </w:r>
            </w:ins>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OCTET STRING (SIZE(6))</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lang w:eastAsia="ja-JP"/>
              </w:rPr>
              <w:t>Includes the BSSID field as defined in subclause 8.2.4.3.4 of IEEE 802.11™ [11].</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&gt;HESSID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OCTET STRING (SIZE(6))</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lang w:eastAsia="ja-JP"/>
              </w:rPr>
              <w:t>Includes the HESSID field as defined in subclause 8.4.2.94 of</w:t>
            </w:r>
            <w:r>
              <w:rPr/>
              <w:t xml:space="preserve"> </w:t>
            </w:r>
            <w:r>
              <w:rPr>
                <w:lang w:eastAsia="ja-JP"/>
              </w:rPr>
              <w:t>IEEE 802.11™ [11].</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&gt;Operating Class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INTEGER (0..255)</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t>Indicates the WLAN Operating Class as defined in IEEE 802.11™ [11].</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&gt;Country Code</w:t>
            </w:r>
          </w:p>
        </w:tc>
        <w:tc>
          <w:tcPr>
            <w:tcW w:w="1134" w:type="dxa"/>
            <w:tcBorders>
              <w:top w:val="single" w:sz="4" w:space="0" w:color="000000"/>
              <w:start w:val="single" w:sz="4" w:space="0" w:color="000000"/>
              <w:bottom w:val="single" w:sz="4" w:space="0" w:color="000000"/>
              <w:end w:val="single" w:sz="4" w:space="0" w:color="000000"/>
            </w:tcBorders>
          </w:tcPr>
          <w:p>
            <w:pPr>
              <w:pStyle w:val="TALLeft0"/>
              <w:snapToGrid w:val="false"/>
              <w:ind w:start="0" w:hanging="0"/>
              <w:jc w:val="both"/>
              <w:rPr/>
            </w:pPr>
            <w:r>
              <w:rPr/>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ENUMERATED (unitedStates, europe, japan, global, …)</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t>Indicates the WLAN country code as defined in IEEE 802.11™ [11].</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b/>
                <w:b/>
              </w:rPr>
            </w:pPr>
            <w:r>
              <w:rPr>
                <w:b/>
              </w:rPr>
              <w:t>&gt;WLAN Channel List</w:t>
            </w:r>
          </w:p>
        </w:tc>
        <w:tc>
          <w:tcPr>
            <w:tcW w:w="1134" w:type="dxa"/>
            <w:tcBorders>
              <w:top w:val="single" w:sz="4" w:space="0" w:color="000000"/>
              <w:start w:val="single" w:sz="4" w:space="0" w:color="000000"/>
              <w:bottom w:val="single" w:sz="4" w:space="0" w:color="000000"/>
              <w:end w:val="single" w:sz="4" w:space="0" w:color="000000"/>
            </w:tcBorders>
          </w:tcPr>
          <w:p>
            <w:pPr>
              <w:pStyle w:val="TALLeft0"/>
              <w:snapToGrid w:val="false"/>
              <w:ind w:start="0" w:hanging="0"/>
              <w:jc w:val="both"/>
              <w:rPr>
                <w:b/>
                <w:b/>
              </w:rPr>
            </w:pPr>
            <w:r>
              <w:rPr>
                <w:b/>
              </w:rPr>
            </w:r>
          </w:p>
        </w:tc>
        <w:tc>
          <w:tcPr>
            <w:tcW w:w="1842" w:type="dxa"/>
            <w:tcBorders>
              <w:top w:val="single" w:sz="4" w:space="0" w:color="000000"/>
              <w:start w:val="single" w:sz="4" w:space="0" w:color="000000"/>
              <w:bottom w:val="single" w:sz="4" w:space="0" w:color="000000"/>
              <w:end w:val="single" w:sz="4" w:space="0" w:color="000000"/>
            </w:tcBorders>
          </w:tcPr>
          <w:p>
            <w:pPr>
              <w:pStyle w:val="TAL"/>
              <w:rPr>
                <w:i/>
                <w:i/>
                <w:iCs/>
              </w:rPr>
            </w:pPr>
            <w:r>
              <w:rPr>
                <w:i/>
                <w:iCs/>
              </w:rPr>
              <w:t>0..1</w:t>
            </w:r>
          </w:p>
        </w:tc>
        <w:tc>
          <w:tcPr>
            <w:tcW w:w="1843"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191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ind w:start="284" w:hanging="0"/>
              <w:rPr>
                <w:b/>
                <w:b/>
                <w:bCs/>
              </w:rPr>
            </w:pPr>
            <w:r>
              <w:rPr>
                <w:b/>
                <w:bCs/>
              </w:rPr>
              <w:t>&gt;&gt;WLAN Channel List Item</w:t>
            </w:r>
          </w:p>
        </w:tc>
        <w:tc>
          <w:tcPr>
            <w:tcW w:w="1134" w:type="dxa"/>
            <w:tcBorders>
              <w:top w:val="single" w:sz="4" w:space="0" w:color="000000"/>
              <w:start w:val="single" w:sz="4" w:space="0" w:color="000000"/>
              <w:bottom w:val="single" w:sz="4" w:space="0" w:color="000000"/>
              <w:end w:val="single" w:sz="4" w:space="0" w:color="000000"/>
            </w:tcBorders>
          </w:tcPr>
          <w:p>
            <w:pPr>
              <w:pStyle w:val="TALLeft0"/>
              <w:snapToGrid w:val="false"/>
              <w:ind w:start="0" w:hanging="0"/>
              <w:jc w:val="both"/>
              <w:rPr>
                <w:b/>
                <w:b/>
                <w:bCs/>
              </w:rPr>
            </w:pPr>
            <w:r>
              <w:rPr>
                <w:b/>
                <w:bCs/>
              </w:rPr>
            </w:r>
          </w:p>
        </w:tc>
        <w:tc>
          <w:tcPr>
            <w:tcW w:w="1842" w:type="dxa"/>
            <w:tcBorders>
              <w:top w:val="single" w:sz="4" w:space="0" w:color="000000"/>
              <w:start w:val="single" w:sz="4" w:space="0" w:color="000000"/>
              <w:bottom w:val="single" w:sz="4" w:space="0" w:color="000000"/>
              <w:end w:val="single" w:sz="4" w:space="0" w:color="000000"/>
            </w:tcBorders>
          </w:tcPr>
          <w:p>
            <w:pPr>
              <w:pStyle w:val="TAL"/>
              <w:rPr>
                <w:i/>
                <w:i/>
                <w:iCs/>
              </w:rPr>
            </w:pPr>
            <w:r>
              <w:rPr>
                <w:i/>
                <w:iCs/>
              </w:rPr>
              <w:t>1..&lt;maxWLANchannels&gt;</w:t>
            </w:r>
          </w:p>
        </w:tc>
        <w:tc>
          <w:tcPr>
            <w:tcW w:w="1843"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1914"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
              <w:ind w:start="425" w:hanging="0"/>
              <w:rPr/>
            </w:pPr>
            <w:r>
              <w:rPr/>
              <w:t>&gt;&gt;&gt;WLAN Channel</w:t>
            </w:r>
          </w:p>
        </w:tc>
        <w:tc>
          <w:tcPr>
            <w:tcW w:w="1134" w:type="dxa"/>
            <w:tcBorders>
              <w:top w:val="single" w:sz="4" w:space="0" w:color="000000"/>
              <w:start w:val="single" w:sz="4" w:space="0" w:color="000000"/>
              <w:bottom w:val="single" w:sz="4" w:space="0" w:color="000000"/>
              <w:end w:val="single" w:sz="4" w:space="0" w:color="000000"/>
            </w:tcBorders>
          </w:tcPr>
          <w:p>
            <w:pPr>
              <w:pStyle w:val="TALLeft0"/>
              <w:snapToGrid w:val="false"/>
              <w:ind w:start="0" w:hanging="0"/>
              <w:jc w:val="both"/>
              <w:rPr/>
            </w:pPr>
            <w:r>
              <w:rPr/>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INTEGER (0..255)</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lang w:eastAsia="ja-JP"/>
              </w:rPr>
              <w:t>Indicates the WLAN channel number as defined in</w:t>
            </w:r>
            <w:r>
              <w:rPr/>
              <w:t xml:space="preserve"> </w:t>
            </w:r>
            <w:r>
              <w:rPr>
                <w:lang w:eastAsia="ja-JP"/>
              </w:rPr>
              <w:t>IEEE 802.11™ [11].</w:t>
            </w:r>
          </w:p>
        </w:tc>
      </w:tr>
      <w:tr>
        <w:trPr/>
        <w:tc>
          <w:tcPr>
            <w:tcW w:w="2480" w:type="dxa"/>
            <w:tcBorders>
              <w:top w:val="single" w:sz="4" w:space="0" w:color="000000"/>
              <w:start w:val="single" w:sz="4" w:space="0" w:color="000000"/>
              <w:bottom w:val="single" w:sz="4" w:space="0" w:color="000000"/>
              <w:end w:val="single" w:sz="4" w:space="0" w:color="000000"/>
            </w:tcBorders>
          </w:tcPr>
          <w:p>
            <w:pPr>
              <w:pStyle w:val="TALLeft0"/>
              <w:rPr/>
            </w:pPr>
            <w:r>
              <w:rPr/>
              <w:t>&gt;WLAN Band</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842"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1843" w:type="dxa"/>
            <w:tcBorders>
              <w:top w:val="single" w:sz="4" w:space="0" w:color="000000"/>
              <w:start w:val="single" w:sz="4" w:space="0" w:color="000000"/>
              <w:bottom w:val="single" w:sz="4" w:space="0" w:color="000000"/>
              <w:end w:val="single" w:sz="4" w:space="0" w:color="000000"/>
            </w:tcBorders>
          </w:tcPr>
          <w:p>
            <w:pPr>
              <w:pStyle w:val="TAL"/>
              <w:rPr/>
            </w:pPr>
            <w:r>
              <w:rPr/>
              <w:t>ENUMERATED (band2dot4, band5, …)</w:t>
            </w:r>
          </w:p>
        </w:tc>
        <w:tc>
          <w:tcPr>
            <w:tcW w:w="1914" w:type="dxa"/>
            <w:tcBorders>
              <w:top w:val="single" w:sz="4" w:space="0" w:color="000000"/>
              <w:start w:val="single" w:sz="4" w:space="0" w:color="000000"/>
              <w:bottom w:val="single" w:sz="4" w:space="0" w:color="000000"/>
              <w:end w:val="single" w:sz="4" w:space="0" w:color="000000"/>
            </w:tcBorders>
          </w:tcPr>
          <w:p>
            <w:pPr>
              <w:pStyle w:val="TAL"/>
              <w:rPr/>
            </w:pPr>
            <w:r>
              <w:rPr/>
              <w:t>Indicates the WLAN band as defined in IEEE 802.11™ [11].</w:t>
            </w:r>
          </w:p>
        </w:tc>
      </w:tr>
    </w:tbl>
    <w:p>
      <w:pPr>
        <w:pStyle w:val="Normal"/>
        <w:rPr>
          <w:rFonts w:eastAsia="SimSun;宋体"/>
        </w:rPr>
      </w:pPr>
      <w:r>
        <w:rPr>
          <w:rFonts w:eastAsia="SimSun;宋体"/>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maxnoMeas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measured quantities that can be configured and reported with one message. Value is 63.</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maxWLANchannels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WLAN channels that can be reported within one list. Value is 16.</w:t>
            </w:r>
          </w:p>
        </w:tc>
      </w:tr>
    </w:tbl>
    <w:p>
      <w:pPr>
        <w:pStyle w:val="Normal"/>
        <w:rPr>
          <w:rFonts w:eastAsia="SimSun;宋体"/>
        </w:rPr>
      </w:pPr>
      <w:r>
        <w:rPr>
          <w:rFonts w:eastAsia="SimSun;宋体"/>
        </w:rPr>
      </w:r>
    </w:p>
    <w:p>
      <w:pPr>
        <w:pStyle w:val="Heading3"/>
        <w:rPr/>
      </w:pPr>
      <w:r>
        <w:rPr/>
        <w:t>9.2.</w:t>
      </w:r>
      <w:r>
        <w:rPr>
          <w:lang w:eastAsia="zh-CN"/>
        </w:rPr>
        <w:t>16</w:t>
      </w:r>
      <w:r>
        <w:rPr/>
        <w:tab/>
        <w:t>NPRS configuration</w:t>
      </w:r>
    </w:p>
    <w:p>
      <w:pPr>
        <w:pStyle w:val="Normal"/>
        <w:rPr>
          <w:i/>
          <w:i/>
          <w:lang w:eastAsia="ja-JP"/>
        </w:rPr>
      </w:pPr>
      <w:r>
        <w:rPr>
          <w:lang w:eastAsia="ja-JP"/>
        </w:rPr>
        <w:t xml:space="preserve">The </w:t>
      </w:r>
      <w:r>
        <w:rPr>
          <w:i/>
          <w:lang w:eastAsia="ja-JP"/>
        </w:rPr>
        <w:t>NPRS Configuration</w:t>
      </w:r>
      <w:r>
        <w:rPr>
          <w:lang w:eastAsia="ja-JP"/>
        </w:rPr>
        <w:t xml:space="preserve"> IE is used to describe the configuration of NPRS for the concerned </w:t>
      </w:r>
      <w:r>
        <w:rPr>
          <w:lang w:eastAsia="zh-CN"/>
        </w:rPr>
        <w:t>NB-IOT carrier</w:t>
      </w:r>
      <w:r>
        <w:rPr/>
        <w:t>.</w:t>
      </w:r>
    </w:p>
    <w:p>
      <w:pPr>
        <w:pStyle w:val="Normal"/>
        <w:rPr>
          <w:i/>
          <w:i/>
          <w:lang w:eastAsia="ja-JP"/>
        </w:rPr>
      </w:pPr>
      <w:r>
        <w:rPr>
          <w:i/>
          <w:lang w:eastAsia="ja-JP"/>
        </w:rPr>
      </w:r>
    </w:p>
    <w:tbl>
      <w:tblPr>
        <w:tblW w:w="9464" w:type="dxa"/>
        <w:jc w:val="start"/>
        <w:tblInd w:w="-113" w:type="dxa"/>
        <w:tblLayout w:type="fixed"/>
        <w:tblCellMar>
          <w:top w:w="0" w:type="dxa"/>
          <w:start w:w="108" w:type="dxa"/>
          <w:bottom w:w="0" w:type="dxa"/>
          <w:end w:w="108" w:type="dxa"/>
        </w:tblCellMar>
      </w:tblPr>
      <w:tblGrid>
        <w:gridCol w:w="2802"/>
        <w:gridCol w:w="1134"/>
        <w:gridCol w:w="1275"/>
        <w:gridCol w:w="1701"/>
        <w:gridCol w:w="2552"/>
      </w:tblGrid>
      <w:tr>
        <w:trPr/>
        <w:tc>
          <w:tcPr>
            <w:tcW w:w="2802"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275"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1701"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552"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0" w:hanging="0"/>
              <w:rPr>
                <w:rFonts w:cs="Arial"/>
                <w:b/>
                <w:b/>
                <w:bCs/>
                <w:szCs w:val="18"/>
              </w:rPr>
            </w:pPr>
            <w:r>
              <w:rPr>
                <w:rFonts w:cs="Arial"/>
                <w:b/>
                <w:bCs/>
                <w:szCs w:val="18"/>
              </w:rPr>
              <w:t>NPRS subframe configuration Part A</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O</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lang w:eastAsia="zh-CN"/>
              </w:rPr>
              <w:t xml:space="preserve">For </w:t>
            </w:r>
            <w:r>
              <w:rPr>
                <w:rFonts w:cs="Arial"/>
                <w:i/>
                <w:szCs w:val="18"/>
                <w:lang w:eastAsia="zh-CN"/>
              </w:rPr>
              <w:t>NPRS subframe configuration Part A</w:t>
            </w:r>
            <w:r>
              <w:rPr>
                <w:rFonts w:cs="Arial"/>
                <w:szCs w:val="18"/>
                <w:lang w:eastAsia="zh-CN"/>
              </w:rPr>
              <w:t xml:space="preserve"> and </w:t>
            </w:r>
            <w:r>
              <w:rPr>
                <w:rFonts w:cs="Arial"/>
                <w:i/>
                <w:szCs w:val="18"/>
                <w:lang w:eastAsia="zh-CN"/>
              </w:rPr>
              <w:t>NPRS subframe configuration Part B</w:t>
            </w:r>
            <w:r>
              <w:rPr>
                <w:rFonts w:cs="Arial"/>
                <w:szCs w:val="18"/>
                <w:lang w:eastAsia="zh-CN"/>
              </w:rPr>
              <w:t xml:space="preserve">, at least one of them must be present in </w:t>
            </w:r>
            <w:r>
              <w:rPr>
                <w:rFonts w:cs="Arial"/>
                <w:i/>
                <w:szCs w:val="18"/>
                <w:lang w:eastAsia="zh-CN"/>
              </w:rPr>
              <w:t>NPRS configuration</w:t>
            </w:r>
            <w:r>
              <w:rPr>
                <w:rFonts w:cs="Arial"/>
                <w:szCs w:val="18"/>
                <w:lang w:eastAsia="zh-CN"/>
              </w:rPr>
              <w:t xml:space="preserve">. </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rFonts w:cs="Arial"/>
                <w:szCs w:val="18"/>
              </w:rPr>
              <w:t>&gt;CHOICE</w:t>
            </w:r>
            <w:r>
              <w:rPr>
                <w:rFonts w:cs="Arial"/>
                <w:i/>
                <w:szCs w:val="18"/>
              </w:rPr>
              <w:t xml:space="preserve"> Bitmaps for NPRS subframes</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M</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227" w:hanging="0"/>
              <w:rPr>
                <w:rFonts w:cs="Arial"/>
                <w:i/>
                <w:i/>
                <w:iCs/>
                <w:szCs w:val="18"/>
              </w:rPr>
            </w:pPr>
            <w:r>
              <w:rPr>
                <w:rFonts w:cs="Arial"/>
                <w:i/>
                <w:iCs/>
                <w:szCs w:val="18"/>
              </w:rPr>
              <w:t>&gt;&gt;Ten</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i/>
                <w:i/>
                <w:iCs/>
                <w:szCs w:val="18"/>
              </w:rPr>
            </w:pPr>
            <w:r>
              <w:rPr>
                <w:rFonts w:cs="Arial"/>
                <w:i/>
                <w:iCs/>
                <w:szCs w:val="18"/>
              </w:rPr>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STRING(SIZE(10))</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Subframes not containing NPRS are indicated with ‘0’. Subframes containing NPRS are indicated with ‘1’</w:t>
            </w:r>
          </w:p>
          <w:p>
            <w:pPr>
              <w:pStyle w:val="TAL"/>
              <w:rPr>
                <w:rFonts w:cs="Arial"/>
                <w:szCs w:val="18"/>
              </w:rPr>
            </w:pPr>
            <w:r>
              <w:rPr>
                <w:rFonts w:cs="Arial"/>
                <w:szCs w:val="18"/>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227" w:hanging="0"/>
              <w:rPr>
                <w:rFonts w:cs="Arial"/>
                <w:i/>
                <w:i/>
                <w:iCs/>
                <w:szCs w:val="18"/>
              </w:rPr>
            </w:pPr>
            <w:r>
              <w:rPr>
                <w:rFonts w:cs="Arial"/>
                <w:i/>
                <w:iCs/>
                <w:szCs w:val="18"/>
              </w:rPr>
              <w:t>&gt;&gt; Forty</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i/>
                <w:i/>
                <w:iCs/>
                <w:szCs w:val="18"/>
              </w:rPr>
            </w:pPr>
            <w:r>
              <w:rPr>
                <w:rFonts w:cs="Arial"/>
                <w:i/>
                <w:iCs/>
                <w:szCs w:val="18"/>
              </w:rPr>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STRING(SIZE(40))</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Same as above</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227" w:hanging="0"/>
              <w:rPr>
                <w:rFonts w:cs="Arial"/>
                <w:i/>
                <w:i/>
                <w:iCs/>
                <w:szCs w:val="18"/>
              </w:rPr>
            </w:pPr>
            <w:r>
              <w:rPr>
                <w:rFonts w:cs="Arial"/>
                <w:i/>
                <w:iCs/>
                <w:szCs w:val="18"/>
              </w:rPr>
              <w:t>&gt;&gt;Ten-TDD</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i/>
                <w:i/>
                <w:iCs/>
                <w:szCs w:val="18"/>
              </w:rPr>
            </w:pPr>
            <w:r>
              <w:rPr>
                <w:rFonts w:cs="Arial"/>
                <w:i/>
                <w:iCs/>
                <w:szCs w:val="18"/>
              </w:rPr>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BIT STRING(SIZE(8))</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Subframes not containing NPRS are indicated with ‘0’. Subframes containing NPRS are indicated with ‘1’.</w:t>
            </w:r>
          </w:p>
          <w:p>
            <w:pPr>
              <w:pStyle w:val="TAL"/>
              <w:rPr>
                <w:rFonts w:cs="Arial"/>
                <w:szCs w:val="18"/>
              </w:rPr>
            </w:pPr>
            <w:r>
              <w:rPr>
                <w:rFonts w:cs="Arial"/>
                <w:szCs w:val="18"/>
              </w:rPr>
              <w:t>The subframe #1 and #2 are not included in this Bit String.</w:t>
            </w:r>
          </w:p>
          <w:p>
            <w:pPr>
              <w:pStyle w:val="TAL"/>
              <w:rPr>
                <w:rFonts w:cs="Arial"/>
                <w:szCs w:val="18"/>
              </w:rPr>
            </w:pPr>
            <w:r>
              <w:rPr>
                <w:lang w:eastAsia="ja-JP"/>
              </w:rPr>
              <w:t>This IE applies to NB-IoT TDD only.</w:t>
            </w:r>
          </w:p>
          <w:p>
            <w:pPr>
              <w:pStyle w:val="TAL"/>
              <w:rPr>
                <w:rFonts w:cs="Arial"/>
                <w:szCs w:val="18"/>
              </w:rPr>
            </w:pPr>
            <w:r>
              <w:rPr>
                <w:rFonts w:cs="Arial"/>
                <w:szCs w:val="18"/>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227" w:hanging="0"/>
              <w:rPr>
                <w:rFonts w:cs="Arial"/>
                <w:i/>
                <w:i/>
                <w:iCs/>
                <w:szCs w:val="18"/>
              </w:rPr>
            </w:pPr>
            <w:r>
              <w:rPr>
                <w:rFonts w:cs="Arial"/>
                <w:i/>
                <w:iCs/>
                <w:szCs w:val="18"/>
              </w:rPr>
              <w:t>&gt;&gt; Forty-TDD</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i/>
                <w:i/>
                <w:iCs/>
                <w:szCs w:val="18"/>
              </w:rPr>
            </w:pPr>
            <w:r>
              <w:rPr>
                <w:rFonts w:cs="Arial"/>
                <w:i/>
                <w:iCs/>
                <w:szCs w:val="18"/>
              </w:rPr>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BIT STRING(SIZE(32))</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Same as above.</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rFonts w:cs="Arial"/>
                <w:szCs w:val="18"/>
              </w:rPr>
              <w:t>&gt;NPRS Muting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rFonts w:cs="Arial"/>
                <w:szCs w:val="18"/>
                <w:lang w:eastAsia="zh-CN"/>
              </w:rPr>
              <w:t>O</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lang w:eastAsia="zh-CN"/>
              </w:rPr>
            </w:pPr>
            <w:r>
              <w:rPr>
                <w:rFonts w:cs="Arial"/>
                <w:szCs w:val="18"/>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rFonts w:cs="Arial"/>
                <w:szCs w:val="18"/>
              </w:rPr>
              <w:t>9.2.17</w:t>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lang w:eastAsia="zh-CN"/>
              </w:rPr>
            </w:pPr>
            <w:r>
              <w:rPr>
                <w:rFonts w:cs="Arial"/>
                <w:szCs w:val="18"/>
                <w:lang w:eastAsia="zh-CN"/>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rPr>
                <w:rFonts w:cs="Arial"/>
                <w:b/>
                <w:b/>
                <w:bCs/>
                <w:szCs w:val="18"/>
              </w:rPr>
            </w:pPr>
            <w:r>
              <w:rPr>
                <w:rFonts w:cs="Arial"/>
                <w:b/>
                <w:bCs/>
                <w:szCs w:val="18"/>
              </w:rPr>
              <w:t>NPRS subframe configuration Part B</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O</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lang w:eastAsia="zh-CN"/>
              </w:rPr>
              <w:t xml:space="preserve">For </w:t>
            </w:r>
            <w:r>
              <w:rPr>
                <w:rFonts w:cs="Arial"/>
                <w:i/>
                <w:szCs w:val="18"/>
                <w:lang w:eastAsia="zh-CN"/>
              </w:rPr>
              <w:t>NPRS subframe configuration Part A</w:t>
            </w:r>
            <w:r>
              <w:rPr>
                <w:rFonts w:cs="Arial"/>
                <w:szCs w:val="18"/>
                <w:lang w:eastAsia="zh-CN"/>
              </w:rPr>
              <w:t xml:space="preserve"> and </w:t>
            </w:r>
            <w:r>
              <w:rPr>
                <w:rFonts w:cs="Arial"/>
                <w:i/>
                <w:szCs w:val="18"/>
                <w:lang w:eastAsia="zh-CN"/>
              </w:rPr>
              <w:t>NPRS subframe configuration Part B</w:t>
            </w:r>
            <w:r>
              <w:rPr>
                <w:rFonts w:cs="Arial"/>
                <w:szCs w:val="18"/>
                <w:lang w:eastAsia="zh-CN"/>
              </w:rPr>
              <w:t xml:space="preserve">, at least one of them must be present in </w:t>
            </w:r>
            <w:r>
              <w:rPr>
                <w:rFonts w:cs="Arial"/>
                <w:i/>
                <w:szCs w:val="18"/>
                <w:lang w:eastAsia="zh-CN"/>
              </w:rPr>
              <w:t>NPRS configuration</w:t>
            </w:r>
            <w:r>
              <w:rPr>
                <w:rFonts w:cs="Arial"/>
                <w:szCs w:val="18"/>
                <w:lang w:eastAsia="zh-CN"/>
              </w:rPr>
              <w:t>.</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rFonts w:cs="Arial"/>
                <w:szCs w:val="18"/>
              </w:rPr>
              <w:t>&gt;Number of NPRS subframes in one occasion</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M</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ENUMERATED (sf10, sf20, sf40, sf80, sf160, sf320, sf640, sf1280, …, sf2560)</w:t>
            </w:r>
          </w:p>
        </w:tc>
        <w:tc>
          <w:tcPr>
            <w:tcW w:w="2552" w:type="dxa"/>
            <w:tcBorders>
              <w:top w:val="single" w:sz="4" w:space="0" w:color="000000"/>
              <w:start w:val="single" w:sz="4" w:space="0" w:color="000000"/>
              <w:bottom w:val="single" w:sz="4" w:space="0" w:color="000000"/>
              <w:end w:val="single" w:sz="4" w:space="0" w:color="000000"/>
            </w:tcBorders>
          </w:tcPr>
          <w:p>
            <w:pPr>
              <w:pStyle w:val="TAL"/>
              <w:spacing w:before="0" w:after="0"/>
              <w:rPr/>
            </w:pPr>
            <w:r>
              <w:rPr/>
              <w:t>Number of consecutive subframes containing NPRS in one NPRS occasion.</w:t>
            </w:r>
          </w:p>
          <w:p>
            <w:pPr>
              <w:pStyle w:val="TAL"/>
              <w:spacing w:before="0" w:after="0"/>
              <w:rPr>
                <w:rFonts w:cs="Arial"/>
                <w:szCs w:val="18"/>
              </w:rPr>
            </w:pPr>
            <w:r>
              <w:rPr>
                <w:lang w:val="en-US" w:eastAsia="en-US"/>
              </w:rPr>
              <w:t xml:space="preserve">The values </w:t>
            </w:r>
            <w:r>
              <w:rPr>
                <w:i/>
                <w:lang w:val="en-US" w:eastAsia="en-US"/>
              </w:rPr>
              <w:t>sf10</w:t>
            </w:r>
            <w:r>
              <w:rPr>
                <w:lang w:val="en-US" w:eastAsia="en-US"/>
              </w:rPr>
              <w:t xml:space="preserve"> and </w:t>
            </w:r>
            <w:r>
              <w:rPr>
                <w:i/>
                <w:lang w:val="en-US" w:eastAsia="en-US"/>
              </w:rPr>
              <w:t>sf20</w:t>
            </w:r>
            <w:r>
              <w:rPr>
                <w:lang w:val="en-US" w:eastAsia="en-US"/>
              </w:rPr>
              <w:t xml:space="preserve"> are only applicable to FDD mode. The value </w:t>
            </w:r>
            <w:r>
              <w:rPr>
                <w:i/>
                <w:lang w:val="en-US" w:eastAsia="en-US"/>
              </w:rPr>
              <w:t>sf2560</w:t>
            </w:r>
            <w:r>
              <w:rPr>
                <w:lang w:val="en-US" w:eastAsia="en-US"/>
              </w:rPr>
              <w:t xml:space="preserve"> is only applicable to TDD mode.</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rFonts w:cs="Arial"/>
                <w:szCs w:val="18"/>
              </w:rPr>
              <w:t>&gt;Periodicity of NPRS</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M</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ENUMERATED (sf160, sf320, sf640, sf1280, …, sf2560)</w:t>
            </w:r>
          </w:p>
        </w:tc>
        <w:tc>
          <w:tcPr>
            <w:tcW w:w="2552"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Periodicity of NPRS occasion TNPRS</w:t>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rFonts w:cs="Arial"/>
                <w:szCs w:val="18"/>
              </w:rPr>
              <w:t>&gt;</w:t>
            </w:r>
            <w:r>
              <w:rPr>
                <w:rFonts w:eastAsia="MS Mincho;ＭＳ 明朝" w:cs="Arial"/>
                <w:szCs w:val="18"/>
                <w:lang w:eastAsia="ja-JP"/>
              </w:rPr>
              <w:t>starting subframe offset of NPRS occasion</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rFonts w:cs="Arial"/>
                <w:szCs w:val="18"/>
              </w:rPr>
              <w:t>M</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rPr>
            </w:pPr>
            <w:r>
              <w:rPr>
                <w:rFonts w:cs="Arial"/>
                <w:szCs w:val="18"/>
              </w:rPr>
            </w:r>
          </w:p>
        </w:tc>
        <w:tc>
          <w:tcPr>
            <w:tcW w:w="1701"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ENUMERATED (zero, one-Eighth, two-Eighths, three-Eighths, four-Eighths, five-Eighths, six-Eighths, seven-Eighths, …)</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rFonts w:cs="Arial"/>
                <w:szCs w:val="18"/>
              </w:rPr>
              <w:t>For a given periodicity of NPRS occasion TNPRS, the starting subframe offset of NPRS occasion = a* TNPRS.</w:t>
            </w:r>
          </w:p>
          <w:p>
            <w:pPr>
              <w:pStyle w:val="TAL"/>
              <w:rPr>
                <w:rFonts w:cs="Arial"/>
                <w:szCs w:val="18"/>
              </w:rPr>
            </w:pPr>
            <w:r>
              <w:fldChar w:fldCharType="begin"/>
            </w:r>
            <w:r>
              <w:rPr>
                <w:szCs w:val="18"/>
                <w:rFonts w:cs="Arial"/>
              </w:rPr>
              <w:instrText xml:space="preserve"> QUOTE _x0001_ </w:instrText>
            </w:r>
            <w:r>
              <w:rPr>
                <w:rFonts w:cs="Arial"/>
                <w:szCs w:val="18"/>
              </w:rPr>
            </w:r>
            <w:r>
              <w:rPr>
                <w:szCs w:val="18"/>
                <w:rFonts w:cs="Arial"/>
              </w:rPr>
              <w:fldChar w:fldCharType="separate"/>
            </w:r>
            <w:r>
              <w:rPr>
                <w:rFonts w:cs="Arial"/>
                <w:szCs w:val="18"/>
              </w:rPr>
            </w:r>
            <w:r>
              <w:rPr>
                <w:rFonts w:cs="Arial"/>
                <w:szCs w:val="18"/>
              </w:rPr>
              <w:drawing>
                <wp:inline distT="0" distB="0" distL="0" distR="0">
                  <wp:extent cx="1102360" cy="200025"/>
                  <wp:effectExtent l="0" t="0" r="0" b="0"/>
                  <wp:docPr id="1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title=""/>
                          <pic:cNvPicPr>
                            <a:picLocks noChangeAspect="1" noChangeArrowheads="1"/>
                          </pic:cNvPicPr>
                        </pic:nvPicPr>
                        <pic:blipFill>
                          <a:blip r:embed="rId36"/>
                          <a:srcRect l="-18" t="-102" r="-18" b="-102"/>
                          <a:stretch>
                            <a:fillRect/>
                          </a:stretch>
                        </pic:blipFill>
                        <pic:spPr bwMode="auto">
                          <a:xfrm>
                            <a:off x="0" y="0"/>
                            <a:ext cx="1102360" cy="200025"/>
                          </a:xfrm>
                          <a:prstGeom prst="rect">
                            <a:avLst/>
                          </a:prstGeom>
                        </pic:spPr>
                      </pic:pic>
                    </a:graphicData>
                  </a:graphic>
                </wp:inline>
              </w:drawing>
            </w:r>
            <w:r>
              <w:rPr>
                <w:rFonts w:cs="Arial"/>
                <w:szCs w:val="18"/>
              </w:rPr>
            </w:r>
            <w:r>
              <w:rPr>
                <w:szCs w:val="18"/>
                <w:rFonts w:cs="Arial"/>
              </w:rPr>
              <w:fldChar w:fldCharType="end"/>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rFonts w:cs="Arial"/>
                <w:szCs w:val="18"/>
              </w:rPr>
              <w:t>&gt;NPRS Muting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rFonts w:cs="Arial"/>
                <w:szCs w:val="18"/>
                <w:lang w:eastAsia="zh-CN"/>
              </w:rPr>
              <w:t>O</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lang w:eastAsia="zh-CN"/>
              </w:rPr>
            </w:pPr>
            <w:r>
              <w:rPr>
                <w:rFonts w:cs="Arial"/>
                <w:szCs w:val="18"/>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rFonts w:cs="Arial"/>
                <w:szCs w:val="18"/>
              </w:rPr>
              <w:t>9.2.17</w:t>
            </w:r>
          </w:p>
        </w:tc>
        <w:tc>
          <w:tcPr>
            <w:tcW w:w="2552"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lang w:eastAsia="zh-CN"/>
              </w:rPr>
            </w:pPr>
            <w:r>
              <w:rPr>
                <w:rFonts w:cs="Arial"/>
                <w:szCs w:val="18"/>
                <w:lang w:eastAsia="zh-CN"/>
              </w:rPr>
            </w:r>
          </w:p>
        </w:tc>
      </w:tr>
      <w:tr>
        <w:trPr/>
        <w:tc>
          <w:tcPr>
            <w:tcW w:w="2802" w:type="dxa"/>
            <w:tcBorders>
              <w:top w:val="single" w:sz="4" w:space="0" w:color="000000"/>
              <w:start w:val="single" w:sz="4" w:space="0" w:color="000000"/>
              <w:bottom w:val="single" w:sz="4" w:space="0" w:color="000000"/>
              <w:end w:val="single" w:sz="4" w:space="0" w:color="000000"/>
            </w:tcBorders>
          </w:tcPr>
          <w:p>
            <w:pPr>
              <w:pStyle w:val="TAL"/>
              <w:ind w:start="113" w:hanging="0"/>
              <w:rPr>
                <w:rFonts w:cs="Arial"/>
                <w:szCs w:val="18"/>
              </w:rPr>
            </w:pPr>
            <w:r>
              <w:rPr>
                <w:lang w:eastAsia="zh-CN"/>
              </w:rPr>
              <w:t>&gt;SIB1-NB-Subframe-TDD</w:t>
            </w:r>
          </w:p>
        </w:tc>
        <w:tc>
          <w:tcPr>
            <w:tcW w:w="1134" w:type="dxa"/>
            <w:tcBorders>
              <w:top w:val="single" w:sz="4" w:space="0" w:color="000000"/>
              <w:start w:val="single" w:sz="4" w:space="0" w:color="000000"/>
              <w:bottom w:val="single" w:sz="4" w:space="0" w:color="000000"/>
              <w:end w:val="single" w:sz="4" w:space="0" w:color="000000"/>
            </w:tcBorders>
          </w:tcPr>
          <w:p>
            <w:pPr>
              <w:pStyle w:val="TAL"/>
              <w:rPr>
                <w:rFonts w:cs="Arial"/>
                <w:szCs w:val="18"/>
                <w:lang w:eastAsia="zh-CN"/>
              </w:rPr>
            </w:pPr>
            <w:r>
              <w:rPr>
                <w:rFonts w:cs="Arial"/>
                <w:szCs w:val="18"/>
                <w:lang w:eastAsia="zh-CN"/>
              </w:rPr>
              <w:t>O</w:t>
            </w:r>
          </w:p>
        </w:tc>
        <w:tc>
          <w:tcPr>
            <w:tcW w:w="1275" w:type="dxa"/>
            <w:tcBorders>
              <w:top w:val="single" w:sz="4" w:space="0" w:color="000000"/>
              <w:start w:val="single" w:sz="4" w:space="0" w:color="000000"/>
              <w:bottom w:val="single" w:sz="4" w:space="0" w:color="000000"/>
              <w:end w:val="single" w:sz="4" w:space="0" w:color="000000"/>
            </w:tcBorders>
          </w:tcPr>
          <w:p>
            <w:pPr>
              <w:pStyle w:val="TAL"/>
              <w:snapToGrid w:val="false"/>
              <w:rPr>
                <w:rFonts w:cs="Arial"/>
                <w:szCs w:val="18"/>
                <w:lang w:eastAsia="zh-CN"/>
              </w:rPr>
            </w:pPr>
            <w:r>
              <w:rPr>
                <w:rFonts w:cs="Arial"/>
                <w:szCs w:val="18"/>
                <w:lang w:eastAsia="zh-CN"/>
              </w:rPr>
            </w:r>
          </w:p>
        </w:tc>
        <w:tc>
          <w:tcPr>
            <w:tcW w:w="1701" w:type="dxa"/>
            <w:tcBorders>
              <w:top w:val="single" w:sz="4" w:space="0" w:color="000000"/>
              <w:start w:val="single" w:sz="4" w:space="0" w:color="000000"/>
              <w:bottom w:val="single" w:sz="4" w:space="0" w:color="000000"/>
              <w:end w:val="single" w:sz="4" w:space="0" w:color="000000"/>
            </w:tcBorders>
          </w:tcPr>
          <w:p>
            <w:pPr>
              <w:pStyle w:val="TAL"/>
              <w:rPr>
                <w:rFonts w:cs="Arial"/>
                <w:szCs w:val="18"/>
              </w:rPr>
            </w:pPr>
            <w:r>
              <w:rPr>
                <w:lang w:eastAsia="zh-CN"/>
              </w:rPr>
              <w:t>ENUMERATED (sf0, sf4, sf0and5, ...)</w:t>
            </w:r>
          </w:p>
        </w:tc>
        <w:tc>
          <w:tcPr>
            <w:tcW w:w="2552" w:type="dxa"/>
            <w:tcBorders>
              <w:top w:val="single" w:sz="4" w:space="0" w:color="000000"/>
              <w:start w:val="single" w:sz="4" w:space="0" w:color="000000"/>
              <w:bottom w:val="single" w:sz="4" w:space="0" w:color="000000"/>
              <w:end w:val="single" w:sz="4" w:space="0" w:color="000000"/>
            </w:tcBorders>
          </w:tcPr>
          <w:p>
            <w:pPr>
              <w:pStyle w:val="TAL"/>
              <w:rPr/>
            </w:pPr>
            <w:r>
              <w:rPr/>
              <w:t>The subframe(s) in which the SIB1-NB is transmitted.</w:t>
            </w:r>
          </w:p>
          <w:p>
            <w:pPr>
              <w:pStyle w:val="TAL"/>
              <w:rPr/>
            </w:pPr>
            <w:r>
              <w:rPr>
                <w:bCs/>
                <w:iCs/>
                <w:lang w:val="en-US" w:eastAsia="en-US"/>
              </w:rPr>
              <w:t xml:space="preserve">Values </w:t>
            </w:r>
            <w:r>
              <w:rPr>
                <w:bCs/>
                <w:i/>
                <w:iCs/>
                <w:lang w:val="en-US" w:eastAsia="en-US"/>
              </w:rPr>
              <w:t>sf0</w:t>
            </w:r>
            <w:r>
              <w:rPr>
                <w:bCs/>
                <w:iCs/>
                <w:lang w:val="en-US" w:eastAsia="en-US"/>
              </w:rPr>
              <w:t xml:space="preserve"> and </w:t>
            </w:r>
            <w:r>
              <w:rPr>
                <w:bCs/>
                <w:i/>
                <w:iCs/>
                <w:lang w:val="en-US" w:eastAsia="en-US"/>
              </w:rPr>
              <w:t>sf4</w:t>
            </w:r>
            <w:r>
              <w:rPr>
                <w:bCs/>
                <w:iCs/>
                <w:lang w:val="en-US" w:eastAsia="en-US"/>
              </w:rPr>
              <w:t xml:space="preserve"> correspond with subframe #0 and #4 respectively. Value </w:t>
            </w:r>
            <w:r>
              <w:rPr>
                <w:bCs/>
                <w:i/>
                <w:iCs/>
                <w:lang w:val="en-US" w:eastAsia="en-US"/>
              </w:rPr>
              <w:t>sf0and5</w:t>
            </w:r>
            <w:r>
              <w:rPr>
                <w:bCs/>
                <w:iCs/>
                <w:lang w:val="en-US" w:eastAsia="en-US"/>
              </w:rPr>
              <w:t xml:space="preserve"> corresponds with subframes #0 and #5.</w:t>
            </w:r>
          </w:p>
          <w:p>
            <w:pPr>
              <w:pStyle w:val="TAL"/>
              <w:rPr>
                <w:rFonts w:cs="Arial"/>
                <w:szCs w:val="18"/>
              </w:rPr>
            </w:pPr>
            <w:r>
              <w:rPr>
                <w:rFonts w:cs="Arial"/>
                <w:szCs w:val="18"/>
              </w:rPr>
              <w:t>This IE applies to NB-IoT TDD only.</w:t>
            </w:r>
          </w:p>
        </w:tc>
      </w:tr>
    </w:tbl>
    <w:p>
      <w:pPr>
        <w:pStyle w:val="Normal"/>
        <w:ind w:start="0" w:hanging="0"/>
        <w:rPr>
          <w:lang w:eastAsia="zh-CN"/>
        </w:rPr>
      </w:pPr>
      <w:r>
        <w:rPr>
          <w:lang w:eastAsia="zh-CN"/>
        </w:rPr>
      </w:r>
    </w:p>
    <w:p>
      <w:pPr>
        <w:pStyle w:val="Normal"/>
        <w:rPr>
          <w:lang w:eastAsia="zh-CN"/>
        </w:rPr>
      </w:pPr>
      <w:r>
        <w:rPr>
          <w:lang w:eastAsia="zh-CN"/>
        </w:rPr>
      </w:r>
    </w:p>
    <w:p>
      <w:pPr>
        <w:pStyle w:val="Normal"/>
        <w:rPr>
          <w:lang w:eastAsia="zh-CN"/>
        </w:rPr>
      </w:pPr>
      <w:r>
        <w:rPr>
          <w:lang w:eastAsia="zh-CN"/>
        </w:rPr>
      </w:r>
    </w:p>
    <w:p>
      <w:pPr>
        <w:pStyle w:val="Heading3"/>
        <w:rPr/>
      </w:pPr>
      <w:r>
        <w:rPr/>
        <w:t>9.2.</w:t>
      </w:r>
      <w:r>
        <w:rPr>
          <w:lang w:eastAsia="zh-CN"/>
        </w:rPr>
        <w:t>17</w:t>
      </w:r>
      <w:r>
        <w:rPr/>
        <w:tab/>
        <w:t>NPRS Muting Configuration</w:t>
      </w:r>
    </w:p>
    <w:p>
      <w:pPr>
        <w:pStyle w:val="Normal"/>
        <w:rPr>
          <w:i/>
          <w:i/>
          <w:lang w:eastAsia="ja-JP"/>
        </w:rPr>
      </w:pPr>
      <w:r>
        <w:rPr>
          <w:i/>
          <w:lang w:eastAsia="ja-JP"/>
        </w:rPr>
        <w:t>The NPRS Muting Configuration IE is used to describe the configuration of NPRS muting patterns for the concerned NB-IOT carrier.</w:t>
      </w:r>
    </w:p>
    <w:tbl>
      <w:tblPr>
        <w:tblW w:w="9213" w:type="dxa"/>
        <w:jc w:val="center"/>
        <w:tblInd w:w="0" w:type="dxa"/>
        <w:tblLayout w:type="fixed"/>
        <w:tblCellMar>
          <w:top w:w="0" w:type="dxa"/>
          <w:start w:w="108" w:type="dxa"/>
          <w:bottom w:w="0" w:type="dxa"/>
          <w:end w:w="108" w:type="dxa"/>
        </w:tblCellMar>
      </w:tblPr>
      <w:tblGrid>
        <w:gridCol w:w="2330"/>
        <w:gridCol w:w="1134"/>
        <w:gridCol w:w="858"/>
        <w:gridCol w:w="2268"/>
        <w:gridCol w:w="2623"/>
      </w:tblGrid>
      <w:tr>
        <w:trPr/>
        <w:tc>
          <w:tcPr>
            <w:tcW w:w="2330"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858"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268"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2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szCs w:val="18"/>
              </w:rPr>
            </w:pPr>
            <w:r>
              <w:rPr>
                <w:szCs w:val="18"/>
              </w:rPr>
              <w:t xml:space="preserve">CHOICE </w:t>
            </w:r>
            <w:r>
              <w:rPr>
                <w:i/>
                <w:iCs/>
                <w:szCs w:val="18"/>
              </w:rPr>
              <w:t xml:space="preserve">NPRS </w:t>
            </w:r>
            <w:r>
              <w:rPr>
                <w:i/>
                <w:szCs w:val="18"/>
              </w:rPr>
              <w:t>Muting Configuration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r>
              <w:rPr>
                <w:szCs w:val="18"/>
              </w:rPr>
              <w:t>M</w:t>
            </w:r>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268"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623"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szCs w:val="18"/>
              </w:rPr>
            </w:pPr>
            <w:r>
              <w:rPr>
                <w:i/>
                <w:iCs/>
                <w:szCs w:val="18"/>
              </w:rPr>
              <w:t>&gt;Two</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del w:id="71" w:author="Ericsson User" w:date="2024-02-16T09:29:00Z">
              <w:r>
                <w:rPr>
                  <w:szCs w:val="18"/>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268" w:type="dxa"/>
            <w:tcBorders>
              <w:top w:val="single" w:sz="4" w:space="0" w:color="000000"/>
              <w:start w:val="single" w:sz="4" w:space="0" w:color="000000"/>
              <w:bottom w:val="single" w:sz="4" w:space="0" w:color="000000"/>
              <w:end w:val="single" w:sz="4" w:space="0" w:color="000000"/>
            </w:tcBorders>
          </w:tcPr>
          <w:p>
            <w:pPr>
              <w:pStyle w:val="TAL"/>
              <w:rPr>
                <w:bCs/>
                <w:szCs w:val="18"/>
                <w:lang w:eastAsia="zh-CN"/>
              </w:rPr>
            </w:pPr>
            <w:r>
              <w:rPr>
                <w:bCs/>
                <w:szCs w:val="18"/>
                <w:lang w:eastAsia="zh-CN"/>
              </w:rPr>
              <w:t>BIT STRING (SIZE(2))</w:t>
            </w:r>
          </w:p>
        </w:tc>
        <w:tc>
          <w:tcPr>
            <w:tcW w:w="2623" w:type="dxa"/>
            <w:tcBorders>
              <w:top w:val="single" w:sz="4" w:space="0" w:color="000000"/>
              <w:start w:val="single" w:sz="4" w:space="0" w:color="000000"/>
              <w:bottom w:val="single" w:sz="4" w:space="0" w:color="000000"/>
              <w:end w:val="single" w:sz="4" w:space="0" w:color="000000"/>
            </w:tcBorders>
          </w:tcPr>
          <w:p>
            <w:pPr>
              <w:pStyle w:val="TAL"/>
              <w:spacing w:before="0" w:after="0"/>
              <w:rPr>
                <w:lang w:eastAsia="zh-CN"/>
              </w:rPr>
            </w:pPr>
            <w:r>
              <w:rPr>
                <w:lang w:eastAsia="zh-CN"/>
              </w:rPr>
              <w:t>Each bit in a muting pattern corresponds to:</w:t>
            </w:r>
          </w:p>
          <w:p>
            <w:pPr>
              <w:pStyle w:val="TAL"/>
              <w:spacing w:before="0" w:after="0"/>
              <w:rPr/>
            </w:pPr>
            <w:r>
              <w:rPr>
                <w:lang w:eastAsia="zh-CN"/>
              </w:rPr>
              <w:t>for Part A, consecutive 10 subframes,</w:t>
            </w:r>
          </w:p>
          <w:p>
            <w:pPr>
              <w:pStyle w:val="TAL"/>
              <w:spacing w:before="0" w:after="0"/>
              <w:rPr>
                <w:lang w:eastAsia="zh-CN"/>
              </w:rPr>
            </w:pPr>
            <w:r>
              <w:rPr>
                <w:lang w:eastAsia="zh-CN"/>
              </w:rPr>
              <w:t>for Part B, one NPRS occasion.</w:t>
            </w:r>
          </w:p>
          <w:p>
            <w:pPr>
              <w:pStyle w:val="TAL"/>
              <w:keepNext w:val="false"/>
              <w:rPr/>
            </w:pPr>
            <w:r>
              <w:rPr/>
              <w:t>The first bit of the NPRS muting sequence</w:t>
            </w:r>
            <w:r>
              <w:rPr>
                <w:lang w:eastAsia="zh-CN"/>
              </w:rPr>
              <w:t xml:space="preserve"> </w:t>
            </w:r>
            <w:r>
              <w:rPr/>
              <w:t xml:space="preserve">corresponds to the first NPRS positioning occasion (for Part B) or </w:t>
            </w:r>
            <w:r>
              <w:rPr>
                <w:lang w:eastAsia="zh-CN"/>
              </w:rPr>
              <w:t xml:space="preserve">the first </w:t>
            </w:r>
            <w:r>
              <w:rPr/>
              <w:t xml:space="preserve">NPRS subframes (for PartA) that starts from any subframe for which </w:t>
            </w:r>
            <w:r>
              <w:rPr>
                <w:bCs/>
              </w:rPr>
              <w:t>SFN=0</w:t>
            </w:r>
            <w:r>
              <w:rPr/>
              <w:t xml:space="preserve">. The sequence is valid for all subframes after the target device has received the </w:t>
            </w:r>
            <w:r>
              <w:rPr>
                <w:i/>
                <w:iCs/>
              </w:rPr>
              <w:t>nprs-MutingInfo</w:t>
            </w:r>
            <w:r>
              <w:rPr/>
              <w:t>.</w:t>
            </w:r>
          </w:p>
          <w:p>
            <w:pPr>
              <w:pStyle w:val="Normal"/>
              <w:spacing w:before="0" w:after="0"/>
              <w:rPr>
                <w:rFonts w:ascii="Arial" w:hAnsi="Arial" w:cs="Arial"/>
                <w:bCs/>
                <w:sz w:val="18"/>
                <w:szCs w:val="18"/>
                <w:lang w:eastAsia="zh-CN"/>
              </w:rPr>
            </w:pPr>
            <w:r>
              <w:rPr>
                <w:rFonts w:cs="Arial" w:ascii="Arial" w:hAnsi="Arial"/>
                <w:bCs/>
                <w:sz w:val="18"/>
                <w:szCs w:val="18"/>
                <w:lang w:eastAsia="zh-CN"/>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szCs w:val="18"/>
              </w:rPr>
            </w:pPr>
            <w:r>
              <w:rPr>
                <w:i/>
                <w:iCs/>
                <w:szCs w:val="18"/>
              </w:rPr>
              <w:t>&gt;Four</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del w:id="72" w:author="Ericsson User" w:date="2024-02-16T09:29:00Z">
              <w:r>
                <w:rPr>
                  <w:szCs w:val="18"/>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268" w:type="dxa"/>
            <w:tcBorders>
              <w:top w:val="single" w:sz="4" w:space="0" w:color="000000"/>
              <w:start w:val="single" w:sz="4" w:space="0" w:color="000000"/>
              <w:bottom w:val="single" w:sz="4" w:space="0" w:color="000000"/>
              <w:end w:val="single" w:sz="4" w:space="0" w:color="000000"/>
            </w:tcBorders>
          </w:tcPr>
          <w:p>
            <w:pPr>
              <w:pStyle w:val="TAL"/>
              <w:rPr>
                <w:bCs/>
                <w:szCs w:val="18"/>
                <w:lang w:eastAsia="zh-CN"/>
              </w:rPr>
            </w:pPr>
            <w:r>
              <w:rPr>
                <w:bCs/>
                <w:szCs w:val="18"/>
                <w:lang w:eastAsia="zh-CN"/>
              </w:rPr>
              <w:t>BIT STRING (SIZE(4))</w:t>
            </w:r>
          </w:p>
        </w:tc>
        <w:tc>
          <w:tcPr>
            <w:tcW w:w="2623" w:type="dxa"/>
            <w:tcBorders>
              <w:top w:val="single" w:sz="4" w:space="0" w:color="000000"/>
              <w:start w:val="single" w:sz="4" w:space="0" w:color="000000"/>
              <w:bottom w:val="single" w:sz="4" w:space="0" w:color="000000"/>
              <w:end w:val="single" w:sz="4" w:space="0" w:color="000000"/>
            </w:tcBorders>
          </w:tcPr>
          <w:p>
            <w:pPr>
              <w:pStyle w:val="TAL"/>
              <w:rPr/>
            </w:pPr>
            <w:r>
              <w:rPr>
                <w:bCs/>
                <w:szCs w:val="18"/>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szCs w:val="18"/>
              </w:rPr>
            </w:pPr>
            <w:r>
              <w:rPr>
                <w:i/>
                <w:iCs/>
                <w:szCs w:val="18"/>
              </w:rPr>
              <w:t>&gt;Eight</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del w:id="73" w:author="Ericsson User" w:date="2024-02-16T09:29:00Z">
              <w:r>
                <w:rPr>
                  <w:szCs w:val="18"/>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268" w:type="dxa"/>
            <w:tcBorders>
              <w:top w:val="single" w:sz="4" w:space="0" w:color="000000"/>
              <w:start w:val="single" w:sz="4" w:space="0" w:color="000000"/>
              <w:bottom w:val="single" w:sz="4" w:space="0" w:color="000000"/>
              <w:end w:val="single" w:sz="4" w:space="0" w:color="000000"/>
            </w:tcBorders>
          </w:tcPr>
          <w:p>
            <w:pPr>
              <w:pStyle w:val="TAL"/>
              <w:rPr>
                <w:bCs/>
                <w:szCs w:val="18"/>
                <w:lang w:eastAsia="zh-CN"/>
              </w:rPr>
            </w:pPr>
            <w:r>
              <w:rPr>
                <w:bCs/>
                <w:szCs w:val="18"/>
                <w:lang w:eastAsia="zh-CN"/>
              </w:rPr>
              <w:t>BIT STRING (SIZE(8))</w:t>
            </w:r>
          </w:p>
        </w:tc>
        <w:tc>
          <w:tcPr>
            <w:tcW w:w="2623" w:type="dxa"/>
            <w:tcBorders>
              <w:top w:val="single" w:sz="4" w:space="0" w:color="000000"/>
              <w:start w:val="single" w:sz="4" w:space="0" w:color="000000"/>
              <w:bottom w:val="single" w:sz="4" w:space="0" w:color="000000"/>
              <w:end w:val="single" w:sz="4" w:space="0" w:color="000000"/>
            </w:tcBorders>
          </w:tcPr>
          <w:p>
            <w:pPr>
              <w:pStyle w:val="TAL"/>
              <w:rPr>
                <w:bCs/>
                <w:szCs w:val="18"/>
                <w:lang w:eastAsia="zh-CN"/>
              </w:rPr>
            </w:pPr>
            <w:r>
              <w:rPr>
                <w:bCs/>
                <w:szCs w:val="18"/>
                <w:lang w:eastAsia="zh-CN"/>
              </w:rPr>
              <w:t>Same as above</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i/>
                <w:i/>
                <w:iCs/>
                <w:szCs w:val="18"/>
              </w:rPr>
            </w:pPr>
            <w:r>
              <w:rPr>
                <w:i/>
                <w:iCs/>
                <w:szCs w:val="18"/>
              </w:rPr>
              <w:t>&gt;Sixteen</w:t>
            </w:r>
          </w:p>
        </w:tc>
        <w:tc>
          <w:tcPr>
            <w:tcW w:w="1134" w:type="dxa"/>
            <w:tcBorders>
              <w:top w:val="single" w:sz="4" w:space="0" w:color="000000"/>
              <w:start w:val="single" w:sz="4" w:space="0" w:color="000000"/>
              <w:bottom w:val="single" w:sz="4" w:space="0" w:color="000000"/>
              <w:end w:val="single" w:sz="4" w:space="0" w:color="000000"/>
            </w:tcBorders>
          </w:tcPr>
          <w:p>
            <w:pPr>
              <w:pStyle w:val="TAL"/>
              <w:rPr>
                <w:szCs w:val="18"/>
              </w:rPr>
            </w:pPr>
            <w:del w:id="74" w:author="Ericsson User" w:date="2024-02-16T09:29:00Z">
              <w:r>
                <w:rPr>
                  <w:szCs w:val="18"/>
                </w:rPr>
                <w:delText>M</w:delText>
              </w:r>
            </w:del>
          </w:p>
        </w:tc>
        <w:tc>
          <w:tcPr>
            <w:tcW w:w="858"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268" w:type="dxa"/>
            <w:tcBorders>
              <w:top w:val="single" w:sz="4" w:space="0" w:color="000000"/>
              <w:start w:val="single" w:sz="4" w:space="0" w:color="000000"/>
              <w:bottom w:val="single" w:sz="4" w:space="0" w:color="000000"/>
              <w:end w:val="single" w:sz="4" w:space="0" w:color="000000"/>
            </w:tcBorders>
          </w:tcPr>
          <w:p>
            <w:pPr>
              <w:pStyle w:val="TAL"/>
              <w:rPr/>
            </w:pPr>
            <w:r>
              <w:rPr>
                <w:bCs/>
                <w:szCs w:val="18"/>
                <w:lang w:eastAsia="zh-CN"/>
              </w:rPr>
              <w:t>BIT STRING (SIZE(16))</w:t>
            </w:r>
          </w:p>
        </w:tc>
        <w:tc>
          <w:tcPr>
            <w:tcW w:w="2623" w:type="dxa"/>
            <w:tcBorders>
              <w:top w:val="single" w:sz="4" w:space="0" w:color="000000"/>
              <w:start w:val="single" w:sz="4" w:space="0" w:color="000000"/>
              <w:bottom w:val="single" w:sz="4" w:space="0" w:color="000000"/>
              <w:end w:val="single" w:sz="4" w:space="0" w:color="000000"/>
            </w:tcBorders>
          </w:tcPr>
          <w:p>
            <w:pPr>
              <w:pStyle w:val="TAL"/>
              <w:rPr/>
            </w:pPr>
            <w:r>
              <w:rPr>
                <w:bCs/>
                <w:szCs w:val="18"/>
                <w:lang w:eastAsia="zh-CN"/>
              </w:rPr>
              <w:t>Same as above</w:t>
            </w:r>
          </w:p>
        </w:tc>
      </w:tr>
    </w:tbl>
    <w:p>
      <w:pPr>
        <w:pStyle w:val="Normal"/>
        <w:rPr>
          <w:lang w:eastAsia="zh-CN"/>
        </w:rPr>
      </w:pPr>
      <w:r>
        <w:rPr>
          <w:lang w:eastAsia="zh-CN"/>
        </w:rPr>
      </w:r>
    </w:p>
    <w:p>
      <w:pPr>
        <w:pStyle w:val="Heading3"/>
        <w:rPr/>
      </w:pPr>
      <w:r>
        <w:rPr/>
        <w:t>9.2.</w:t>
      </w:r>
      <w:r>
        <w:rPr>
          <w:lang w:eastAsia="zh-CN"/>
        </w:rPr>
        <w:t>18</w:t>
      </w:r>
      <w:r>
        <w:rPr/>
        <w:tab/>
        <w:t>Offset of NB-IoT Channel Number to EARFCN</w:t>
      </w:r>
    </w:p>
    <w:p>
      <w:pPr>
        <w:pStyle w:val="Normal"/>
        <w:spacing w:lineRule="auto" w:line="240"/>
        <w:rPr/>
      </w:pPr>
      <w:r>
        <w:rPr/>
        <w:t>This IE is used to indicate the offset of the NB-IoT Channel Number to the EARFCN (TS 36.104 [</w:t>
      </w:r>
      <w:r>
        <w:rPr>
          <w:lang w:eastAsia="zh-CN"/>
        </w:rPr>
        <w:t>5</w:t>
      </w:r>
      <w:r>
        <w:rPr/>
        <w:t>]).</w:t>
      </w:r>
    </w:p>
    <w:tbl>
      <w:tblPr>
        <w:tblW w:w="9214" w:type="dxa"/>
        <w:jc w:val="center"/>
        <w:tblInd w:w="0" w:type="dxa"/>
        <w:tblLayout w:type="fixed"/>
        <w:tblCellMar>
          <w:top w:w="0" w:type="dxa"/>
          <w:start w:w="108" w:type="dxa"/>
          <w:bottom w:w="0" w:type="dxa"/>
          <w:end w:w="108" w:type="dxa"/>
        </w:tblCellMar>
      </w:tblPr>
      <w:tblGrid>
        <w:gridCol w:w="2339"/>
        <w:gridCol w:w="1276"/>
        <w:gridCol w:w="852"/>
        <w:gridCol w:w="2124"/>
        <w:gridCol w:w="2623"/>
      </w:tblGrid>
      <w:tr>
        <w:trPr/>
        <w:tc>
          <w:tcPr>
            <w:tcW w:w="2339"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276"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852"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124"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2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339" w:type="dxa"/>
            <w:tcBorders>
              <w:top w:val="single" w:sz="4" w:space="0" w:color="000000"/>
              <w:start w:val="single" w:sz="4" w:space="0" w:color="000000"/>
              <w:bottom w:val="single" w:sz="4" w:space="0" w:color="000000"/>
              <w:end w:val="single" w:sz="4" w:space="0" w:color="000000"/>
            </w:tcBorders>
          </w:tcPr>
          <w:p>
            <w:pPr>
              <w:pStyle w:val="TALLeft0"/>
              <w:ind w:start="0" w:hanging="0"/>
              <w:rPr>
                <w:szCs w:val="18"/>
              </w:rPr>
            </w:pPr>
            <w:r>
              <w:rPr>
                <w:szCs w:val="18"/>
              </w:rPr>
              <w:t>Offset of NB-IoT Channel Number to DL EARFCN</w:t>
            </w:r>
          </w:p>
        </w:tc>
        <w:tc>
          <w:tcPr>
            <w:tcW w:w="1276" w:type="dxa"/>
            <w:tcBorders>
              <w:top w:val="single" w:sz="4" w:space="0" w:color="000000"/>
              <w:start w:val="single" w:sz="4" w:space="0" w:color="000000"/>
              <w:bottom w:val="single" w:sz="4" w:space="0" w:color="000000"/>
              <w:end w:val="single" w:sz="4" w:space="0" w:color="000000"/>
            </w:tcBorders>
          </w:tcPr>
          <w:p>
            <w:pPr>
              <w:pStyle w:val="TALLeft0"/>
              <w:rPr>
                <w:szCs w:val="18"/>
              </w:rPr>
            </w:pPr>
            <w:r>
              <w:rPr>
                <w:szCs w:val="18"/>
              </w:rPr>
              <w:t>M</w:t>
            </w:r>
          </w:p>
        </w:tc>
        <w:tc>
          <w:tcPr>
            <w:tcW w:w="852" w:type="dxa"/>
            <w:tcBorders>
              <w:top w:val="single" w:sz="4" w:space="0" w:color="000000"/>
              <w:start w:val="single" w:sz="4" w:space="0" w:color="000000"/>
              <w:bottom w:val="single" w:sz="4" w:space="0" w:color="000000"/>
              <w:end w:val="single" w:sz="4" w:space="0" w:color="000000"/>
            </w:tcBorders>
          </w:tcPr>
          <w:p>
            <w:pPr>
              <w:pStyle w:val="TALLeft0"/>
              <w:snapToGrid w:val="false"/>
              <w:rPr>
                <w:szCs w:val="18"/>
              </w:rPr>
            </w:pPr>
            <w:r>
              <w:rPr>
                <w:szCs w:val="18"/>
              </w:rPr>
            </w:r>
          </w:p>
        </w:tc>
        <w:tc>
          <w:tcPr>
            <w:tcW w:w="2124" w:type="dxa"/>
            <w:tcBorders>
              <w:top w:val="single" w:sz="4" w:space="0" w:color="000000"/>
              <w:start w:val="single" w:sz="4" w:space="0" w:color="000000"/>
              <w:bottom w:val="single" w:sz="4" w:space="0" w:color="000000"/>
              <w:end w:val="single" w:sz="4" w:space="0" w:color="000000"/>
            </w:tcBorders>
          </w:tcPr>
          <w:p>
            <w:pPr>
              <w:pStyle w:val="TALLeft0"/>
              <w:rPr/>
            </w:pPr>
            <w:r>
              <w:rPr>
                <w:szCs w:val="18"/>
              </w:rPr>
              <w:t>ENUMERATED (-10,-9,-8,-7,-6,-5,-4,-3,-2,-1,-0.5,0,1,2,3,4,5,6,7,8,9,...)</w:t>
            </w:r>
          </w:p>
        </w:tc>
        <w:tc>
          <w:tcPr>
            <w:tcW w:w="2623" w:type="dxa"/>
            <w:tcBorders>
              <w:top w:val="single" w:sz="4" w:space="0" w:color="000000"/>
              <w:start w:val="single" w:sz="4" w:space="0" w:color="000000"/>
              <w:bottom w:val="single" w:sz="4" w:space="0" w:color="000000"/>
              <w:end w:val="single" w:sz="4" w:space="0" w:color="000000"/>
            </w:tcBorders>
          </w:tcPr>
          <w:p>
            <w:pPr>
              <w:pStyle w:val="TALLeft0"/>
              <w:snapToGrid w:val="false"/>
              <w:rPr>
                <w:szCs w:val="18"/>
              </w:rPr>
            </w:pPr>
            <w:r>
              <w:rPr>
                <w:szCs w:val="18"/>
              </w:rPr>
            </w:r>
          </w:p>
        </w:tc>
      </w:tr>
    </w:tbl>
    <w:p>
      <w:pPr>
        <w:pStyle w:val="Normal"/>
        <w:rPr>
          <w:lang w:eastAsia="zh-CN"/>
        </w:rPr>
      </w:pPr>
      <w:r>
        <w:rPr>
          <w:lang w:eastAsia="zh-CN"/>
        </w:rPr>
      </w:r>
    </w:p>
    <w:p>
      <w:pPr>
        <w:pStyle w:val="Heading3"/>
        <w:rPr/>
      </w:pPr>
      <w:r>
        <w:rPr/>
        <w:t>9.2.19</w:t>
        <w:tab/>
        <w:t>PRS Frequency Hopping Configuration</w:t>
      </w:r>
    </w:p>
    <w:p>
      <w:pPr>
        <w:pStyle w:val="Normal"/>
        <w:rPr>
          <w:i w:val="false"/>
          <w:i w:val="false"/>
          <w:sz w:val="20"/>
          <w:lang w:eastAsia="ko-KR"/>
        </w:rPr>
      </w:pPr>
      <w:r>
        <w:rPr>
          <w:i w:val="false"/>
          <w:sz w:val="20"/>
          <w:lang w:eastAsia="ko-KR"/>
        </w:rPr>
        <w:t>The PRS Frequency Hopping Configuration IE is used to describe the configuration of PRS frequency hopping for the concerned cell/TP, according to TS 36.211 [6].</w:t>
      </w:r>
    </w:p>
    <w:tbl>
      <w:tblPr>
        <w:tblW w:w="9213" w:type="dxa"/>
        <w:jc w:val="center"/>
        <w:tblInd w:w="0" w:type="dxa"/>
        <w:tblLayout w:type="fixed"/>
        <w:tblCellMar>
          <w:top w:w="0" w:type="dxa"/>
          <w:start w:w="108" w:type="dxa"/>
          <w:bottom w:w="0" w:type="dxa"/>
          <w:end w:w="108" w:type="dxa"/>
        </w:tblCellMar>
      </w:tblPr>
      <w:tblGrid>
        <w:gridCol w:w="2330"/>
        <w:gridCol w:w="1134"/>
        <w:gridCol w:w="1093"/>
        <w:gridCol w:w="2430"/>
        <w:gridCol w:w="2226"/>
      </w:tblGrid>
      <w:tr>
        <w:trPr/>
        <w:tc>
          <w:tcPr>
            <w:tcW w:w="2330"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093"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430"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226"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pPr>
            <w:r>
              <w:rPr/>
              <w:t>Number of Frequency Hopping Bands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0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30" w:type="dxa"/>
            <w:tcBorders>
              <w:top w:val="single" w:sz="4" w:space="0" w:color="000000"/>
              <w:start w:val="single" w:sz="4" w:space="0" w:color="000000"/>
              <w:bottom w:val="single" w:sz="4" w:space="0" w:color="000000"/>
              <w:end w:val="single" w:sz="4" w:space="0" w:color="000000"/>
            </w:tcBorders>
          </w:tcPr>
          <w:p>
            <w:pPr>
              <w:pStyle w:val="TAL"/>
              <w:rPr/>
            </w:pPr>
            <w:r>
              <w:rPr/>
              <w:t>ENUMERATED (twobands, fourbands, ...)</w:t>
            </w:r>
          </w:p>
        </w:tc>
        <w:tc>
          <w:tcPr>
            <w:tcW w:w="2226" w:type="dxa"/>
            <w:tcBorders>
              <w:top w:val="single" w:sz="4" w:space="0" w:color="000000"/>
              <w:start w:val="single" w:sz="4" w:space="0" w:color="000000"/>
              <w:bottom w:val="single" w:sz="4" w:space="0" w:color="000000"/>
              <w:end w:val="single" w:sz="4" w:space="0" w:color="000000"/>
            </w:tcBorders>
          </w:tcPr>
          <w:p>
            <w:pPr>
              <w:pStyle w:val="TAL"/>
              <w:rPr/>
            </w:pPr>
            <w:r>
              <w:rPr/>
              <w:t>Number of bands for frequency hopping.</w:t>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
              <w:rPr>
                <w:b/>
                <w:b/>
              </w:rPr>
            </w:pPr>
            <w:r>
              <w:rPr>
                <w:b/>
              </w:rPr>
              <w:t>Band Positions</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rPr>
            </w:pPr>
            <w:r>
              <w:rPr>
                <w:b/>
              </w:rPr>
            </w:r>
          </w:p>
        </w:tc>
        <w:tc>
          <w:tcPr>
            <w:tcW w:w="1093" w:type="dxa"/>
            <w:tcBorders>
              <w:top w:val="single" w:sz="4" w:space="0" w:color="000000"/>
              <w:start w:val="single" w:sz="4" w:space="0" w:color="000000"/>
              <w:bottom w:val="single" w:sz="4" w:space="0" w:color="000000"/>
              <w:end w:val="single" w:sz="4" w:space="0" w:color="000000"/>
            </w:tcBorders>
          </w:tcPr>
          <w:p>
            <w:pPr>
              <w:pStyle w:val="TAL"/>
              <w:rPr/>
            </w:pPr>
            <w:r>
              <w:rPr>
                <w:i/>
              </w:rPr>
              <w:t>1..</w:t>
            </w:r>
            <w:r>
              <w:rPr/>
              <w:t xml:space="preserve"> &lt;</w:t>
            </w:r>
            <w:r>
              <w:rPr>
                <w:i/>
              </w:rPr>
              <w:t>maxnoFreqHoppingBandsMinusOne,...&gt;</w:t>
            </w:r>
          </w:p>
        </w:tc>
        <w:tc>
          <w:tcPr>
            <w:tcW w:w="2430"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226"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2330" w:type="dxa"/>
            <w:tcBorders>
              <w:top w:val="single" w:sz="4" w:space="0" w:color="000000"/>
              <w:start w:val="single" w:sz="4" w:space="0" w:color="000000"/>
              <w:bottom w:val="single" w:sz="4" w:space="0" w:color="000000"/>
              <w:end w:val="single" w:sz="4" w:space="0" w:color="000000"/>
            </w:tcBorders>
          </w:tcPr>
          <w:p>
            <w:pPr>
              <w:pStyle w:val="TALLeft0"/>
              <w:rPr/>
            </w:pPr>
            <w:r>
              <w:rPr/>
              <w:t>&gt;NarrowBand Index</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093"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430" w:type="dxa"/>
            <w:tcBorders>
              <w:top w:val="single" w:sz="4" w:space="0" w:color="000000"/>
              <w:start w:val="single" w:sz="4" w:space="0" w:color="000000"/>
              <w:bottom w:val="single" w:sz="4" w:space="0" w:color="000000"/>
              <w:end w:val="single" w:sz="4" w:space="0" w:color="000000"/>
            </w:tcBorders>
          </w:tcPr>
          <w:p>
            <w:pPr>
              <w:pStyle w:val="TAL"/>
              <w:rPr/>
            </w:pPr>
            <w:r>
              <w:rPr/>
              <w:t>INTEGER (0..15, ...)</w:t>
            </w:r>
          </w:p>
        </w:tc>
        <w:tc>
          <w:tcPr>
            <w:tcW w:w="2226" w:type="dxa"/>
            <w:tcBorders>
              <w:top w:val="single" w:sz="4" w:space="0" w:color="000000"/>
              <w:start w:val="single" w:sz="4" w:space="0" w:color="000000"/>
              <w:bottom w:val="single" w:sz="4" w:space="0" w:color="000000"/>
              <w:end w:val="single" w:sz="4" w:space="0" w:color="000000"/>
            </w:tcBorders>
          </w:tcPr>
          <w:p>
            <w:pPr>
              <w:pStyle w:val="TAL"/>
              <w:rPr/>
            </w:pPr>
            <w:r>
              <w:rPr/>
              <w:t>Narrowband Index</w:t>
            </w:r>
          </w:p>
        </w:tc>
      </w:tr>
    </w:tbl>
    <w:p>
      <w:pPr>
        <w:pStyle w:val="Normal"/>
        <w:rPr/>
      </w:pPr>
      <w:r>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maxnoFreqHoppingBandsMinusOne</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frequency hopping bands minus one. Value is 7.</w:t>
            </w:r>
          </w:p>
        </w:tc>
      </w:tr>
    </w:tbl>
    <w:p>
      <w:pPr>
        <w:pStyle w:val="Normal"/>
        <w:rPr>
          <w:b/>
          <w:b/>
        </w:rPr>
      </w:pPr>
      <w:r>
        <w:rPr>
          <w:b/>
        </w:rPr>
      </w:r>
    </w:p>
    <w:p>
      <w:pPr>
        <w:pStyle w:val="Heading3"/>
        <w:rPr/>
      </w:pPr>
      <w:r>
        <w:rPr>
          <w:lang w:eastAsia="zh-CN"/>
        </w:rPr>
        <w:t>9.2.20</w:t>
        <w:tab/>
        <w:t>Assistance Information</w:t>
      </w:r>
    </w:p>
    <w:p>
      <w:pPr>
        <w:pStyle w:val="Normal"/>
        <w:rPr/>
      </w:pPr>
      <w:r>
        <w:rPr/>
        <w:t>This IE contains the assistance information.</w:t>
      </w:r>
    </w:p>
    <w:p>
      <w:pPr>
        <w:pStyle w:val="TH"/>
        <w:rPr>
          <w:highlight w:val="yellow"/>
        </w:rPr>
      </w:pPr>
      <w:r>
        <w:rPr>
          <w:highlight w:val="yellow"/>
        </w:rPr>
        <w:t>Table 9.2.20-1: Assistance Information</w:t>
      </w:r>
    </w:p>
    <w:tbl>
      <w:tblPr>
        <w:tblW w:w="10098" w:type="dxa"/>
        <w:jc w:val="start"/>
        <w:tblInd w:w="-113" w:type="dxa"/>
        <w:tblLayout w:type="fixed"/>
        <w:tblCellMar>
          <w:top w:w="0" w:type="dxa"/>
          <w:start w:w="108" w:type="dxa"/>
          <w:bottom w:w="0" w:type="dxa"/>
          <w:end w:w="108" w:type="dxa"/>
        </w:tblCellMar>
      </w:tblPr>
      <w:tblGrid>
        <w:gridCol w:w="2518"/>
        <w:gridCol w:w="1134"/>
        <w:gridCol w:w="1418"/>
        <w:gridCol w:w="2409"/>
        <w:gridCol w:w="2619"/>
      </w:tblGrid>
      <w:tr>
        <w:trPr/>
        <w:tc>
          <w:tcPr>
            <w:tcW w:w="251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418"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409"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19"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rPr/>
            </w:pPr>
            <w:r>
              <w:rPr>
                <w:b/>
              </w:rPr>
              <w:t>Assistance Information</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409"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619"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113" w:hanging="0"/>
              <w:rPr>
                <w:b/>
                <w:b/>
                <w:bCs/>
              </w:rPr>
            </w:pPr>
            <w:r>
              <w:rPr>
                <w:b/>
                <w:bCs/>
              </w:rPr>
              <w:t>&gt;System Information</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418" w:type="dxa"/>
            <w:tcBorders>
              <w:top w:val="single" w:sz="4" w:space="0" w:color="000000"/>
              <w:start w:val="single" w:sz="4" w:space="0" w:color="000000"/>
              <w:bottom w:val="single" w:sz="4" w:space="0" w:color="000000"/>
              <w:end w:val="single" w:sz="4" w:space="0" w:color="000000"/>
            </w:tcBorders>
          </w:tcPr>
          <w:p>
            <w:pPr>
              <w:pStyle w:val="TAL"/>
              <w:rPr/>
            </w:pPr>
            <w:r>
              <w:rPr>
                <w:i/>
              </w:rPr>
              <w:t>1..&lt;</w:t>
            </w:r>
            <w:r>
              <w:rPr>
                <w:i/>
                <w:lang w:val="en-US"/>
              </w:rPr>
              <w:t>maxNrOfPosSImessage</w:t>
            </w:r>
            <w:r>
              <w:rPr>
                <w:i/>
              </w:rPr>
              <w:t>&gt;</w:t>
            </w:r>
          </w:p>
        </w:tc>
        <w:tc>
          <w:tcPr>
            <w:tcW w:w="2409"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619"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Corresponds to the number of SI messages with posSIBs to be scheduled</w:t>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227" w:hanging="0"/>
              <w:rPr/>
            </w:pPr>
            <w:r>
              <w:rPr/>
              <w:t>&gt;&gt;Broadcast Periodicity</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09" w:type="dxa"/>
            <w:tcBorders>
              <w:top w:val="single" w:sz="4" w:space="0" w:color="000000"/>
              <w:start w:val="single" w:sz="4" w:space="0" w:color="000000"/>
              <w:bottom w:val="single" w:sz="4" w:space="0" w:color="000000"/>
              <w:end w:val="single" w:sz="4" w:space="0" w:color="000000"/>
            </w:tcBorders>
          </w:tcPr>
          <w:p>
            <w:pPr>
              <w:pStyle w:val="TAL"/>
              <w:rPr/>
            </w:pPr>
            <w:r>
              <w:rPr/>
              <w:t xml:space="preserve">ENUMERATED (ms80, ms160, ms320, ms640, ms1280, ms2560, ms5120, ...) </w:t>
            </w:r>
          </w:p>
        </w:tc>
        <w:tc>
          <w:tcPr>
            <w:tcW w:w="2619"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val="en-US"/>
              </w:rPr>
              <w:t>C</w:t>
            </w:r>
            <w:r>
              <w:rPr>
                <w:lang w:eastAsia="zh-CN"/>
              </w:rPr>
              <w:t xml:space="preserve">orresponds to information provided in </w:t>
            </w:r>
            <w:r>
              <w:rPr>
                <w:i/>
                <w:iCs/>
                <w:lang w:eastAsia="zh-CN"/>
              </w:rPr>
              <w:t xml:space="preserve">posSI-Periodicity </w:t>
            </w:r>
            <w:r>
              <w:rPr>
                <w:lang w:val="en-US" w:eastAsia="zh-CN"/>
              </w:rPr>
              <w:t xml:space="preserve">contained in the </w:t>
            </w:r>
            <w:r>
              <w:rPr>
                <w:i/>
                <w:iCs/>
                <w:lang w:val="en-US" w:eastAsia="zh-CN"/>
              </w:rPr>
              <w:t>SystemInformationBlockType1</w:t>
            </w:r>
            <w:r>
              <w:rPr>
                <w:i/>
                <w:iCs/>
                <w:lang w:val="en-US" w:eastAsia="zh-CN"/>
              </w:rPr>
              <w:t xml:space="preserve"> </w:t>
            </w:r>
            <w:r>
              <w:rPr>
                <w:lang w:val="en-US" w:eastAsia="zh-CN"/>
              </w:rPr>
              <w:t xml:space="preserve">IE </w:t>
            </w:r>
            <w:r>
              <w:rPr>
                <w:lang w:eastAsia="zh-CN"/>
              </w:rPr>
              <w:t>as defined in TS 36.331 [10]</w:t>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227" w:hanging="0"/>
              <w:rPr>
                <w:b/>
                <w:b/>
                <w:bCs/>
              </w:rPr>
            </w:pPr>
            <w:r>
              <w:rPr>
                <w:b/>
                <w:bCs/>
              </w:rPr>
              <w:t>&gt;&gt;Pos SIBs</w:t>
            </w:r>
          </w:p>
        </w:tc>
        <w:tc>
          <w:tcPr>
            <w:tcW w:w="1134"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418" w:type="dxa"/>
            <w:tcBorders>
              <w:top w:val="single" w:sz="4" w:space="0" w:color="000000"/>
              <w:start w:val="single" w:sz="4" w:space="0" w:color="000000"/>
              <w:bottom w:val="single" w:sz="4" w:space="0" w:color="000000"/>
              <w:end w:val="single" w:sz="4" w:space="0" w:color="000000"/>
            </w:tcBorders>
          </w:tcPr>
          <w:p>
            <w:pPr>
              <w:pStyle w:val="TAL"/>
              <w:rPr/>
            </w:pPr>
            <w:r>
              <w:rPr>
                <w:i/>
                <w:iCs/>
              </w:rPr>
              <w:t>1..&lt;maxNrOfPosSIBs&gt;</w:t>
            </w:r>
          </w:p>
        </w:tc>
        <w:tc>
          <w:tcPr>
            <w:tcW w:w="2409"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2619"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Number of posSIBs in the System Information.</w:t>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340" w:hanging="0"/>
              <w:rPr/>
            </w:pPr>
            <w:r>
              <w:rPr/>
              <w:t>&gt;&gt;&gt;PosSIB-Type</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09" w:type="dxa"/>
            <w:tcBorders>
              <w:top w:val="single" w:sz="4" w:space="0" w:color="000000"/>
              <w:start w:val="single" w:sz="4" w:space="0" w:color="000000"/>
              <w:bottom w:val="single" w:sz="4" w:space="0" w:color="000000"/>
              <w:end w:val="single" w:sz="4" w:space="0" w:color="000000"/>
            </w:tcBorders>
          </w:tcPr>
          <w:p>
            <w:pPr>
              <w:pStyle w:val="TAL"/>
              <w:rPr/>
            </w:pPr>
            <w:ins w:id="75" w:author="Ericsson User" w:date="2024-02-16T09:46:00Z">
              <w:r>
                <w:rPr/>
                <w:t>Positioning SIB-Type</w:t>
              </w:r>
            </w:ins>
          </w:p>
          <w:p>
            <w:pPr>
              <w:pStyle w:val="TAL"/>
              <w:rPr/>
            </w:pPr>
            <w:r>
              <w:rPr/>
              <w:t>9.2.23</w:t>
            </w:r>
          </w:p>
        </w:tc>
        <w:tc>
          <w:tcPr>
            <w:tcW w:w="2619"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340" w:hanging="0"/>
              <w:rPr/>
            </w:pPr>
            <w:r>
              <w:rPr/>
              <w:t>&gt;&gt;&gt;PosSIB Segments</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09" w:type="dxa"/>
            <w:tcBorders>
              <w:top w:val="single" w:sz="4" w:space="0" w:color="000000"/>
              <w:start w:val="single" w:sz="4" w:space="0" w:color="000000"/>
              <w:bottom w:val="single" w:sz="4" w:space="0" w:color="000000"/>
              <w:end w:val="single" w:sz="4" w:space="0" w:color="000000"/>
            </w:tcBorders>
          </w:tcPr>
          <w:p>
            <w:pPr>
              <w:pStyle w:val="TAL"/>
              <w:rPr/>
            </w:pPr>
            <w:r>
              <w:rPr/>
              <w:t>9.2.21</w:t>
            </w:r>
          </w:p>
        </w:tc>
        <w:tc>
          <w:tcPr>
            <w:tcW w:w="2619"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340" w:hanging="0"/>
              <w:rPr/>
            </w:pPr>
            <w:r>
              <w:rPr/>
              <w:t>&gt;&gt;&gt;Assistance Information Meta Data</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09" w:type="dxa"/>
            <w:tcBorders>
              <w:top w:val="single" w:sz="4" w:space="0" w:color="000000"/>
              <w:start w:val="single" w:sz="4" w:space="0" w:color="000000"/>
              <w:bottom w:val="single" w:sz="4" w:space="0" w:color="000000"/>
              <w:end w:val="single" w:sz="4" w:space="0" w:color="000000"/>
            </w:tcBorders>
          </w:tcPr>
          <w:p>
            <w:pPr>
              <w:pStyle w:val="TAL"/>
              <w:rPr>
                <w:highlight w:val="yellow"/>
              </w:rPr>
            </w:pPr>
            <w:r>
              <w:rPr/>
              <w:t>9.2.22</w:t>
            </w:r>
          </w:p>
        </w:tc>
        <w:tc>
          <w:tcPr>
            <w:tcW w:w="2619" w:type="dxa"/>
            <w:tcBorders>
              <w:top w:val="single" w:sz="4" w:space="0" w:color="000000"/>
              <w:start w:val="single" w:sz="4" w:space="0" w:color="000000"/>
              <w:bottom w:val="single" w:sz="4" w:space="0" w:color="000000"/>
              <w:end w:val="single" w:sz="4" w:space="0" w:color="000000"/>
            </w:tcBorders>
          </w:tcPr>
          <w:p>
            <w:pPr>
              <w:pStyle w:val="TAL"/>
              <w:snapToGrid w:val="false"/>
              <w:rPr>
                <w:highlight w:val="yellow"/>
                <w:lang w:eastAsia="zh-CN"/>
              </w:rPr>
            </w:pPr>
            <w:r>
              <w:rPr>
                <w:highlight w:val="yellow"/>
                <w:lang w:eastAsia="zh-CN"/>
              </w:rPr>
            </w:r>
          </w:p>
        </w:tc>
      </w:tr>
      <w:tr>
        <w:trPr/>
        <w:tc>
          <w:tcPr>
            <w:tcW w:w="2518" w:type="dxa"/>
            <w:tcBorders>
              <w:top w:val="single" w:sz="4" w:space="0" w:color="000000"/>
              <w:start w:val="single" w:sz="4" w:space="0" w:color="000000"/>
              <w:bottom w:val="single" w:sz="4" w:space="0" w:color="000000"/>
              <w:end w:val="single" w:sz="4" w:space="0" w:color="000000"/>
            </w:tcBorders>
          </w:tcPr>
          <w:p>
            <w:pPr>
              <w:pStyle w:val="TAL"/>
              <w:ind w:start="340" w:hanging="0"/>
              <w:rPr/>
            </w:pPr>
            <w:r>
              <w:rPr/>
              <w:t>&gt;&gt;&gt;Broadcast Priority</w:t>
            </w:r>
          </w:p>
        </w:tc>
        <w:tc>
          <w:tcPr>
            <w:tcW w:w="1134"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418"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409" w:type="dxa"/>
            <w:tcBorders>
              <w:top w:val="single" w:sz="4" w:space="0" w:color="000000"/>
              <w:start w:val="single" w:sz="4" w:space="0" w:color="000000"/>
              <w:bottom w:val="single" w:sz="4" w:space="0" w:color="000000"/>
              <w:end w:val="single" w:sz="4" w:space="0" w:color="000000"/>
            </w:tcBorders>
          </w:tcPr>
          <w:p>
            <w:pPr>
              <w:pStyle w:val="TAL"/>
              <w:rPr/>
            </w:pPr>
            <w:r>
              <w:rPr/>
              <w:t>INTEGER (1..16, ...)</w:t>
            </w:r>
          </w:p>
        </w:tc>
        <w:tc>
          <w:tcPr>
            <w:tcW w:w="2619" w:type="dxa"/>
            <w:tcBorders>
              <w:top w:val="single" w:sz="4" w:space="0" w:color="000000"/>
              <w:start w:val="single" w:sz="4" w:space="0" w:color="000000"/>
              <w:bottom w:val="single" w:sz="4" w:space="0" w:color="000000"/>
              <w:end w:val="single" w:sz="4" w:space="0" w:color="000000"/>
            </w:tcBorders>
          </w:tcPr>
          <w:p>
            <w:pPr>
              <w:pStyle w:val="TAL"/>
              <w:rPr/>
            </w:pPr>
            <w:r>
              <w:rPr>
                <w:lang w:eastAsia="zh-CN"/>
              </w:rPr>
              <w:t xml:space="preserve">The priority of the assistance Information where 1 </w:t>
            </w:r>
            <w:r>
              <w:rPr>
                <w:lang w:eastAsia="zh-CN"/>
              </w:rPr>
              <w:t xml:space="preserve">represents </w:t>
            </w:r>
            <w:r>
              <w:rPr>
                <w:lang w:eastAsia="zh-CN"/>
              </w:rPr>
              <w:t xml:space="preserve">the highest priority and 16 the lowest priority </w:t>
            </w:r>
          </w:p>
        </w:tc>
      </w:tr>
    </w:tbl>
    <w:p>
      <w:pPr>
        <w:pStyle w:val="Normal"/>
        <w:rPr>
          <w:b/>
          <w:b/>
          <w:highlight w:val="yellow"/>
          <w:lang w:val="en-US"/>
        </w:rPr>
      </w:pPr>
      <w:r>
        <w:rPr>
          <w:b/>
          <w:highlight w:val="yellow"/>
          <w:lang w:val="en-US"/>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i/>
                <w:i/>
                <w:lang w:val="en-US"/>
              </w:rPr>
            </w:pPr>
            <w:r>
              <w:rPr>
                <w:i/>
                <w:lang w:val="en-US"/>
              </w:rPr>
              <w:t>maxNrOfPosSImessage</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lang w:val="en-US"/>
              </w:rPr>
              <w:t>Maximum number of positioning system information messages</w:t>
            </w:r>
            <w:r>
              <w:rPr/>
              <w:t>. Value is 32.</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i/>
                <w:lang w:val="en-US"/>
              </w:rPr>
              <w:t>maxNrOfPosSIBs</w:t>
            </w:r>
          </w:p>
        </w:tc>
        <w:tc>
          <w:tcPr>
            <w:tcW w:w="5670" w:type="dxa"/>
            <w:tcBorders>
              <w:top w:val="single" w:sz="4" w:space="0" w:color="000000"/>
              <w:start w:val="single" w:sz="4" w:space="0" w:color="000000"/>
              <w:bottom w:val="single" w:sz="4" w:space="0" w:color="000000"/>
              <w:end w:val="single" w:sz="4" w:space="0" w:color="000000"/>
            </w:tcBorders>
          </w:tcPr>
          <w:p>
            <w:pPr>
              <w:pStyle w:val="TAL"/>
              <w:rPr>
                <w:lang w:val="en-US"/>
              </w:rPr>
            </w:pPr>
            <w:r>
              <w:rPr>
                <w:lang w:val="en-US"/>
              </w:rPr>
              <w:t>Maximum number of positioning system information blocks included in the message. Value is 32.</w:t>
            </w:r>
          </w:p>
        </w:tc>
      </w:tr>
    </w:tbl>
    <w:p>
      <w:pPr>
        <w:pStyle w:val="Normal"/>
        <w:rPr/>
      </w:pPr>
      <w:r>
        <w:rPr/>
      </w:r>
    </w:p>
    <w:p>
      <w:pPr>
        <w:pStyle w:val="Heading3"/>
        <w:rPr/>
      </w:pPr>
      <w:r>
        <w:rPr>
          <w:lang w:eastAsia="zh-CN"/>
        </w:rPr>
        <w:t>9.2.21</w:t>
        <w:tab/>
        <w:t>PosSIB Segments</w:t>
      </w:r>
    </w:p>
    <w:p>
      <w:pPr>
        <w:pStyle w:val="Normal"/>
        <w:rPr/>
      </w:pPr>
      <w:r>
        <w:rPr/>
        <w:t>This IE provides one posSIB or two or more posSIB segments which must be scheduled in series in consecutive transmissions of the same SI message.</w:t>
      </w:r>
    </w:p>
    <w:p>
      <w:pPr>
        <w:pStyle w:val="TH"/>
        <w:rPr>
          <w:lang w:eastAsia="zh-CN"/>
        </w:rPr>
      </w:pPr>
      <w:r>
        <w:rPr>
          <w:lang w:eastAsia="zh-CN"/>
        </w:rPr>
        <w:t>Table 9.2.21-1: PosSIB Segments</w:t>
      </w:r>
    </w:p>
    <w:tbl>
      <w:tblPr>
        <w:tblW w:w="9356" w:type="dxa"/>
        <w:jc w:val="start"/>
        <w:tblInd w:w="-113" w:type="dxa"/>
        <w:tblLayout w:type="fixed"/>
        <w:tblCellMar>
          <w:top w:w="0" w:type="dxa"/>
          <w:start w:w="108" w:type="dxa"/>
          <w:bottom w:w="0" w:type="dxa"/>
          <w:end w:w="108" w:type="dxa"/>
        </w:tblCellMar>
      </w:tblPr>
      <w:tblGrid>
        <w:gridCol w:w="1908"/>
        <w:gridCol w:w="1080"/>
        <w:gridCol w:w="1170"/>
        <w:gridCol w:w="2505"/>
        <w:gridCol w:w="2693"/>
      </w:tblGrid>
      <w:tr>
        <w:trPr/>
        <w:tc>
          <w:tcPr>
            <w:tcW w:w="190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08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17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505"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1908" w:type="dxa"/>
            <w:tcBorders>
              <w:top w:val="single" w:sz="4" w:space="0" w:color="000000"/>
              <w:start w:val="single" w:sz="4" w:space="0" w:color="000000"/>
              <w:bottom w:val="single" w:sz="4" w:space="0" w:color="000000"/>
              <w:end w:val="single" w:sz="4" w:space="0" w:color="000000"/>
            </w:tcBorders>
          </w:tcPr>
          <w:p>
            <w:pPr>
              <w:pStyle w:val="TAL"/>
              <w:rPr>
                <w:b/>
                <w:b/>
                <w:bCs/>
              </w:rPr>
            </w:pPr>
            <w:r>
              <w:rPr>
                <w:b/>
                <w:bCs/>
              </w:rPr>
              <w:t>PosSIB Segments</w:t>
            </w:r>
          </w:p>
        </w:tc>
        <w:tc>
          <w:tcPr>
            <w:tcW w:w="1080" w:type="dxa"/>
            <w:tcBorders>
              <w:top w:val="single" w:sz="4" w:space="0" w:color="000000"/>
              <w:start w:val="single" w:sz="4" w:space="0" w:color="000000"/>
              <w:bottom w:val="single" w:sz="4" w:space="0" w:color="000000"/>
              <w:end w:val="single" w:sz="4" w:space="0" w:color="000000"/>
            </w:tcBorders>
          </w:tcPr>
          <w:p>
            <w:pPr>
              <w:pStyle w:val="TAL"/>
              <w:snapToGrid w:val="false"/>
              <w:rPr>
                <w:b/>
                <w:b/>
                <w:bCs/>
              </w:rPr>
            </w:pPr>
            <w:r>
              <w:rPr>
                <w:b/>
                <w:bCs/>
              </w:rPr>
            </w:r>
          </w:p>
        </w:tc>
        <w:tc>
          <w:tcPr>
            <w:tcW w:w="1170" w:type="dxa"/>
            <w:tcBorders>
              <w:top w:val="single" w:sz="4" w:space="0" w:color="000000"/>
              <w:start w:val="single" w:sz="4" w:space="0" w:color="000000"/>
              <w:bottom w:val="single" w:sz="4" w:space="0" w:color="000000"/>
              <w:end w:val="single" w:sz="4" w:space="0" w:color="000000"/>
            </w:tcBorders>
          </w:tcPr>
          <w:p>
            <w:pPr>
              <w:pStyle w:val="TAL"/>
              <w:rPr/>
            </w:pPr>
            <w:r>
              <w:rPr>
                <w:i/>
                <w:iCs/>
              </w:rPr>
              <w:t>1..&lt;maxNrOfSegments&gt;</w:t>
            </w:r>
          </w:p>
        </w:tc>
        <w:tc>
          <w:tcPr>
            <w:tcW w:w="2505" w:type="dxa"/>
            <w:tcBorders>
              <w:top w:val="single" w:sz="4" w:space="0" w:color="000000"/>
              <w:start w:val="single" w:sz="4" w:space="0" w:color="000000"/>
              <w:bottom w:val="single" w:sz="4" w:space="0" w:color="000000"/>
              <w:end w:val="single" w:sz="4" w:space="0" w:color="000000"/>
            </w:tcBorders>
          </w:tcPr>
          <w:p>
            <w:pPr>
              <w:pStyle w:val="TAL"/>
              <w:snapToGrid w:val="false"/>
              <w:rPr>
                <w:i/>
                <w:i/>
                <w:iCs/>
              </w:rPr>
            </w:pPr>
            <w:r>
              <w:rPr>
                <w:i/>
                <w:iCs/>
              </w:rPr>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TAL"/>
              <w:ind w:start="113" w:hanging="0"/>
              <w:rPr/>
            </w:pPr>
            <w:r>
              <w:rPr/>
              <w:t>&gt;Assistance Data SIB Element</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17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05" w:type="dxa"/>
            <w:tcBorders>
              <w:top w:val="single" w:sz="4" w:space="0" w:color="000000"/>
              <w:start w:val="single" w:sz="4" w:space="0" w:color="000000"/>
              <w:bottom w:val="single" w:sz="4" w:space="0" w:color="000000"/>
              <w:end w:val="single" w:sz="4" w:space="0" w:color="000000"/>
            </w:tcBorders>
          </w:tcPr>
          <w:p>
            <w:pPr>
              <w:pStyle w:val="TAL"/>
              <w:rPr/>
            </w:pPr>
            <w:r>
              <w:rPr/>
              <w:t>OCTET STRING</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bCs/>
                <w:lang w:val="en-US" w:eastAsia="zh-CN"/>
              </w:rPr>
              <w:t xml:space="preserve">Includes the </w:t>
            </w:r>
            <w:r>
              <w:rPr>
                <w:bCs/>
                <w:i/>
                <w:iCs/>
                <w:lang w:val="en-US" w:eastAsia="zh-CN"/>
              </w:rPr>
              <w:t>assistanceData</w:t>
            </w:r>
            <w:r>
              <w:rPr>
                <w:bCs/>
                <w:i/>
                <w:iCs/>
                <w:lang w:val="en-US" w:eastAsia="zh-CN"/>
              </w:rPr>
              <w:t>SIB</w:t>
            </w:r>
            <w:r>
              <w:rPr>
                <w:bCs/>
                <w:i/>
                <w:iCs/>
                <w:lang w:val="en-US" w:eastAsia="zh-CN"/>
              </w:rPr>
              <w:t xml:space="preserve">Element </w:t>
            </w:r>
            <w:r>
              <w:rPr>
                <w:bCs/>
                <w:lang w:val="en-US" w:eastAsia="zh-CN"/>
              </w:rPr>
              <w:t>IE as defined in TS 36.355 [13]</w:t>
            </w:r>
          </w:p>
        </w:tc>
      </w:tr>
    </w:tbl>
    <w:p>
      <w:pPr>
        <w:pStyle w:val="Normal"/>
        <w:rPr>
          <w:b/>
          <w:b/>
          <w:highlight w:val="yellow"/>
          <w:lang w:val="en-US"/>
        </w:rPr>
      </w:pPr>
      <w:r>
        <w:rPr>
          <w:b/>
          <w:highlight w:val="yellow"/>
          <w:lang w:val="en-US"/>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i/>
                <w:lang w:val="en-US"/>
              </w:rPr>
              <w:t>maxNrOfSegments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lang w:val="en-US"/>
              </w:rPr>
              <w:t xml:space="preserve">Maximum number of positioning SIB segments (in case of </w:t>
            </w:r>
            <w:r>
              <w:rPr>
                <w:i/>
                <w:lang w:val="en-US"/>
              </w:rPr>
              <w:t>Assistance Information Element</w:t>
            </w:r>
            <w:r>
              <w:rPr>
                <w:lang w:val="en-US"/>
              </w:rPr>
              <w:t xml:space="preserve"> contains segmented data according to TS 36.355 [13]).</w:t>
            </w:r>
            <w:r>
              <w:rPr/>
              <w:t xml:space="preserve"> Value is 64.</w:t>
            </w:r>
          </w:p>
        </w:tc>
      </w:tr>
    </w:tbl>
    <w:p>
      <w:pPr>
        <w:pStyle w:val="Normal"/>
        <w:rPr/>
      </w:pPr>
      <w:r>
        <w:rPr/>
      </w:r>
    </w:p>
    <w:p>
      <w:pPr>
        <w:pStyle w:val="Heading3"/>
        <w:rPr/>
      </w:pPr>
      <w:r>
        <w:rPr>
          <w:lang w:eastAsia="zh-CN"/>
        </w:rPr>
        <w:t>9.2.22</w:t>
        <w:tab/>
        <w:t>Assistance Information Meta Data</w:t>
      </w:r>
    </w:p>
    <w:p>
      <w:pPr>
        <w:pStyle w:val="Normal"/>
        <w:rPr/>
      </w:pPr>
      <w:r>
        <w:rPr/>
        <w:t>This parameter contains meta data for an assistance information element.</w:t>
      </w:r>
    </w:p>
    <w:p>
      <w:pPr>
        <w:pStyle w:val="TH"/>
        <w:rPr>
          <w:lang w:eastAsia="zh-CN"/>
        </w:rPr>
      </w:pPr>
      <w:r>
        <w:rPr>
          <w:lang w:eastAsia="zh-CN"/>
        </w:rPr>
        <w:t>Table 9.2.22-1: Assistance Information Meta Data</w:t>
      </w:r>
    </w:p>
    <w:tbl>
      <w:tblPr>
        <w:tblW w:w="9356" w:type="dxa"/>
        <w:jc w:val="start"/>
        <w:tblInd w:w="-113" w:type="dxa"/>
        <w:tblLayout w:type="fixed"/>
        <w:tblCellMar>
          <w:top w:w="0" w:type="dxa"/>
          <w:start w:w="108" w:type="dxa"/>
          <w:bottom w:w="0" w:type="dxa"/>
          <w:end w:w="108" w:type="dxa"/>
        </w:tblCellMar>
      </w:tblPr>
      <w:tblGrid>
        <w:gridCol w:w="1908"/>
        <w:gridCol w:w="1080"/>
        <w:gridCol w:w="1170"/>
        <w:gridCol w:w="2505"/>
        <w:gridCol w:w="2693"/>
      </w:tblGrid>
      <w:tr>
        <w:trPr/>
        <w:tc>
          <w:tcPr>
            <w:tcW w:w="190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08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17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505"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1908" w:type="dxa"/>
            <w:tcBorders>
              <w:top w:val="single" w:sz="4" w:space="0" w:color="000000"/>
              <w:start w:val="single" w:sz="4" w:space="0" w:color="000000"/>
              <w:bottom w:val="single" w:sz="4" w:space="0" w:color="000000"/>
              <w:end w:val="single" w:sz="4" w:space="0" w:color="000000"/>
            </w:tcBorders>
          </w:tcPr>
          <w:p>
            <w:pPr>
              <w:pStyle w:val="TAL"/>
              <w:rPr/>
            </w:pPr>
            <w:r>
              <w:rPr/>
              <w:t>Encrypted</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17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05" w:type="dxa"/>
            <w:tcBorders>
              <w:top w:val="single" w:sz="4" w:space="0" w:color="000000"/>
              <w:start w:val="single" w:sz="4" w:space="0" w:color="000000"/>
              <w:bottom w:val="single" w:sz="4" w:space="0" w:color="000000"/>
              <w:end w:val="single" w:sz="4" w:space="0" w:color="000000"/>
            </w:tcBorders>
          </w:tcPr>
          <w:p>
            <w:pPr>
              <w:pStyle w:val="TAL"/>
              <w:rPr/>
            </w:pPr>
            <w:r>
              <w:rPr/>
              <w:t>ENUMERATED (true, …)</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lang w:val="en-US"/>
              </w:rPr>
              <w:t>C</w:t>
            </w:r>
            <w:r>
              <w:rPr>
                <w:lang w:eastAsia="zh-CN"/>
              </w:rPr>
              <w:t xml:space="preserve">orresponds to information provided in </w:t>
            </w:r>
            <w:r>
              <w:rPr>
                <w:i/>
                <w:iCs/>
                <w:lang w:val="en-US" w:eastAsia="zh-CN"/>
              </w:rPr>
              <w:t>encrypted</w:t>
            </w:r>
            <w:r>
              <w:rPr>
                <w:i/>
                <w:iCs/>
                <w:lang w:eastAsia="zh-CN"/>
              </w:rPr>
              <w:t xml:space="preserve"> </w:t>
            </w:r>
            <w:r>
              <w:rPr>
                <w:lang w:val="en-US" w:eastAsia="zh-CN"/>
              </w:rPr>
              <w:t xml:space="preserve">contained in the </w:t>
            </w:r>
            <w:r>
              <w:rPr>
                <w:i/>
                <w:iCs/>
                <w:lang w:val="en-US" w:eastAsia="zh-CN"/>
              </w:rPr>
              <w:t>SystemInformationBlockType1</w:t>
            </w:r>
            <w:r>
              <w:rPr>
                <w:i/>
                <w:iCs/>
                <w:lang w:val="en-US" w:eastAsia="zh-CN"/>
              </w:rPr>
              <w:t xml:space="preserve"> </w:t>
            </w:r>
            <w:r>
              <w:rPr>
                <w:lang w:val="en-US" w:eastAsia="zh-CN"/>
              </w:rPr>
              <w:t xml:space="preserve">IE </w:t>
            </w:r>
            <w:r>
              <w:rPr>
                <w:lang w:eastAsia="zh-CN"/>
              </w:rPr>
              <w:t xml:space="preserve">as defined in </w:t>
            </w:r>
            <w:r>
              <w:rPr/>
              <w:t>TS 36.331 [10]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TAL"/>
              <w:rPr/>
            </w:pPr>
            <w:r>
              <w:rPr/>
              <w:t>GNSS ID</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17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05" w:type="dxa"/>
            <w:tcBorders>
              <w:top w:val="single" w:sz="4" w:space="0" w:color="000000"/>
              <w:start w:val="single" w:sz="4" w:space="0" w:color="000000"/>
              <w:bottom w:val="single" w:sz="4" w:space="0" w:color="000000"/>
              <w:end w:val="single" w:sz="4" w:space="0" w:color="000000"/>
            </w:tcBorders>
          </w:tcPr>
          <w:p>
            <w:pPr>
              <w:pStyle w:val="TAL"/>
              <w:rPr/>
            </w:pPr>
            <w:r>
              <w:rPr/>
              <w:t>ENUMERATED (</w:t>
            </w:r>
            <w:r>
              <w:rPr>
                <w:lang w:val="en-US"/>
              </w:rPr>
              <w:t xml:space="preserve">gps, sbas, qzss, galileo, glonass, </w:t>
            </w:r>
            <w:r>
              <w:rPr>
                <w:lang w:val="en-US" w:eastAsia="zh-CN"/>
              </w:rPr>
              <w:t>bds, ..., navic</w:t>
            </w:r>
            <w:r>
              <w:rPr/>
              <w:t xml:space="preserve">) </w:t>
            </w:r>
          </w:p>
        </w:tc>
        <w:tc>
          <w:tcPr>
            <w:tcW w:w="269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val="en-US"/>
              </w:rPr>
              <w:t>C</w:t>
            </w:r>
            <w:r>
              <w:rPr>
                <w:lang w:eastAsia="zh-CN"/>
              </w:rPr>
              <w:t>orresponds to information provided in</w:t>
            </w:r>
            <w:r>
              <w:rPr>
                <w:i/>
                <w:iCs/>
                <w:lang w:val="en-US" w:eastAsia="zh-CN"/>
              </w:rPr>
              <w:t xml:space="preserve"> gnss-id</w:t>
            </w:r>
            <w:r>
              <w:rPr>
                <w:i/>
                <w:iCs/>
                <w:lang w:eastAsia="zh-CN"/>
              </w:rPr>
              <w:t xml:space="preserve"> </w:t>
            </w:r>
            <w:r>
              <w:rPr>
                <w:lang w:val="en-US" w:eastAsia="zh-CN"/>
              </w:rPr>
              <w:t xml:space="preserve">contained in the </w:t>
            </w:r>
            <w:r>
              <w:rPr>
                <w:i/>
                <w:iCs/>
                <w:lang w:val="en-US" w:eastAsia="zh-CN"/>
              </w:rPr>
              <w:t>SystemInformationBlockType1</w:t>
            </w:r>
            <w:r>
              <w:rPr>
                <w:lang w:val="en-US" w:eastAsia="zh-CN"/>
              </w:rPr>
              <w:t xml:space="preserve">IE </w:t>
            </w:r>
            <w:r>
              <w:rPr>
                <w:lang w:eastAsia="zh-CN"/>
              </w:rPr>
              <w:t>as defined in TS 36.331 [10]</w:t>
            </w:r>
          </w:p>
        </w:tc>
      </w:tr>
      <w:tr>
        <w:trPr/>
        <w:tc>
          <w:tcPr>
            <w:tcW w:w="1908" w:type="dxa"/>
            <w:tcBorders>
              <w:top w:val="single" w:sz="4" w:space="0" w:color="000000"/>
              <w:start w:val="single" w:sz="4" w:space="0" w:color="000000"/>
              <w:bottom w:val="single" w:sz="4" w:space="0" w:color="000000"/>
              <w:end w:val="single" w:sz="4" w:space="0" w:color="000000"/>
            </w:tcBorders>
          </w:tcPr>
          <w:p>
            <w:pPr>
              <w:pStyle w:val="TAL"/>
              <w:rPr/>
            </w:pPr>
            <w:r>
              <w:rPr/>
              <w:t>SBAS ID</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O</w:t>
            </w:r>
          </w:p>
        </w:tc>
        <w:tc>
          <w:tcPr>
            <w:tcW w:w="117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505" w:type="dxa"/>
            <w:tcBorders>
              <w:top w:val="single" w:sz="4" w:space="0" w:color="000000"/>
              <w:start w:val="single" w:sz="4" w:space="0" w:color="000000"/>
              <w:bottom w:val="single" w:sz="4" w:space="0" w:color="000000"/>
              <w:end w:val="single" w:sz="4" w:space="0" w:color="000000"/>
            </w:tcBorders>
          </w:tcPr>
          <w:p>
            <w:pPr>
              <w:pStyle w:val="TAL"/>
              <w:rPr/>
            </w:pPr>
            <w:r>
              <w:rPr/>
              <w:t>ENUMERATED (waas, egnos, msas, gagan</w:t>
            </w:r>
            <w:r>
              <w:rPr>
                <w:lang w:val="en-US" w:eastAsia="zh-CN"/>
              </w:rPr>
              <w:t>, ...</w:t>
            </w:r>
            <w:r>
              <w:rPr/>
              <w:t xml:space="preserve">) </w:t>
            </w:r>
          </w:p>
        </w:tc>
        <w:tc>
          <w:tcPr>
            <w:tcW w:w="2693" w:type="dxa"/>
            <w:tcBorders>
              <w:top w:val="single" w:sz="4" w:space="0" w:color="000000"/>
              <w:start w:val="single" w:sz="4" w:space="0" w:color="000000"/>
              <w:bottom w:val="single" w:sz="4" w:space="0" w:color="000000"/>
              <w:end w:val="single" w:sz="4" w:space="0" w:color="000000"/>
            </w:tcBorders>
          </w:tcPr>
          <w:p>
            <w:pPr>
              <w:pStyle w:val="TAL"/>
              <w:rPr>
                <w:lang w:eastAsia="zh-CN"/>
              </w:rPr>
            </w:pPr>
            <w:r>
              <w:rPr>
                <w:lang w:val="en-US"/>
              </w:rPr>
              <w:t>C</w:t>
            </w:r>
            <w:r>
              <w:rPr>
                <w:lang w:eastAsia="zh-CN"/>
              </w:rPr>
              <w:t>orresponds to to information provided in</w:t>
            </w:r>
            <w:r>
              <w:rPr>
                <w:i/>
                <w:iCs/>
                <w:lang w:val="en-US" w:eastAsia="zh-CN"/>
              </w:rPr>
              <w:t xml:space="preserve"> sbas-id </w:t>
            </w:r>
            <w:r>
              <w:rPr>
                <w:lang w:eastAsia="zh-CN"/>
              </w:rPr>
              <w:t>contained</w:t>
            </w:r>
            <w:r>
              <w:rPr>
                <w:lang w:val="en-US" w:eastAsia="zh-CN"/>
              </w:rPr>
              <w:t xml:space="preserve"> in the </w:t>
            </w:r>
            <w:r>
              <w:rPr>
                <w:i/>
                <w:iCs/>
                <w:lang w:val="en-US" w:eastAsia="zh-CN"/>
              </w:rPr>
              <w:t>SystemInformationBlockType1</w:t>
            </w:r>
            <w:r>
              <w:rPr>
                <w:lang w:val="en-US" w:eastAsia="zh-CN"/>
              </w:rPr>
              <w:t xml:space="preserve">IE </w:t>
            </w:r>
            <w:r>
              <w:rPr>
                <w:lang w:eastAsia="zh-CN"/>
              </w:rPr>
              <w:t>as defined in TS 36.331 [10]</w:t>
            </w:r>
          </w:p>
        </w:tc>
      </w:tr>
    </w:tbl>
    <w:p>
      <w:pPr>
        <w:pStyle w:val="Normal"/>
        <w:rPr/>
      </w:pPr>
      <w:r>
        <w:rPr/>
      </w:r>
    </w:p>
    <w:p>
      <w:pPr>
        <w:pStyle w:val="Heading3"/>
        <w:rPr/>
      </w:pPr>
      <w:r>
        <w:rPr>
          <w:lang w:eastAsia="zh-CN"/>
        </w:rPr>
        <w:t>9.2.23</w:t>
        <w:tab/>
        <w:t>Positioning SIB Type</w:t>
      </w:r>
    </w:p>
    <w:p>
      <w:pPr>
        <w:pStyle w:val="Normal"/>
        <w:rPr>
          <w:lang w:eastAsia="zh-CN"/>
        </w:rPr>
      </w:pPr>
      <w:r>
        <w:rPr>
          <w:lang w:eastAsia="zh-CN"/>
        </w:rPr>
        <w:t>This parameter defines a specific positioning SIB, as defined in TS 36.331 [10].</w:t>
      </w:r>
    </w:p>
    <w:tbl>
      <w:tblPr>
        <w:tblW w:w="9356" w:type="dxa"/>
        <w:jc w:val="start"/>
        <w:tblInd w:w="-113" w:type="dxa"/>
        <w:tblLayout w:type="fixed"/>
        <w:tblCellMar>
          <w:top w:w="0" w:type="dxa"/>
          <w:start w:w="108" w:type="dxa"/>
          <w:bottom w:w="0" w:type="dxa"/>
          <w:end w:w="108" w:type="dxa"/>
        </w:tblCellMar>
      </w:tblPr>
      <w:tblGrid>
        <w:gridCol w:w="2268"/>
        <w:gridCol w:w="1170"/>
        <w:gridCol w:w="990"/>
        <w:gridCol w:w="2235"/>
        <w:gridCol w:w="2693"/>
      </w:tblGrid>
      <w:tr>
        <w:trPr/>
        <w:tc>
          <w:tcPr>
            <w:tcW w:w="226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17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99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235"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268" w:type="dxa"/>
            <w:tcBorders>
              <w:top w:val="single" w:sz="4" w:space="0" w:color="000000"/>
              <w:start w:val="single" w:sz="4" w:space="0" w:color="000000"/>
              <w:bottom w:val="single" w:sz="4" w:space="0" w:color="000000"/>
              <w:end w:val="single" w:sz="4" w:space="0" w:color="000000"/>
            </w:tcBorders>
          </w:tcPr>
          <w:p>
            <w:pPr>
              <w:pStyle w:val="TAL"/>
              <w:rPr/>
            </w:pPr>
            <w:r>
              <w:rPr/>
              <w:t>Positioning SIB Type</w:t>
            </w:r>
          </w:p>
        </w:tc>
        <w:tc>
          <w:tcPr>
            <w:tcW w:w="117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990" w:type="dxa"/>
            <w:tcBorders>
              <w:top w:val="single" w:sz="4" w:space="0" w:color="000000"/>
              <w:start w:val="single" w:sz="4" w:space="0" w:color="000000"/>
              <w:bottom w:val="single" w:sz="4" w:space="0" w:color="000000"/>
              <w:end w:val="single" w:sz="4" w:space="0" w:color="000000"/>
            </w:tcBorders>
          </w:tcPr>
          <w:p>
            <w:pPr>
              <w:pStyle w:val="TAL"/>
              <w:snapToGrid w:val="false"/>
              <w:rPr/>
            </w:pPr>
            <w:r>
              <w:rPr/>
            </w:r>
          </w:p>
        </w:tc>
        <w:tc>
          <w:tcPr>
            <w:tcW w:w="2235" w:type="dxa"/>
            <w:tcBorders>
              <w:top w:val="single" w:sz="4" w:space="0" w:color="000000"/>
              <w:start w:val="single" w:sz="4" w:space="0" w:color="000000"/>
              <w:bottom w:val="single" w:sz="4" w:space="0" w:color="000000"/>
              <w:end w:val="single" w:sz="4" w:space="0" w:color="000000"/>
            </w:tcBorders>
          </w:tcPr>
          <w:p>
            <w:pPr>
              <w:pStyle w:val="TAL"/>
              <w:rPr/>
            </w:pPr>
            <w:r>
              <w:rPr>
                <w:lang w:val="fr-FR"/>
              </w:rPr>
              <w:t xml:space="preserve">ENUMERATED ( posSibType1-1, </w:t>
            </w:r>
          </w:p>
          <w:p>
            <w:pPr>
              <w:pStyle w:val="TAL"/>
              <w:rPr>
                <w:lang w:val="fr-FR"/>
              </w:rPr>
            </w:pPr>
            <w:r>
              <w:rPr>
                <w:lang w:val="fr-FR"/>
              </w:rPr>
              <w:t xml:space="preserve">posSibType1-2, </w:t>
            </w:r>
          </w:p>
          <w:p>
            <w:pPr>
              <w:pStyle w:val="TAL"/>
              <w:rPr/>
            </w:pPr>
            <w:r>
              <w:rPr>
                <w:lang w:val="fr-FR"/>
              </w:rPr>
              <w:t xml:space="preserve">posSibType1-3, </w:t>
            </w:r>
          </w:p>
          <w:p>
            <w:pPr>
              <w:pStyle w:val="TAL"/>
              <w:rPr/>
            </w:pPr>
            <w:r>
              <w:rPr>
                <w:lang w:val="fr-FR"/>
              </w:rPr>
              <w:t xml:space="preserve">posSibType1-4, </w:t>
            </w:r>
          </w:p>
          <w:p>
            <w:pPr>
              <w:pStyle w:val="TAL"/>
              <w:rPr>
                <w:lang w:val="fr-FR"/>
              </w:rPr>
            </w:pPr>
            <w:r>
              <w:rPr>
                <w:lang w:val="fr-FR"/>
              </w:rPr>
              <w:t>posSibType1-5,</w:t>
            </w:r>
          </w:p>
          <w:p>
            <w:pPr>
              <w:pStyle w:val="TAL"/>
              <w:rPr/>
            </w:pPr>
            <w:r>
              <w:rPr>
                <w:lang w:val="fr-FR"/>
              </w:rPr>
              <w:t xml:space="preserve">posSibType1-6, </w:t>
            </w:r>
          </w:p>
          <w:p>
            <w:pPr>
              <w:pStyle w:val="TAL"/>
              <w:rPr>
                <w:lang w:val="fr-FR"/>
              </w:rPr>
            </w:pPr>
            <w:r>
              <w:rPr>
                <w:lang w:val="fr-FR"/>
              </w:rPr>
              <w:t xml:space="preserve">posSibType1-7, </w:t>
            </w:r>
          </w:p>
          <w:p>
            <w:pPr>
              <w:pStyle w:val="TAL"/>
              <w:rPr>
                <w:lang w:val="fr-FR"/>
              </w:rPr>
            </w:pPr>
            <w:r>
              <w:rPr>
                <w:lang w:val="fr-FR"/>
              </w:rPr>
              <w:t xml:space="preserve">posSibType2-1, </w:t>
            </w:r>
          </w:p>
          <w:p>
            <w:pPr>
              <w:pStyle w:val="TAL"/>
              <w:rPr>
                <w:lang w:val="fr-FR"/>
              </w:rPr>
            </w:pPr>
            <w:r>
              <w:rPr>
                <w:lang w:val="fr-FR"/>
              </w:rPr>
              <w:t xml:space="preserve">posSibType2-2, </w:t>
            </w:r>
          </w:p>
          <w:p>
            <w:pPr>
              <w:pStyle w:val="TAL"/>
              <w:rPr>
                <w:lang w:val="fr-FR"/>
              </w:rPr>
            </w:pPr>
            <w:r>
              <w:rPr>
                <w:lang w:val="fr-FR"/>
              </w:rPr>
              <w:t>posSibType2-3,</w:t>
            </w:r>
          </w:p>
          <w:p>
            <w:pPr>
              <w:pStyle w:val="TAL"/>
              <w:rPr>
                <w:lang w:val="fr-FR"/>
              </w:rPr>
            </w:pPr>
            <w:r>
              <w:rPr>
                <w:lang w:val="fr-FR"/>
              </w:rPr>
              <w:t xml:space="preserve">posSibType2-4, </w:t>
            </w:r>
          </w:p>
          <w:p>
            <w:pPr>
              <w:pStyle w:val="TAL"/>
              <w:rPr/>
            </w:pPr>
            <w:r>
              <w:rPr>
                <w:lang w:val="fr-FR"/>
              </w:rPr>
              <w:t xml:space="preserve">posSibType2-5, </w:t>
            </w:r>
          </w:p>
          <w:p>
            <w:pPr>
              <w:pStyle w:val="TAL"/>
              <w:rPr/>
            </w:pPr>
            <w:r>
              <w:rPr>
                <w:lang w:val="fr-FR"/>
              </w:rPr>
              <w:t xml:space="preserve">posSibType2-6, </w:t>
            </w:r>
          </w:p>
          <w:p>
            <w:pPr>
              <w:pStyle w:val="TAL"/>
              <w:rPr>
                <w:lang w:val="fr-FR"/>
              </w:rPr>
            </w:pPr>
            <w:r>
              <w:rPr>
                <w:lang w:val="fr-FR"/>
              </w:rPr>
              <w:t xml:space="preserve">posSibType2-7, </w:t>
            </w:r>
          </w:p>
          <w:p>
            <w:pPr>
              <w:pStyle w:val="TAL"/>
              <w:rPr>
                <w:lang w:val="fr-FR"/>
              </w:rPr>
            </w:pPr>
            <w:r>
              <w:rPr>
                <w:lang w:val="fr-FR"/>
              </w:rPr>
              <w:t>posSibType2-8,</w:t>
            </w:r>
          </w:p>
          <w:p>
            <w:pPr>
              <w:pStyle w:val="TAL"/>
              <w:rPr>
                <w:lang w:val="fr-FR"/>
              </w:rPr>
            </w:pPr>
            <w:r>
              <w:rPr>
                <w:lang w:val="fr-FR"/>
              </w:rPr>
              <w:t xml:space="preserve">posSibType2-9, </w:t>
            </w:r>
          </w:p>
          <w:p>
            <w:pPr>
              <w:pStyle w:val="TAL"/>
              <w:rPr>
                <w:lang w:val="fr-FR"/>
              </w:rPr>
            </w:pPr>
            <w:r>
              <w:rPr>
                <w:lang w:val="fr-FR"/>
              </w:rPr>
              <w:t xml:space="preserve">posSibType2-10, </w:t>
            </w:r>
          </w:p>
          <w:p>
            <w:pPr>
              <w:pStyle w:val="TAL"/>
              <w:rPr>
                <w:lang w:val="fr-FR"/>
              </w:rPr>
            </w:pPr>
            <w:r>
              <w:rPr>
                <w:lang w:val="fr-FR"/>
              </w:rPr>
              <w:t xml:space="preserve">posSibType2-11, </w:t>
            </w:r>
          </w:p>
          <w:p>
            <w:pPr>
              <w:pStyle w:val="TAL"/>
              <w:rPr/>
            </w:pPr>
            <w:r>
              <w:rPr>
                <w:lang w:val="fr-FR"/>
              </w:rPr>
              <w:t xml:space="preserve">posSibType2-12, </w:t>
            </w:r>
          </w:p>
          <w:p>
            <w:pPr>
              <w:pStyle w:val="TAL"/>
              <w:rPr>
                <w:lang w:val="fr-FR"/>
              </w:rPr>
            </w:pPr>
            <w:r>
              <w:rPr>
                <w:lang w:val="fr-FR"/>
              </w:rPr>
              <w:t xml:space="preserve">posSibType2-13, </w:t>
            </w:r>
          </w:p>
          <w:p>
            <w:pPr>
              <w:pStyle w:val="TAL"/>
              <w:rPr>
                <w:lang w:val="fr-FR"/>
              </w:rPr>
            </w:pPr>
            <w:r>
              <w:rPr>
                <w:lang w:val="fr-FR"/>
              </w:rPr>
              <w:t xml:space="preserve">posSibType2-14, </w:t>
            </w:r>
          </w:p>
          <w:p>
            <w:pPr>
              <w:pStyle w:val="TAL"/>
              <w:rPr/>
            </w:pPr>
            <w:r>
              <w:rPr>
                <w:lang w:val="fr-FR"/>
              </w:rPr>
              <w:t xml:space="preserve">posSibType2-15, </w:t>
            </w:r>
          </w:p>
          <w:p>
            <w:pPr>
              <w:pStyle w:val="TAL"/>
              <w:rPr>
                <w:lang w:val="fr-FR"/>
              </w:rPr>
            </w:pPr>
            <w:r>
              <w:rPr>
                <w:lang w:val="fr-FR"/>
              </w:rPr>
              <w:t>posSibType2-16,</w:t>
            </w:r>
          </w:p>
          <w:p>
            <w:pPr>
              <w:pStyle w:val="TAL"/>
              <w:rPr>
                <w:lang w:val="fr-FR"/>
              </w:rPr>
            </w:pPr>
            <w:r>
              <w:rPr>
                <w:lang w:val="fr-FR"/>
              </w:rPr>
              <w:t xml:space="preserve">posSibType2-17, </w:t>
            </w:r>
          </w:p>
          <w:p>
            <w:pPr>
              <w:pStyle w:val="TAL"/>
              <w:rPr>
                <w:lang w:val="fr-FR"/>
              </w:rPr>
            </w:pPr>
            <w:r>
              <w:rPr>
                <w:lang w:val="fr-FR"/>
              </w:rPr>
              <w:t xml:space="preserve">posSibType2-18, </w:t>
            </w:r>
          </w:p>
          <w:p>
            <w:pPr>
              <w:pStyle w:val="TAL"/>
              <w:rPr>
                <w:lang w:val="fr-FR"/>
              </w:rPr>
            </w:pPr>
            <w:r>
              <w:rPr>
                <w:lang w:val="fr-FR"/>
              </w:rPr>
              <w:t>posSibType2-19,</w:t>
            </w:r>
          </w:p>
          <w:p>
            <w:pPr>
              <w:pStyle w:val="TAL"/>
              <w:rPr>
                <w:lang w:val="fr-FR"/>
              </w:rPr>
            </w:pPr>
            <w:r>
              <w:rPr>
                <w:lang w:val="fr-FR"/>
              </w:rPr>
              <w:t xml:space="preserve">posSibType3-1, </w:t>
            </w:r>
          </w:p>
          <w:p>
            <w:pPr>
              <w:pStyle w:val="TAL"/>
              <w:rPr>
                <w:lang w:val="fr-FR"/>
              </w:rPr>
            </w:pPr>
            <w:r>
              <w:rPr>
                <w:lang w:val="fr-FR"/>
              </w:rPr>
              <w:t>...,</w:t>
            </w:r>
          </w:p>
          <w:p>
            <w:pPr>
              <w:pStyle w:val="TAL"/>
              <w:rPr>
                <w:lang w:val="fr-FR"/>
              </w:rPr>
            </w:pPr>
            <w:r>
              <w:rPr>
                <w:lang w:val="fr-FR"/>
              </w:rPr>
              <w:t>posSibType4-1,</w:t>
            </w:r>
          </w:p>
          <w:p>
            <w:pPr>
              <w:pStyle w:val="TAL"/>
              <w:rPr>
                <w:lang w:val="fr-FR"/>
              </w:rPr>
            </w:pPr>
            <w:r>
              <w:rPr>
                <w:lang w:val="fr-FR"/>
              </w:rPr>
              <w:t>posSibType5-1,</w:t>
            </w:r>
          </w:p>
          <w:p>
            <w:pPr>
              <w:pStyle w:val="TAL"/>
              <w:rPr/>
            </w:pPr>
            <w:r>
              <w:rPr/>
              <w:t>posSibType2-24,</w:t>
            </w:r>
          </w:p>
          <w:p>
            <w:pPr>
              <w:pStyle w:val="TAL"/>
              <w:rPr/>
            </w:pPr>
            <w:r>
              <w:rPr/>
              <w:t>posSibType2-25)</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bl>
    <w:p>
      <w:pPr>
        <w:pStyle w:val="Normal"/>
        <w:rPr/>
      </w:pPr>
      <w:r>
        <w:rPr/>
      </w:r>
    </w:p>
    <w:p>
      <w:pPr>
        <w:pStyle w:val="Heading3"/>
        <w:rPr/>
      </w:pPr>
      <w:r>
        <w:rPr>
          <w:lang w:eastAsia="zh-CN"/>
        </w:rPr>
        <w:t>9.2.24</w:t>
        <w:tab/>
        <w:t>Assistance Information Failure List</w:t>
      </w:r>
    </w:p>
    <w:p>
      <w:pPr>
        <w:pStyle w:val="Normal"/>
        <w:rPr/>
      </w:pPr>
      <w:r>
        <w:rPr/>
        <w:t>This parameter identifies the assistance information for which the eNB failed to configure broadcasting.</w:t>
      </w:r>
    </w:p>
    <w:p>
      <w:pPr>
        <w:pStyle w:val="TH"/>
        <w:rPr>
          <w:lang w:eastAsia="zh-CN"/>
        </w:rPr>
      </w:pPr>
      <w:r>
        <w:rPr>
          <w:lang w:eastAsia="zh-CN"/>
        </w:rPr>
        <w:t>Table 9.2.24-1: Assistance Information Failure List</w:t>
      </w:r>
    </w:p>
    <w:tbl>
      <w:tblPr>
        <w:tblW w:w="9356" w:type="dxa"/>
        <w:jc w:val="start"/>
        <w:tblInd w:w="-113" w:type="dxa"/>
        <w:tblLayout w:type="fixed"/>
        <w:tblCellMar>
          <w:top w:w="0" w:type="dxa"/>
          <w:start w:w="108" w:type="dxa"/>
          <w:bottom w:w="0" w:type="dxa"/>
          <w:end w:w="108" w:type="dxa"/>
        </w:tblCellMar>
      </w:tblPr>
      <w:tblGrid>
        <w:gridCol w:w="2898"/>
        <w:gridCol w:w="1080"/>
        <w:gridCol w:w="1710"/>
        <w:gridCol w:w="2430"/>
        <w:gridCol w:w="1238"/>
      </w:tblGrid>
      <w:tr>
        <w:trPr/>
        <w:tc>
          <w:tcPr>
            <w:tcW w:w="2898"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080"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1710"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430"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1238"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898" w:type="dxa"/>
            <w:tcBorders>
              <w:top w:val="single" w:sz="4" w:space="0" w:color="000000"/>
              <w:start w:val="single" w:sz="4" w:space="0" w:color="000000"/>
              <w:bottom w:val="single" w:sz="4" w:space="0" w:color="000000"/>
              <w:end w:val="single" w:sz="4" w:space="0" w:color="000000"/>
            </w:tcBorders>
          </w:tcPr>
          <w:p>
            <w:pPr>
              <w:pStyle w:val="TAL"/>
              <w:rPr/>
            </w:pPr>
            <w:r>
              <w:rPr>
                <w:b/>
              </w:rPr>
              <w:t>Assistance Information Failure List</w:t>
            </w:r>
          </w:p>
        </w:tc>
        <w:tc>
          <w:tcPr>
            <w:tcW w:w="1080" w:type="dxa"/>
            <w:tcBorders>
              <w:top w:val="single" w:sz="4" w:space="0" w:color="000000"/>
              <w:start w:val="single" w:sz="4" w:space="0" w:color="000000"/>
              <w:bottom w:val="single" w:sz="4" w:space="0" w:color="000000"/>
              <w:end w:val="single" w:sz="4" w:space="0" w:color="000000"/>
            </w:tcBorders>
          </w:tcPr>
          <w:p>
            <w:pPr>
              <w:pStyle w:val="TAL"/>
              <w:snapToGrid w:val="false"/>
              <w:rPr>
                <w:b/>
                <w:b/>
              </w:rPr>
            </w:pPr>
            <w:r>
              <w:rPr>
                <w:b/>
              </w:rPr>
            </w:r>
          </w:p>
        </w:tc>
        <w:tc>
          <w:tcPr>
            <w:tcW w:w="1710" w:type="dxa"/>
            <w:tcBorders>
              <w:top w:val="single" w:sz="4" w:space="0" w:color="000000"/>
              <w:start w:val="single" w:sz="4" w:space="0" w:color="000000"/>
              <w:bottom w:val="single" w:sz="4" w:space="0" w:color="000000"/>
              <w:end w:val="single" w:sz="4" w:space="0" w:color="000000"/>
            </w:tcBorders>
          </w:tcPr>
          <w:p>
            <w:pPr>
              <w:pStyle w:val="TAL"/>
              <w:rPr/>
            </w:pPr>
            <w:r>
              <w:rPr>
                <w:i/>
              </w:rPr>
              <w:t>1..&lt;maxnoAssistInfoFailureListItems&gt;</w:t>
            </w:r>
          </w:p>
        </w:tc>
        <w:tc>
          <w:tcPr>
            <w:tcW w:w="2430"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1238"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r>
        <w:trPr/>
        <w:tc>
          <w:tcPr>
            <w:tcW w:w="2898" w:type="dxa"/>
            <w:tcBorders>
              <w:top w:val="single" w:sz="4" w:space="0" w:color="000000"/>
              <w:start w:val="single" w:sz="4" w:space="0" w:color="000000"/>
              <w:bottom w:val="single" w:sz="4" w:space="0" w:color="000000"/>
              <w:end w:val="single" w:sz="4" w:space="0" w:color="000000"/>
            </w:tcBorders>
          </w:tcPr>
          <w:p>
            <w:pPr>
              <w:pStyle w:val="TALLeft0"/>
              <w:ind w:firstLine="90"/>
              <w:rPr>
                <w:b/>
                <w:b/>
              </w:rPr>
            </w:pPr>
            <w:r>
              <w:rPr/>
              <w:t>&gt;PosSIB-Type</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710"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430" w:type="dxa"/>
            <w:tcBorders>
              <w:top w:val="single" w:sz="4" w:space="0" w:color="000000"/>
              <w:start w:val="single" w:sz="4" w:space="0" w:color="000000"/>
              <w:bottom w:val="single" w:sz="4" w:space="0" w:color="000000"/>
              <w:end w:val="single" w:sz="4" w:space="0" w:color="000000"/>
            </w:tcBorders>
          </w:tcPr>
          <w:p>
            <w:pPr>
              <w:pStyle w:val="TAL"/>
              <w:rPr/>
            </w:pPr>
            <w:ins w:id="77" w:author="Ericsson User" w:date="2024-02-16T09:46:00Z">
              <w:r>
                <w:rPr/>
                <w:t>Positioning SIB-Type</w:t>
              </w:r>
            </w:ins>
          </w:p>
          <w:p>
            <w:pPr>
              <w:pStyle w:val="TAL"/>
              <w:rPr/>
            </w:pPr>
            <w:r>
              <w:rPr/>
              <w:t>9.2.23</w:t>
            </w:r>
          </w:p>
        </w:tc>
        <w:tc>
          <w:tcPr>
            <w:tcW w:w="1238"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r>
        <w:trPr/>
        <w:tc>
          <w:tcPr>
            <w:tcW w:w="2898" w:type="dxa"/>
            <w:tcBorders>
              <w:top w:val="single" w:sz="4" w:space="0" w:color="000000"/>
              <w:start w:val="single" w:sz="4" w:space="0" w:color="000000"/>
              <w:bottom w:val="single" w:sz="4" w:space="0" w:color="000000"/>
              <w:end w:val="single" w:sz="4" w:space="0" w:color="000000"/>
            </w:tcBorders>
          </w:tcPr>
          <w:p>
            <w:pPr>
              <w:pStyle w:val="TALLeft0"/>
              <w:ind w:firstLine="90"/>
              <w:rPr/>
            </w:pPr>
            <w:r>
              <w:rPr/>
              <w:t>&gt;Outcome</w:t>
            </w:r>
          </w:p>
        </w:tc>
        <w:tc>
          <w:tcPr>
            <w:tcW w:w="1080" w:type="dxa"/>
            <w:tcBorders>
              <w:top w:val="single" w:sz="4" w:space="0" w:color="000000"/>
              <w:start w:val="single" w:sz="4" w:space="0" w:color="000000"/>
              <w:bottom w:val="single" w:sz="4" w:space="0" w:color="000000"/>
              <w:end w:val="single" w:sz="4" w:space="0" w:color="000000"/>
            </w:tcBorders>
          </w:tcPr>
          <w:p>
            <w:pPr>
              <w:pStyle w:val="TAL"/>
              <w:rPr/>
            </w:pPr>
            <w:r>
              <w:rPr/>
              <w:t>M</w:t>
            </w:r>
          </w:p>
        </w:tc>
        <w:tc>
          <w:tcPr>
            <w:tcW w:w="1710" w:type="dxa"/>
            <w:tcBorders>
              <w:top w:val="single" w:sz="4" w:space="0" w:color="000000"/>
              <w:start w:val="single" w:sz="4" w:space="0" w:color="000000"/>
              <w:bottom w:val="single" w:sz="4" w:space="0" w:color="000000"/>
              <w:end w:val="single" w:sz="4" w:space="0" w:color="000000"/>
            </w:tcBorders>
          </w:tcPr>
          <w:p>
            <w:pPr>
              <w:pStyle w:val="TAL"/>
              <w:snapToGrid w:val="false"/>
              <w:rPr>
                <w:i/>
                <w:i/>
              </w:rPr>
            </w:pPr>
            <w:r>
              <w:rPr>
                <w:i/>
              </w:rPr>
            </w:r>
          </w:p>
        </w:tc>
        <w:tc>
          <w:tcPr>
            <w:tcW w:w="2430" w:type="dxa"/>
            <w:tcBorders>
              <w:top w:val="single" w:sz="4" w:space="0" w:color="000000"/>
              <w:start w:val="single" w:sz="4" w:space="0" w:color="000000"/>
              <w:bottom w:val="single" w:sz="4" w:space="0" w:color="000000"/>
              <w:end w:val="single" w:sz="4" w:space="0" w:color="000000"/>
            </w:tcBorders>
          </w:tcPr>
          <w:p>
            <w:pPr>
              <w:pStyle w:val="TAL"/>
              <w:rPr/>
            </w:pPr>
            <w:r>
              <w:rPr/>
              <w:t>ENUMERATED (failed, ...)</w:t>
            </w:r>
          </w:p>
        </w:tc>
        <w:tc>
          <w:tcPr>
            <w:tcW w:w="1238" w:type="dxa"/>
            <w:tcBorders>
              <w:top w:val="single" w:sz="4" w:space="0" w:color="000000"/>
              <w:start w:val="single" w:sz="4" w:space="0" w:color="000000"/>
              <w:bottom w:val="single" w:sz="4" w:space="0" w:color="000000"/>
              <w:end w:val="single" w:sz="4" w:space="0" w:color="000000"/>
            </w:tcBorders>
          </w:tcPr>
          <w:p>
            <w:pPr>
              <w:pStyle w:val="TAL"/>
              <w:snapToGrid w:val="false"/>
              <w:rPr>
                <w:lang w:eastAsia="zh-CN"/>
              </w:rPr>
            </w:pPr>
            <w:r>
              <w:rPr>
                <w:lang w:eastAsia="zh-CN"/>
              </w:rPr>
            </w:r>
          </w:p>
        </w:tc>
      </w:tr>
    </w:tbl>
    <w:p>
      <w:pPr>
        <w:pStyle w:val="Normal"/>
        <w:rPr>
          <w:b/>
          <w:b/>
          <w:highlight w:val="yellow"/>
          <w:lang w:val="en-US"/>
        </w:rPr>
      </w:pPr>
      <w:r>
        <w:rPr>
          <w:b/>
          <w:highlight w:val="yellow"/>
          <w:lang w:val="en-US"/>
        </w:rPr>
      </w:r>
    </w:p>
    <w:tbl>
      <w:tblPr>
        <w:tblW w:w="9356" w:type="dxa"/>
        <w:jc w:val="center"/>
        <w:tblInd w:w="0" w:type="dxa"/>
        <w:tblLayout w:type="fixed"/>
        <w:tblCellMar>
          <w:top w:w="0" w:type="dxa"/>
          <w:start w:w="108" w:type="dxa"/>
          <w:bottom w:w="0" w:type="dxa"/>
          <w:end w:w="108" w:type="dxa"/>
        </w:tblCellMar>
      </w:tblPr>
      <w:tblGrid>
        <w:gridCol w:w="3686"/>
        <w:gridCol w:w="5670"/>
      </w:tblGrid>
      <w:tr>
        <w:trPr/>
        <w:tc>
          <w:tcPr>
            <w:tcW w:w="3686" w:type="dxa"/>
            <w:tcBorders>
              <w:top w:val="single" w:sz="4" w:space="0" w:color="000000"/>
              <w:start w:val="single" w:sz="4" w:space="0" w:color="000000"/>
              <w:bottom w:val="single" w:sz="4" w:space="0" w:color="000000"/>
              <w:end w:val="single" w:sz="4" w:space="0" w:color="000000"/>
            </w:tcBorders>
          </w:tcPr>
          <w:p>
            <w:pPr>
              <w:pStyle w:val="TAH"/>
              <w:rPr/>
            </w:pPr>
            <w:r>
              <w:rPr/>
              <w:t>Range bound</w:t>
            </w:r>
          </w:p>
        </w:tc>
        <w:tc>
          <w:tcPr>
            <w:tcW w:w="5670" w:type="dxa"/>
            <w:tcBorders>
              <w:top w:val="single" w:sz="4" w:space="0" w:color="000000"/>
              <w:start w:val="single" w:sz="4" w:space="0" w:color="000000"/>
              <w:bottom w:val="single" w:sz="4" w:space="0" w:color="000000"/>
              <w:end w:val="single" w:sz="4" w:space="0" w:color="000000"/>
            </w:tcBorders>
          </w:tcPr>
          <w:p>
            <w:pPr>
              <w:pStyle w:val="TAH"/>
              <w:rPr/>
            </w:pPr>
            <w:r>
              <w:rPr/>
              <w:t>Explanation</w:t>
            </w:r>
          </w:p>
        </w:tc>
      </w:tr>
      <w:tr>
        <w:trPr/>
        <w:tc>
          <w:tcPr>
            <w:tcW w:w="3686" w:type="dxa"/>
            <w:tcBorders>
              <w:top w:val="single" w:sz="4" w:space="0" w:color="000000"/>
              <w:start w:val="single" w:sz="4" w:space="0" w:color="000000"/>
              <w:bottom w:val="single" w:sz="4" w:space="0" w:color="000000"/>
              <w:end w:val="single" w:sz="4" w:space="0" w:color="000000"/>
            </w:tcBorders>
          </w:tcPr>
          <w:p>
            <w:pPr>
              <w:pStyle w:val="TAL"/>
              <w:rPr/>
            </w:pPr>
            <w:r>
              <w:rPr/>
              <w:t>maxnoAssistInfoFailureListItems</w:t>
            </w:r>
          </w:p>
        </w:tc>
        <w:tc>
          <w:tcPr>
            <w:tcW w:w="5670" w:type="dxa"/>
            <w:tcBorders>
              <w:top w:val="single" w:sz="4" w:space="0" w:color="000000"/>
              <w:start w:val="single" w:sz="4" w:space="0" w:color="000000"/>
              <w:bottom w:val="single" w:sz="4" w:space="0" w:color="000000"/>
              <w:end w:val="single" w:sz="4" w:space="0" w:color="000000"/>
            </w:tcBorders>
          </w:tcPr>
          <w:p>
            <w:pPr>
              <w:pStyle w:val="TAL"/>
              <w:rPr/>
            </w:pPr>
            <w:r>
              <w:rPr/>
              <w:t>Maximum no. of assistance information failure list items that can be signaled with one message. Value is 32.</w:t>
            </w:r>
          </w:p>
        </w:tc>
      </w:tr>
    </w:tbl>
    <w:p>
      <w:pPr>
        <w:pStyle w:val="Normal"/>
        <w:rPr/>
      </w:pPr>
      <w:r>
        <w:rPr/>
      </w:r>
    </w:p>
    <w:p>
      <w:pPr>
        <w:pStyle w:val="Heading3"/>
        <w:rPr/>
      </w:pPr>
      <w:r>
        <w:rPr/>
        <w:t>9.2.</w:t>
      </w:r>
      <w:r>
        <w:rPr>
          <w:lang w:eastAsia="zh-CN"/>
        </w:rPr>
        <w:t>25</w:t>
      </w:r>
      <w:r>
        <w:rPr/>
        <w:tab/>
      </w:r>
      <w:r>
        <w:rPr>
          <w:lang w:eastAsia="zh-CN"/>
        </w:rPr>
        <w:t>TDD Configuration</w:t>
      </w:r>
    </w:p>
    <w:p>
      <w:pPr>
        <w:pStyle w:val="Normal"/>
        <w:rPr/>
      </w:pPr>
      <w:r>
        <w:rPr/>
        <w:t>This IE is used to indicate the TDD specific physical channel configuration.</w:t>
      </w:r>
    </w:p>
    <w:tbl>
      <w:tblPr>
        <w:tblW w:w="9214" w:type="dxa"/>
        <w:jc w:val="center"/>
        <w:tblInd w:w="0" w:type="dxa"/>
        <w:tblLayout w:type="fixed"/>
        <w:tblCellMar>
          <w:top w:w="0" w:type="dxa"/>
          <w:start w:w="108" w:type="dxa"/>
          <w:bottom w:w="0" w:type="dxa"/>
          <w:end w:w="108" w:type="dxa"/>
        </w:tblCellMar>
      </w:tblPr>
      <w:tblGrid>
        <w:gridCol w:w="2339"/>
        <w:gridCol w:w="1276"/>
        <w:gridCol w:w="852"/>
        <w:gridCol w:w="2124"/>
        <w:gridCol w:w="2623"/>
      </w:tblGrid>
      <w:tr>
        <w:trPr/>
        <w:tc>
          <w:tcPr>
            <w:tcW w:w="2339" w:type="dxa"/>
            <w:tcBorders>
              <w:top w:val="single" w:sz="4" w:space="0" w:color="000000"/>
              <w:start w:val="single" w:sz="4" w:space="0" w:color="000000"/>
              <w:bottom w:val="single" w:sz="4" w:space="0" w:color="000000"/>
              <w:end w:val="single" w:sz="4" w:space="0" w:color="000000"/>
            </w:tcBorders>
          </w:tcPr>
          <w:p>
            <w:pPr>
              <w:pStyle w:val="TAH"/>
              <w:rPr/>
            </w:pPr>
            <w:r>
              <w:rPr/>
              <w:t>IE/Group Name</w:t>
            </w:r>
          </w:p>
        </w:tc>
        <w:tc>
          <w:tcPr>
            <w:tcW w:w="1276" w:type="dxa"/>
            <w:tcBorders>
              <w:top w:val="single" w:sz="4" w:space="0" w:color="000000"/>
              <w:start w:val="single" w:sz="4" w:space="0" w:color="000000"/>
              <w:bottom w:val="single" w:sz="4" w:space="0" w:color="000000"/>
              <w:end w:val="single" w:sz="4" w:space="0" w:color="000000"/>
            </w:tcBorders>
          </w:tcPr>
          <w:p>
            <w:pPr>
              <w:pStyle w:val="TAH"/>
              <w:rPr/>
            </w:pPr>
            <w:r>
              <w:rPr/>
              <w:t>Presence</w:t>
            </w:r>
          </w:p>
        </w:tc>
        <w:tc>
          <w:tcPr>
            <w:tcW w:w="852" w:type="dxa"/>
            <w:tcBorders>
              <w:top w:val="single" w:sz="4" w:space="0" w:color="000000"/>
              <w:start w:val="single" w:sz="4" w:space="0" w:color="000000"/>
              <w:bottom w:val="single" w:sz="4" w:space="0" w:color="000000"/>
              <w:end w:val="single" w:sz="4" w:space="0" w:color="000000"/>
            </w:tcBorders>
          </w:tcPr>
          <w:p>
            <w:pPr>
              <w:pStyle w:val="TAH"/>
              <w:rPr/>
            </w:pPr>
            <w:r>
              <w:rPr/>
              <w:t>Range</w:t>
            </w:r>
          </w:p>
        </w:tc>
        <w:tc>
          <w:tcPr>
            <w:tcW w:w="2124" w:type="dxa"/>
            <w:tcBorders>
              <w:top w:val="single" w:sz="4" w:space="0" w:color="000000"/>
              <w:start w:val="single" w:sz="4" w:space="0" w:color="000000"/>
              <w:bottom w:val="single" w:sz="4" w:space="0" w:color="000000"/>
              <w:end w:val="single" w:sz="4" w:space="0" w:color="000000"/>
            </w:tcBorders>
          </w:tcPr>
          <w:p>
            <w:pPr>
              <w:pStyle w:val="TAH"/>
              <w:rPr/>
            </w:pPr>
            <w:r>
              <w:rPr/>
              <w:t>IE Type and Reference</w:t>
            </w:r>
          </w:p>
        </w:tc>
        <w:tc>
          <w:tcPr>
            <w:tcW w:w="2623" w:type="dxa"/>
            <w:tcBorders>
              <w:top w:val="single" w:sz="4" w:space="0" w:color="000000"/>
              <w:start w:val="single" w:sz="4" w:space="0" w:color="000000"/>
              <w:bottom w:val="single" w:sz="4" w:space="0" w:color="000000"/>
              <w:end w:val="single" w:sz="4" w:space="0" w:color="000000"/>
            </w:tcBorders>
          </w:tcPr>
          <w:p>
            <w:pPr>
              <w:pStyle w:val="TAH"/>
              <w:rPr/>
            </w:pPr>
            <w:r>
              <w:rPr/>
              <w:t>Semantics Description</w:t>
            </w:r>
          </w:p>
        </w:tc>
      </w:tr>
      <w:tr>
        <w:trPr/>
        <w:tc>
          <w:tcPr>
            <w:tcW w:w="2339" w:type="dxa"/>
            <w:tcBorders>
              <w:top w:val="single" w:sz="4" w:space="0" w:color="000000"/>
              <w:start w:val="single" w:sz="4" w:space="0" w:color="000000"/>
              <w:bottom w:val="single" w:sz="4" w:space="0" w:color="000000"/>
              <w:end w:val="single" w:sz="4" w:space="0" w:color="000000"/>
            </w:tcBorders>
          </w:tcPr>
          <w:p>
            <w:pPr>
              <w:pStyle w:val="TAL"/>
              <w:rPr>
                <w:szCs w:val="18"/>
              </w:rPr>
            </w:pPr>
            <w:r>
              <w:rPr>
                <w:lang w:eastAsia="zh-CN"/>
              </w:rPr>
              <w:t>Subframe Assignment</w:t>
            </w:r>
          </w:p>
        </w:tc>
        <w:tc>
          <w:tcPr>
            <w:tcW w:w="1276" w:type="dxa"/>
            <w:tcBorders>
              <w:top w:val="single" w:sz="4" w:space="0" w:color="000000"/>
              <w:start w:val="single" w:sz="4" w:space="0" w:color="000000"/>
              <w:bottom w:val="single" w:sz="4" w:space="0" w:color="000000"/>
              <w:end w:val="single" w:sz="4" w:space="0" w:color="000000"/>
            </w:tcBorders>
          </w:tcPr>
          <w:p>
            <w:pPr>
              <w:pStyle w:val="TAL"/>
              <w:rPr>
                <w:szCs w:val="18"/>
              </w:rPr>
            </w:pPr>
            <w:r>
              <w:rPr>
                <w:szCs w:val="18"/>
              </w:rPr>
              <w:t>M</w:t>
            </w:r>
          </w:p>
        </w:tc>
        <w:tc>
          <w:tcPr>
            <w:tcW w:w="852" w:type="dxa"/>
            <w:tcBorders>
              <w:top w:val="single" w:sz="4" w:space="0" w:color="000000"/>
              <w:start w:val="single" w:sz="4" w:space="0" w:color="000000"/>
              <w:bottom w:val="single" w:sz="4" w:space="0" w:color="000000"/>
              <w:end w:val="single" w:sz="4" w:space="0" w:color="000000"/>
            </w:tcBorders>
          </w:tcPr>
          <w:p>
            <w:pPr>
              <w:pStyle w:val="TAL"/>
              <w:snapToGrid w:val="false"/>
              <w:rPr>
                <w:szCs w:val="18"/>
              </w:rPr>
            </w:pPr>
            <w:r>
              <w:rPr>
                <w:szCs w:val="18"/>
              </w:rPr>
            </w:r>
          </w:p>
        </w:tc>
        <w:tc>
          <w:tcPr>
            <w:tcW w:w="2124" w:type="dxa"/>
            <w:tcBorders>
              <w:top w:val="single" w:sz="4" w:space="0" w:color="000000"/>
              <w:start w:val="single" w:sz="4" w:space="0" w:color="000000"/>
              <w:bottom w:val="single" w:sz="4" w:space="0" w:color="000000"/>
              <w:end w:val="single" w:sz="4" w:space="0" w:color="000000"/>
            </w:tcBorders>
          </w:tcPr>
          <w:p>
            <w:pPr>
              <w:pStyle w:val="TAL"/>
              <w:rPr>
                <w:szCs w:val="18"/>
                <w:lang w:val="fr-FR"/>
              </w:rPr>
            </w:pPr>
            <w:r>
              <w:rPr>
                <w:lang w:val="fr-FR"/>
              </w:rPr>
              <w:t>ENUMERATED ( sa0, sa1, sa2, sa3, sa4, sa5, sa6, … )</w:t>
            </w:r>
          </w:p>
        </w:tc>
        <w:tc>
          <w:tcPr>
            <w:tcW w:w="2623" w:type="dxa"/>
            <w:tcBorders>
              <w:top w:val="single" w:sz="4" w:space="0" w:color="000000"/>
              <w:start w:val="single" w:sz="4" w:space="0" w:color="000000"/>
              <w:bottom w:val="single" w:sz="4" w:space="0" w:color="000000"/>
              <w:end w:val="single" w:sz="4" w:space="0" w:color="000000"/>
            </w:tcBorders>
          </w:tcPr>
          <w:p>
            <w:pPr>
              <w:pStyle w:val="TAL"/>
              <w:rPr>
                <w:szCs w:val="18"/>
              </w:rPr>
            </w:pPr>
            <w:r>
              <w:rPr>
                <w:szCs w:val="18"/>
              </w:rPr>
              <w:t>sa0 points to Configuration 0, sa1 to Configuration 1 etc. as specified in TS 36.211 [6, table 4.2-2].</w:t>
            </w:r>
          </w:p>
          <w:p>
            <w:pPr>
              <w:pStyle w:val="TAL"/>
              <w:rPr>
                <w:szCs w:val="18"/>
              </w:rPr>
            </w:pPr>
            <w:r>
              <w:rPr/>
              <w:t>Configurations 0 and 6 are not applicable for NB-IoT.</w:t>
            </w:r>
          </w:p>
        </w:tc>
      </w:tr>
    </w:tbl>
    <w:p>
      <w:pPr>
        <w:pStyle w:val="Normal"/>
        <w:rPr/>
      </w:pPr>
      <w:r>
        <w:rPr/>
      </w:r>
    </w:p>
    <w:p>
      <w:pPr>
        <w:pStyle w:val="Heading3"/>
        <w:rPr/>
      </w:pPr>
      <w:r>
        <w:rPr/>
        <w:t>9.2.26</w:t>
        <w:tab/>
        <w:t>NR CGI</w:t>
      </w:r>
    </w:p>
    <w:p>
      <w:pPr>
        <w:pStyle w:val="Normal"/>
        <w:keepNext w:val="true"/>
        <w:rPr/>
      </w:pPr>
      <w:r>
        <w:rPr/>
        <w:t>This IE is used to globally identify an NR cell (see TS 38.300 [45]).</w:t>
      </w:r>
    </w:p>
    <w:tbl>
      <w:tblPr>
        <w:tblW w:w="9356" w:type="dxa"/>
        <w:jc w:val="start"/>
        <w:tblInd w:w="-113" w:type="dxa"/>
        <w:tblLayout w:type="fixed"/>
        <w:tblCellMar>
          <w:top w:w="0" w:type="dxa"/>
          <w:start w:w="108" w:type="dxa"/>
          <w:bottom w:w="0" w:type="dxa"/>
          <w:end w:w="108" w:type="dxa"/>
        </w:tblCellMar>
      </w:tblPr>
      <w:tblGrid>
        <w:gridCol w:w="2552"/>
        <w:gridCol w:w="1134"/>
        <w:gridCol w:w="1701"/>
        <w:gridCol w:w="1276"/>
        <w:gridCol w:w="2693"/>
      </w:tblGrid>
      <w:tr>
        <w:trPr/>
        <w:tc>
          <w:tcPr>
            <w:tcW w:w="2552" w:type="dxa"/>
            <w:tcBorders>
              <w:top w:val="single" w:sz="4" w:space="0" w:color="000000"/>
              <w:start w:val="single" w:sz="4" w:space="0" w:color="000000"/>
              <w:bottom w:val="single" w:sz="4" w:space="0" w:color="000000"/>
              <w:end w:val="single" w:sz="4" w:space="0" w:color="000000"/>
            </w:tcBorders>
          </w:tcPr>
          <w:p>
            <w:pPr>
              <w:pStyle w:val="TAH"/>
              <w:rPr>
                <w:lang w:eastAsia="ja-JP"/>
              </w:rPr>
            </w:pPr>
            <w:r>
              <w:rPr>
                <w:lang w:eastAsia="ja-JP"/>
              </w:rPr>
              <w:t>IE/Group Name</w:t>
            </w:r>
          </w:p>
        </w:tc>
        <w:tc>
          <w:tcPr>
            <w:tcW w:w="1134" w:type="dxa"/>
            <w:tcBorders>
              <w:top w:val="single" w:sz="4" w:space="0" w:color="000000"/>
              <w:start w:val="single" w:sz="4" w:space="0" w:color="000000"/>
              <w:bottom w:val="single" w:sz="4" w:space="0" w:color="000000"/>
              <w:end w:val="single" w:sz="4" w:space="0" w:color="000000"/>
            </w:tcBorders>
          </w:tcPr>
          <w:p>
            <w:pPr>
              <w:pStyle w:val="TAH"/>
              <w:rPr>
                <w:lang w:eastAsia="ja-JP"/>
              </w:rPr>
            </w:pPr>
            <w:r>
              <w:rPr>
                <w:lang w:eastAsia="ja-JP"/>
              </w:rPr>
              <w:t>Presence</w:t>
            </w:r>
          </w:p>
        </w:tc>
        <w:tc>
          <w:tcPr>
            <w:tcW w:w="1701" w:type="dxa"/>
            <w:tcBorders>
              <w:top w:val="single" w:sz="4" w:space="0" w:color="000000"/>
              <w:start w:val="single" w:sz="4" w:space="0" w:color="000000"/>
              <w:bottom w:val="single" w:sz="4" w:space="0" w:color="000000"/>
              <w:end w:val="single" w:sz="4" w:space="0" w:color="000000"/>
            </w:tcBorders>
          </w:tcPr>
          <w:p>
            <w:pPr>
              <w:pStyle w:val="TAH"/>
              <w:rPr>
                <w:lang w:eastAsia="ja-JP"/>
              </w:rPr>
            </w:pPr>
            <w:r>
              <w:rPr>
                <w:lang w:eastAsia="ja-JP"/>
              </w:rPr>
              <w:t>Range</w:t>
            </w:r>
          </w:p>
        </w:tc>
        <w:tc>
          <w:tcPr>
            <w:tcW w:w="1276" w:type="dxa"/>
            <w:tcBorders>
              <w:top w:val="single" w:sz="4" w:space="0" w:color="000000"/>
              <w:start w:val="single" w:sz="4" w:space="0" w:color="000000"/>
              <w:bottom w:val="single" w:sz="4" w:space="0" w:color="000000"/>
              <w:end w:val="single" w:sz="4" w:space="0" w:color="000000"/>
            </w:tcBorders>
          </w:tcPr>
          <w:p>
            <w:pPr>
              <w:pStyle w:val="TAH"/>
              <w:rPr>
                <w:lang w:eastAsia="ja-JP"/>
              </w:rPr>
            </w:pPr>
            <w:r>
              <w:rPr>
                <w:lang w:eastAsia="ja-JP"/>
              </w:rPr>
              <w:t>IE type and reference</w:t>
            </w:r>
          </w:p>
        </w:tc>
        <w:tc>
          <w:tcPr>
            <w:tcW w:w="2693" w:type="dxa"/>
            <w:tcBorders>
              <w:top w:val="single" w:sz="4" w:space="0" w:color="000000"/>
              <w:start w:val="single" w:sz="4" w:space="0" w:color="000000"/>
              <w:bottom w:val="single" w:sz="4" w:space="0" w:color="000000"/>
              <w:end w:val="single" w:sz="4" w:space="0" w:color="000000"/>
            </w:tcBorders>
          </w:tcPr>
          <w:p>
            <w:pPr>
              <w:pStyle w:val="TAH"/>
              <w:rPr>
                <w:lang w:eastAsia="ja-JP"/>
              </w:rPr>
            </w:pPr>
            <w:r>
              <w:rPr>
                <w:lang w:eastAsia="ja-JP"/>
              </w:rPr>
              <w:t>Semantics description</w:t>
            </w:r>
          </w:p>
        </w:tc>
      </w:tr>
      <w:tr>
        <w:trPr/>
        <w:tc>
          <w:tcPr>
            <w:tcW w:w="2552" w:type="dxa"/>
            <w:tcBorders>
              <w:top w:val="single" w:sz="4" w:space="0" w:color="000000"/>
              <w:start w:val="single" w:sz="4" w:space="0" w:color="000000"/>
              <w:bottom w:val="single" w:sz="4" w:space="0" w:color="000000"/>
              <w:end w:val="single" w:sz="4" w:space="0" w:color="000000"/>
            </w:tcBorders>
          </w:tcPr>
          <w:p>
            <w:pPr>
              <w:pStyle w:val="TAL"/>
              <w:rPr>
                <w:rFonts w:eastAsia="MS Mincho;ＭＳ 明朝"/>
                <w:lang w:eastAsia="ja-JP"/>
              </w:rPr>
            </w:pPr>
            <w:r>
              <w:rPr>
                <w:lang w:eastAsia="ja-JP"/>
              </w:rPr>
              <w:t>PLMN</w:t>
            </w:r>
            <w:r>
              <w:rPr>
                <w:rFonts w:eastAsia="MS Mincho;ＭＳ 明朝"/>
                <w:lang w:eastAsia="ja-JP"/>
              </w:rPr>
              <w:t xml:space="preserve"> </w:t>
            </w:r>
            <w:r>
              <w:rPr>
                <w:lang w:eastAsia="ja-JP"/>
              </w:rPr>
              <w:t>Identity</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r>
              <w:rPr>
                <w:lang w:eastAsia="ja-JP"/>
              </w:rPr>
              <w:t>M</w:t>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276" w:type="dxa"/>
            <w:tcBorders>
              <w:top w:val="single" w:sz="4" w:space="0" w:color="000000"/>
              <w:start w:val="single" w:sz="4" w:space="0" w:color="000000"/>
              <w:bottom w:val="single" w:sz="4" w:space="0" w:color="000000"/>
              <w:end w:val="single" w:sz="4" w:space="0" w:color="000000"/>
            </w:tcBorders>
          </w:tcPr>
          <w:p>
            <w:pPr>
              <w:pStyle w:val="TAL"/>
              <w:rPr>
                <w:lang w:eastAsia="ja-JP"/>
              </w:rPr>
            </w:pPr>
            <w:r>
              <w:rPr>
                <w:szCs w:val="18"/>
              </w:rPr>
              <w:t>OCTET STRING (SIZE (3))</w:t>
            </w:r>
          </w:p>
        </w:tc>
        <w:tc>
          <w:tcPr>
            <w:tcW w:w="2693" w:type="dxa"/>
            <w:tcBorders>
              <w:top w:val="single" w:sz="4" w:space="0" w:color="000000"/>
              <w:start w:val="single" w:sz="4" w:space="0" w:color="000000"/>
              <w:bottom w:val="single" w:sz="4" w:space="0" w:color="000000"/>
              <w:end w:val="single" w:sz="4" w:space="0" w:color="000000"/>
            </w:tcBorders>
          </w:tcPr>
          <w:p>
            <w:pPr>
              <w:pStyle w:val="TAL"/>
              <w:rPr/>
            </w:pPr>
            <w:r>
              <w:rPr/>
              <w:t>PLMN identity</w:t>
            </w:r>
          </w:p>
          <w:p>
            <w:pPr>
              <w:pStyle w:val="TAL"/>
              <w:rPr/>
            </w:pPr>
            <w:r>
              <w:rPr/>
              <w:t>- digits 0 to 9, encoded 0000 to 1001,</w:t>
            </w:r>
          </w:p>
          <w:p>
            <w:pPr>
              <w:pStyle w:val="TAL"/>
              <w:rPr/>
            </w:pPr>
            <w:r>
              <w:rPr/>
              <w:t>- 1111 used as filler digit,</w:t>
            </w:r>
          </w:p>
          <w:p>
            <w:pPr>
              <w:pStyle w:val="TAL"/>
              <w:rPr/>
            </w:pPr>
            <w:r>
              <w:rPr/>
              <w:t>two digits per octet,</w:t>
            </w:r>
          </w:p>
          <w:p>
            <w:pPr>
              <w:pStyle w:val="TAL"/>
              <w:rPr/>
            </w:pPr>
            <w:r>
              <w:rPr/>
              <w:t>- bits 4 to 1 of octet n encoding digit 2n-1</w:t>
            </w:r>
          </w:p>
          <w:p>
            <w:pPr>
              <w:pStyle w:val="TAL"/>
              <w:rPr/>
            </w:pPr>
            <w:r>
              <w:rPr/>
              <w:t>- bits 8 to 5 of octet n encoding digit 2n</w:t>
            </w:r>
          </w:p>
          <w:p>
            <w:pPr>
              <w:pStyle w:val="TAL"/>
              <w:rPr/>
            </w:pPr>
            <w:r>
              <w:rPr/>
              <w:t>-</w:t>
            </w:r>
            <w:r>
              <w:rPr>
                <w:szCs w:val="18"/>
              </w:rPr>
              <w:t xml:space="preserve">The Selected PLMN identity consists of 3 digits from MCC followed by either </w:t>
              <w:br/>
              <w:t xml:space="preserve">-a filler digit plus 2 digits from MNC (in case of 2 digit MNC) or </w:t>
              <w:br/>
              <w:t>-3 digits from MNC (in case of a 3 digit MNC).</w:t>
            </w:r>
          </w:p>
        </w:tc>
      </w:tr>
      <w:tr>
        <w:trPr/>
        <w:tc>
          <w:tcPr>
            <w:tcW w:w="2552" w:type="dxa"/>
            <w:tcBorders>
              <w:top w:val="single" w:sz="4" w:space="0" w:color="000000"/>
              <w:start w:val="single" w:sz="4" w:space="0" w:color="000000"/>
              <w:bottom w:val="single" w:sz="4" w:space="0" w:color="000000"/>
              <w:end w:val="single" w:sz="4" w:space="0" w:color="000000"/>
            </w:tcBorders>
          </w:tcPr>
          <w:p>
            <w:pPr>
              <w:pStyle w:val="TAL"/>
              <w:rPr>
                <w:lang w:eastAsia="ja-JP"/>
              </w:rPr>
            </w:pPr>
            <w:r>
              <w:rPr>
                <w:lang w:eastAsia="ja-JP"/>
              </w:rPr>
              <w:t>NR Cell Identity</w:t>
            </w:r>
          </w:p>
        </w:tc>
        <w:tc>
          <w:tcPr>
            <w:tcW w:w="1134" w:type="dxa"/>
            <w:tcBorders>
              <w:top w:val="single" w:sz="4" w:space="0" w:color="000000"/>
              <w:start w:val="single" w:sz="4" w:space="0" w:color="000000"/>
              <w:bottom w:val="single" w:sz="4" w:space="0" w:color="000000"/>
              <w:end w:val="single" w:sz="4" w:space="0" w:color="000000"/>
            </w:tcBorders>
          </w:tcPr>
          <w:p>
            <w:pPr>
              <w:pStyle w:val="TAL"/>
              <w:rPr>
                <w:lang w:eastAsia="ja-JP"/>
              </w:rPr>
            </w:pPr>
            <w:r>
              <w:rPr>
                <w:lang w:eastAsia="ja-JP"/>
              </w:rPr>
              <w:t>M</w:t>
            </w:r>
          </w:p>
        </w:tc>
        <w:tc>
          <w:tcPr>
            <w:tcW w:w="1701"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c>
          <w:tcPr>
            <w:tcW w:w="1276" w:type="dxa"/>
            <w:tcBorders>
              <w:top w:val="single" w:sz="4" w:space="0" w:color="000000"/>
              <w:start w:val="single" w:sz="4" w:space="0" w:color="000000"/>
              <w:bottom w:val="single" w:sz="4" w:space="0" w:color="000000"/>
              <w:end w:val="single" w:sz="4" w:space="0" w:color="000000"/>
            </w:tcBorders>
          </w:tcPr>
          <w:p>
            <w:pPr>
              <w:pStyle w:val="TAL"/>
              <w:rPr>
                <w:lang w:eastAsia="ja-JP"/>
              </w:rPr>
            </w:pPr>
            <w:r>
              <w:rPr>
                <w:lang w:eastAsia="ja-JP"/>
              </w:rPr>
              <w:t>BIT STRING (SIZE(36))</w:t>
            </w:r>
          </w:p>
        </w:tc>
        <w:tc>
          <w:tcPr>
            <w:tcW w:w="2693" w:type="dxa"/>
            <w:tcBorders>
              <w:top w:val="single" w:sz="4" w:space="0" w:color="000000"/>
              <w:start w:val="single" w:sz="4" w:space="0" w:color="000000"/>
              <w:bottom w:val="single" w:sz="4" w:space="0" w:color="000000"/>
              <w:end w:val="single" w:sz="4" w:space="0" w:color="000000"/>
            </w:tcBorders>
          </w:tcPr>
          <w:p>
            <w:pPr>
              <w:pStyle w:val="TAL"/>
              <w:snapToGrid w:val="false"/>
              <w:rPr>
                <w:lang w:eastAsia="ja-JP"/>
              </w:rPr>
            </w:pPr>
            <w:r>
              <w:rPr>
                <w:lang w:eastAsia="ja-JP"/>
              </w:rPr>
            </w:r>
          </w:p>
        </w:tc>
      </w:tr>
    </w:tbl>
    <w:p>
      <w:pPr>
        <w:sectPr>
          <w:headerReference w:type="default" r:id="rId37"/>
          <w:footerReference w:type="default" r:id="rId38"/>
          <w:type w:val="nextPage"/>
          <w:pgSz w:w="11906" w:h="16838"/>
          <w:pgMar w:left="1133" w:right="1133" w:gutter="0" w:header="850" w:top="1416" w:footer="340" w:bottom="1133"/>
          <w:pgNumType w:fmt="decimal"/>
          <w:formProt w:val="false"/>
          <w:textDirection w:val="lrTb"/>
          <w:docGrid w:type="default" w:linePitch="360" w:charSpace="0"/>
        </w:sectPr>
        <w:pStyle w:val="Normal"/>
        <w:rPr/>
      </w:pPr>
      <w:r>
        <w:rPr/>
      </w:r>
    </w:p>
    <w:p>
      <w:pPr>
        <w:pStyle w:val="Heading2"/>
        <w:rPr/>
      </w:pPr>
      <w:r>
        <w:rPr/>
        <w:t>9.3</w:t>
        <w:tab/>
        <w:t>Message and Information Element Abstract Syntax (with ASN.1)</w:t>
      </w:r>
    </w:p>
    <w:p>
      <w:pPr>
        <w:pStyle w:val="Heading3"/>
        <w:rPr/>
      </w:pPr>
      <w:r>
        <w:rPr/>
        <w:t>9.3.1</w:t>
        <w:tab/>
        <w:t>General</w:t>
      </w:r>
    </w:p>
    <w:p>
      <w:pPr>
        <w:pStyle w:val="Normal"/>
        <w:spacing w:lineRule="auto" w:line="240"/>
        <w:rPr/>
      </w:pPr>
      <w:r>
        <w:rPr/>
        <w:t>Sub clause 9.3 presents the Abstract Syntax of the LPPa protocol with ASN.1. In case there is contradiction between the ASN.1 definition in this sub clause and the tabular format in sub clause 9.1 and 9.2, the ASN.1 shall take precedence, except for the definition of conditions for the presence of conditional elements, in which the tabular format shall take precedence.</w:t>
      </w:r>
    </w:p>
    <w:p>
      <w:pPr>
        <w:pStyle w:val="Normal"/>
        <w:spacing w:lineRule="auto" w:line="240"/>
        <w:rPr/>
      </w:pPr>
      <w:r>
        <w:rPr/>
        <w:t>The ASN.1 definition specifies the structure and content of LPPa messages. LPPa messages can contain any IEs specified in the object set definitions for that message without the order or number of occurrence being restricted by ASN.1. However, for this version of the standard, a sending entity shall construct an LPPa message according to the PDU definitions module and with the following additional rules (Note that in the following, "IE" means an IE in the object set with an explicit id. If one IE needs to appear more than once in one object set, then the different occurrences have different IE ids):</w:t>
      </w:r>
    </w:p>
    <w:p>
      <w:pPr>
        <w:pStyle w:val="B1"/>
        <w:rPr/>
      </w:pPr>
      <w:r>
        <w:rPr/>
        <w:t>-</w:t>
        <w:tab/>
        <w:t>IEs shall be ordered (in an IE container) in the order they appear in object set definitions.</w:t>
      </w:r>
    </w:p>
    <w:p>
      <w:pPr>
        <w:pStyle w:val="B1"/>
        <w:rPr/>
      </w:pPr>
      <w:r>
        <w:rPr/>
        <w:t>-</w:t>
        <w:tab/>
        <w:t>Object set definitions specify how many times IEs may appear. An IE shall appear exactly once if the presence field in an object has value "mandatory". An IE may appear at most once if the presence field in an object has value "optional" or "conditional". If in a tabular format there is multiplicity specified for an IE (i.e. an IE list) then in the corresponding ASN.1 definition the list definition is separated into two parts. The first part defines an IE container list in which the list elements reside. The second part defines list elements. The IE container list appears as an IE of its own. For this version of the standard an IE container list may contain only one kind of list elements.</w:t>
      </w:r>
    </w:p>
    <w:p>
      <w:pPr>
        <w:pStyle w:val="Normal"/>
        <w:spacing w:lineRule="auto" w:line="240"/>
        <w:rPr/>
      </w:pPr>
      <w:r>
        <w:rPr/>
        <w:t>If an LPPa message that is not constructed as defined above is received, this shall be considered as Abstract Syntax Error, and the message shall be handled as defined for Abstract Syntax Error in clause 10.</w:t>
      </w:r>
    </w:p>
    <w:p>
      <w:pPr>
        <w:pStyle w:val="Heading3"/>
        <w:spacing w:lineRule="auto" w:line="240"/>
        <w:rPr/>
      </w:pPr>
      <w:r>
        <w:rPr/>
        <w:t>9.3.2</w:t>
        <w:tab/>
        <w:t>Usage of Private Message Mechanism for Non-standard Use</w:t>
      </w:r>
    </w:p>
    <w:p>
      <w:pPr>
        <w:pStyle w:val="Normal"/>
        <w:spacing w:lineRule="auto" w:line="240"/>
        <w:rPr/>
      </w:pPr>
      <w:r>
        <w:rPr/>
        <w:t>The private message mechanism for non-standard use may be used:</w:t>
      </w:r>
    </w:p>
    <w:p>
      <w:pPr>
        <w:pStyle w:val="B1"/>
        <w:spacing w:lineRule="auto" w:line="240"/>
        <w:rPr/>
      </w:pPr>
      <w:r>
        <w:rPr/>
        <w:t>-</w:t>
        <w:tab/>
        <w:t>for special operator (and/or vendor) specific features considered not to be part of the basic functionality, i.e. the functionality required for a complete and high-quality specification in order to guarantee multivendor inter-operability.</w:t>
      </w:r>
    </w:p>
    <w:p>
      <w:pPr>
        <w:pStyle w:val="B1"/>
        <w:spacing w:lineRule="auto" w:line="240"/>
        <w:rPr/>
      </w:pPr>
      <w:r>
        <w:rPr/>
        <w:t>-</w:t>
        <w:tab/>
        <w:t>by vendors for research purposes, e.g. to implement and evaluate new algorithms/features before such features are proposed for standardisation.</w:t>
      </w:r>
    </w:p>
    <w:p>
      <w:pPr>
        <w:pStyle w:val="Normal"/>
        <w:rPr/>
      </w:pPr>
      <w:r>
        <w:rPr/>
        <w:t>The private message mechanism shall not be used for basic functionality. Such functionality shall be standardised.</w:t>
      </w:r>
    </w:p>
    <w:p>
      <w:pPr>
        <w:pStyle w:val="Heading3"/>
        <w:spacing w:lineRule="auto" w:line="240"/>
        <w:ind w:start="1134" w:hanging="1134"/>
        <w:rPr/>
      </w:pPr>
      <w:r>
        <w:rPr/>
        <w:t>9.3.3</w:t>
        <w:tab/>
        <w:t>Elementary Procedure Definitions</w:t>
      </w:r>
    </w:p>
    <w:p>
      <w:pPr>
        <w:pStyle w:val="PL"/>
        <w:rPr/>
      </w:pPr>
      <w:r>
        <w:rPr/>
        <w:t>-- ASN1START</w:t>
      </w:r>
    </w:p>
    <w:p>
      <w:pPr>
        <w:pStyle w:val="PL"/>
        <w:rPr/>
      </w:pPr>
      <w:bookmarkStart w:id="40" w:name="historyclause"/>
      <w:bookmarkEnd w:id="40"/>
      <w:r>
        <w:rPr/>
        <w:t>-- **************************************************************</w:t>
      </w:r>
    </w:p>
    <w:p>
      <w:pPr>
        <w:pStyle w:val="PL"/>
        <w:rPr/>
      </w:pPr>
      <w:r>
        <w:rPr/>
        <w:t>--</w:t>
      </w:r>
    </w:p>
    <w:p>
      <w:pPr>
        <w:pStyle w:val="PL"/>
        <w:rPr/>
      </w:pPr>
      <w:r>
        <w:rPr/>
        <w:t>-- Elementary Procedure definitions</w:t>
      </w:r>
    </w:p>
    <w:p>
      <w:pPr>
        <w:pStyle w:val="PL"/>
        <w:rPr/>
      </w:pPr>
      <w:r>
        <w:rPr/>
        <w:t>--</w:t>
      </w:r>
    </w:p>
    <w:p>
      <w:pPr>
        <w:pStyle w:val="PL"/>
        <w:rPr/>
      </w:pPr>
      <w:r>
        <w:rPr/>
        <w:t>-- **************************************************************</w:t>
      </w:r>
    </w:p>
    <w:p>
      <w:pPr>
        <w:pStyle w:val="PL"/>
        <w:rPr/>
      </w:pPr>
      <w:r>
        <w:rPr/>
      </w:r>
    </w:p>
    <w:p>
      <w:pPr>
        <w:pStyle w:val="PL"/>
        <w:rPr/>
      </w:pPr>
      <w:r>
        <w:rPr/>
        <w:t>LPPA-PDU-Descriptions {</w:t>
      </w:r>
    </w:p>
    <w:p>
      <w:pPr>
        <w:pStyle w:val="PL"/>
        <w:rPr/>
      </w:pPr>
      <w:r>
        <w:rPr/>
        <w:t>itu-t (0) identified-organization (4) etsi (0) mobileDomain (0)</w:t>
      </w:r>
    </w:p>
    <w:p>
      <w:pPr>
        <w:pStyle w:val="PL"/>
        <w:rPr/>
      </w:pPr>
      <w:r>
        <w:rPr/>
        <w:t>eps-Access (21) modules (3) lppa (6) version1 (1) lppa-PDU-Descriptions (0) }</w:t>
      </w:r>
    </w:p>
    <w:p>
      <w:pPr>
        <w:pStyle w:val="PL"/>
        <w:rPr/>
      </w:pPr>
      <w:r>
        <w:rPr/>
      </w:r>
    </w:p>
    <w:p>
      <w:pPr>
        <w:pStyle w:val="PL"/>
        <w:rPr/>
      </w:pPr>
      <w:r>
        <w:rPr/>
        <w:t xml:space="preserve">DEFINITIONS AUTOMATIC TAGS ::= </w:t>
      </w:r>
    </w:p>
    <w:p>
      <w:pPr>
        <w:pStyle w:val="PL"/>
        <w:rPr/>
      </w:pPr>
      <w:r>
        <w:rPr/>
      </w:r>
    </w:p>
    <w:p>
      <w:pPr>
        <w:pStyle w:val="PL"/>
        <w:rPr/>
      </w:pPr>
      <w:r>
        <w:rPr/>
        <w:t>BEGIN</w:t>
      </w:r>
    </w:p>
    <w:p>
      <w:pPr>
        <w:pStyle w:val="PL"/>
        <w:rPr/>
      </w:pPr>
      <w:r>
        <w:rPr/>
      </w:r>
    </w:p>
    <w:p>
      <w:pPr>
        <w:pStyle w:val="PL"/>
        <w:rPr/>
      </w:pPr>
      <w:r>
        <w:rPr/>
        <w:t>-- **************************************************************</w:t>
      </w:r>
    </w:p>
    <w:p>
      <w:pPr>
        <w:pStyle w:val="PL"/>
        <w:rPr/>
      </w:pPr>
      <w:r>
        <w:rPr/>
        <w:t>--</w:t>
      </w:r>
    </w:p>
    <w:p>
      <w:pPr>
        <w:pStyle w:val="PL"/>
        <w:rPr/>
      </w:pPr>
      <w:r>
        <w:rPr/>
        <w:t>-- IE parameter types from other modules.</w:t>
      </w:r>
    </w:p>
    <w:p>
      <w:pPr>
        <w:pStyle w:val="PL"/>
        <w:rPr/>
      </w:pPr>
      <w:r>
        <w:rPr/>
        <w:t>--</w:t>
      </w:r>
    </w:p>
    <w:p>
      <w:pPr>
        <w:pStyle w:val="PL"/>
        <w:rPr/>
      </w:pPr>
      <w:r>
        <w:rPr/>
        <w:t>-- **************************************************************</w:t>
      </w:r>
    </w:p>
    <w:p>
      <w:pPr>
        <w:pStyle w:val="PL"/>
        <w:rPr/>
      </w:pPr>
      <w:r>
        <w:rPr/>
      </w:r>
    </w:p>
    <w:p>
      <w:pPr>
        <w:pStyle w:val="PL"/>
        <w:rPr/>
      </w:pPr>
      <w:r>
        <w:rPr/>
        <w:t>IMPORTS</w:t>
      </w:r>
    </w:p>
    <w:p>
      <w:pPr>
        <w:pStyle w:val="PL"/>
        <w:rPr/>
      </w:pPr>
      <w:r>
        <w:rPr/>
        <w:tab/>
        <w:t>Criticality,</w:t>
      </w:r>
    </w:p>
    <w:p>
      <w:pPr>
        <w:pStyle w:val="PL"/>
        <w:rPr/>
      </w:pPr>
      <w:r>
        <w:rPr/>
        <w:tab/>
        <w:t>ProcedureCode,</w:t>
      </w:r>
    </w:p>
    <w:p>
      <w:pPr>
        <w:pStyle w:val="PL"/>
        <w:rPr/>
      </w:pPr>
      <w:r>
        <w:rPr/>
        <w:tab/>
        <w:t>LPPATransactionID</w:t>
      </w:r>
    </w:p>
    <w:p>
      <w:pPr>
        <w:pStyle w:val="PL"/>
        <w:rPr/>
      </w:pPr>
      <w:r>
        <w:rPr/>
      </w:r>
    </w:p>
    <w:p>
      <w:pPr>
        <w:pStyle w:val="PL"/>
        <w:rPr/>
      </w:pPr>
      <w:r>
        <w:rPr/>
        <w:t>FROM LPPA-CommonDataTypes</w:t>
      </w:r>
    </w:p>
    <w:p>
      <w:pPr>
        <w:pStyle w:val="PL"/>
        <w:rPr/>
      </w:pPr>
      <w:r>
        <w:rPr/>
      </w:r>
    </w:p>
    <w:p>
      <w:pPr>
        <w:pStyle w:val="PL"/>
        <w:rPr/>
      </w:pPr>
      <w:r>
        <w:rPr/>
      </w:r>
    </w:p>
    <w:p>
      <w:pPr>
        <w:pStyle w:val="PL"/>
        <w:rPr/>
      </w:pPr>
      <w:r>
        <w:rPr/>
        <w:tab/>
        <w:t>ErrorIndication,</w:t>
      </w:r>
    </w:p>
    <w:p>
      <w:pPr>
        <w:pStyle w:val="PL"/>
        <w:rPr/>
      </w:pPr>
      <w:r>
        <w:rPr/>
        <w:tab/>
        <w:t>PrivateMessage,</w:t>
      </w:r>
    </w:p>
    <w:p>
      <w:pPr>
        <w:pStyle w:val="PL"/>
        <w:rPr/>
      </w:pPr>
      <w:r>
        <w:rPr/>
        <w:tab/>
        <w:t>E-CIDMeasurementInitiationRequest,</w:t>
      </w:r>
    </w:p>
    <w:p>
      <w:pPr>
        <w:pStyle w:val="PL"/>
        <w:rPr/>
      </w:pPr>
      <w:r>
        <w:rPr/>
        <w:tab/>
        <w:t>E-CIDMeasurementInitiationResponse,</w:t>
      </w:r>
    </w:p>
    <w:p>
      <w:pPr>
        <w:pStyle w:val="PL"/>
        <w:rPr/>
      </w:pPr>
      <w:r>
        <w:rPr/>
        <w:tab/>
        <w:t>E-CIDMeasurementInitiationFailure,</w:t>
      </w:r>
    </w:p>
    <w:p>
      <w:pPr>
        <w:pStyle w:val="PL"/>
        <w:rPr/>
      </w:pPr>
      <w:r>
        <w:rPr/>
        <w:tab/>
        <w:t>E-CIDMeasurementFailureIndication,</w:t>
      </w:r>
    </w:p>
    <w:p>
      <w:pPr>
        <w:pStyle w:val="PL"/>
        <w:rPr/>
      </w:pPr>
      <w:r>
        <w:rPr/>
        <w:tab/>
        <w:t>E-CIDMeasurementReport,</w:t>
      </w:r>
    </w:p>
    <w:p>
      <w:pPr>
        <w:pStyle w:val="PL"/>
        <w:rPr/>
      </w:pPr>
      <w:r>
        <w:rPr/>
        <w:tab/>
        <w:t>E-CIDMeasurementTerminationCommand,</w:t>
      </w:r>
    </w:p>
    <w:p>
      <w:pPr>
        <w:pStyle w:val="PL"/>
        <w:rPr/>
      </w:pPr>
      <w:r>
        <w:rPr/>
        <w:tab/>
        <w:t>OTDOAInformationRequest,</w:t>
      </w:r>
    </w:p>
    <w:p>
      <w:pPr>
        <w:pStyle w:val="PL"/>
        <w:rPr/>
      </w:pPr>
      <w:r>
        <w:rPr/>
        <w:tab/>
        <w:t>OTDOAInformationResponse,</w:t>
      </w:r>
    </w:p>
    <w:p>
      <w:pPr>
        <w:pStyle w:val="PL"/>
        <w:rPr/>
      </w:pPr>
      <w:r>
        <w:rPr/>
        <w:tab/>
        <w:t>OTDOAInformationFailure,</w:t>
      </w:r>
    </w:p>
    <w:p>
      <w:pPr>
        <w:pStyle w:val="PL"/>
        <w:rPr/>
      </w:pPr>
      <w:r>
        <w:rPr/>
        <w:tab/>
        <w:t>UTDOAInformationRequest,</w:t>
      </w:r>
    </w:p>
    <w:p>
      <w:pPr>
        <w:pStyle w:val="PL"/>
        <w:rPr/>
      </w:pPr>
      <w:r>
        <w:rPr/>
        <w:tab/>
        <w:t>UTDOAInformationResponse,</w:t>
      </w:r>
    </w:p>
    <w:p>
      <w:pPr>
        <w:pStyle w:val="PL"/>
        <w:rPr/>
      </w:pPr>
      <w:r>
        <w:rPr/>
        <w:tab/>
        <w:t>UTDOAInformationFailure,</w:t>
      </w:r>
    </w:p>
    <w:p>
      <w:pPr>
        <w:pStyle w:val="PL"/>
        <w:rPr/>
      </w:pPr>
      <w:r>
        <w:rPr/>
        <w:tab/>
        <w:t>UTDOAInformationUpdate,</w:t>
      </w:r>
    </w:p>
    <w:p>
      <w:pPr>
        <w:pStyle w:val="PL"/>
        <w:rPr/>
      </w:pPr>
      <w:r>
        <w:rPr/>
        <w:tab/>
        <w:t>AssistanceInformationControl,</w:t>
      </w:r>
    </w:p>
    <w:p>
      <w:pPr>
        <w:pStyle w:val="PL"/>
        <w:rPr/>
      </w:pPr>
      <w:r>
        <w:rPr/>
        <w:tab/>
        <w:t>AssistanceInformationFeedback</w:t>
      </w:r>
    </w:p>
    <w:p>
      <w:pPr>
        <w:pStyle w:val="PL"/>
        <w:rPr/>
      </w:pPr>
      <w:r>
        <w:rPr/>
      </w:r>
    </w:p>
    <w:p>
      <w:pPr>
        <w:pStyle w:val="PL"/>
        <w:rPr/>
      </w:pPr>
      <w:r>
        <w:rPr/>
      </w:r>
    </w:p>
    <w:p>
      <w:pPr>
        <w:pStyle w:val="PL"/>
        <w:rPr/>
      </w:pPr>
      <w:r>
        <w:rPr/>
        <w:t>FROM LPPA-PDU-Contents</w:t>
      </w:r>
    </w:p>
    <w:p>
      <w:pPr>
        <w:pStyle w:val="PL"/>
        <w:rPr/>
      </w:pPr>
      <w:r>
        <w:rPr/>
      </w:r>
    </w:p>
    <w:p>
      <w:pPr>
        <w:pStyle w:val="PL"/>
        <w:rPr/>
      </w:pPr>
      <w:r>
        <w:rPr/>
        <w:tab/>
        <w:t>id-errorIndication,</w:t>
      </w:r>
    </w:p>
    <w:p>
      <w:pPr>
        <w:pStyle w:val="PL"/>
        <w:rPr/>
      </w:pPr>
      <w:r>
        <w:rPr/>
        <w:tab/>
        <w:t>id-privateMessage,</w:t>
      </w:r>
    </w:p>
    <w:p>
      <w:pPr>
        <w:pStyle w:val="PL"/>
        <w:rPr/>
      </w:pPr>
      <w:r>
        <w:rPr/>
        <w:tab/>
        <w:t>id-e-CIDMeasurementInitiation,</w:t>
      </w:r>
    </w:p>
    <w:p>
      <w:pPr>
        <w:pStyle w:val="PL"/>
        <w:rPr/>
      </w:pPr>
      <w:r>
        <w:rPr/>
        <w:tab/>
        <w:t>id-e-CIDMeasurementFailureIndication,</w:t>
      </w:r>
    </w:p>
    <w:p>
      <w:pPr>
        <w:pStyle w:val="PL"/>
        <w:rPr/>
      </w:pPr>
      <w:r>
        <w:rPr/>
        <w:tab/>
        <w:t>id-e-CIDMeasurementReport,</w:t>
      </w:r>
    </w:p>
    <w:p>
      <w:pPr>
        <w:pStyle w:val="PL"/>
        <w:rPr/>
      </w:pPr>
      <w:r>
        <w:rPr/>
        <w:tab/>
        <w:t>id-e-CIDMeasurementTermination,</w:t>
      </w:r>
    </w:p>
    <w:p>
      <w:pPr>
        <w:pStyle w:val="PL"/>
        <w:rPr/>
      </w:pPr>
      <w:r>
        <w:rPr/>
        <w:tab/>
        <w:t>id-oTDOAInformationExchange,</w:t>
      </w:r>
    </w:p>
    <w:p>
      <w:pPr>
        <w:pStyle w:val="PL"/>
        <w:rPr/>
      </w:pPr>
      <w:r>
        <w:rPr/>
        <w:tab/>
        <w:t>id-uTDOAInformationExchange,</w:t>
      </w:r>
    </w:p>
    <w:p>
      <w:pPr>
        <w:pStyle w:val="PL"/>
        <w:rPr/>
      </w:pPr>
      <w:r>
        <w:rPr/>
        <w:tab/>
        <w:t>id-uTDOAInformationUpdate,</w:t>
      </w:r>
    </w:p>
    <w:p>
      <w:pPr>
        <w:pStyle w:val="PL"/>
        <w:rPr/>
      </w:pPr>
      <w:r>
        <w:rPr/>
        <w:tab/>
        <w:t>id-assistanceInformationControl,</w:t>
      </w:r>
    </w:p>
    <w:p>
      <w:pPr>
        <w:pStyle w:val="PL"/>
        <w:rPr/>
      </w:pPr>
      <w:r>
        <w:rPr/>
        <w:tab/>
        <w:t>id-assistanceInformationFeedback</w:t>
      </w:r>
    </w:p>
    <w:p>
      <w:pPr>
        <w:pStyle w:val="PL"/>
        <w:rPr/>
      </w:pPr>
      <w:r>
        <w:rPr/>
      </w:r>
    </w:p>
    <w:p>
      <w:pPr>
        <w:pStyle w:val="PL"/>
        <w:rPr/>
      </w:pPr>
      <w:r>
        <w:rPr/>
      </w:r>
    </w:p>
    <w:p>
      <w:pPr>
        <w:pStyle w:val="PL"/>
        <w:rPr/>
      </w:pPr>
      <w:r>
        <w:rPr/>
        <w:t>FROM LPPA-Constants;</w:t>
      </w:r>
    </w:p>
    <w:p>
      <w:pPr>
        <w:pStyle w:val="PL"/>
        <w:rPr/>
      </w:pPr>
      <w:r>
        <w:rPr/>
      </w:r>
    </w:p>
    <w:p>
      <w:pPr>
        <w:pStyle w:val="PL"/>
        <w:rPr/>
      </w:pPr>
      <w:r>
        <w:rPr/>
        <w:t>-- **************************************************************</w:t>
      </w:r>
    </w:p>
    <w:p>
      <w:pPr>
        <w:pStyle w:val="PL"/>
        <w:rPr/>
      </w:pPr>
      <w:r>
        <w:rPr/>
        <w:t>--</w:t>
      </w:r>
    </w:p>
    <w:p>
      <w:pPr>
        <w:pStyle w:val="PL"/>
        <w:rPr/>
      </w:pPr>
      <w:r>
        <w:rPr/>
        <w:t>-- Interface Elementary Procedure Class</w:t>
      </w:r>
    </w:p>
    <w:p>
      <w:pPr>
        <w:pStyle w:val="PL"/>
        <w:rPr/>
      </w:pPr>
      <w:r>
        <w:rPr/>
        <w:t>--</w:t>
      </w:r>
    </w:p>
    <w:p>
      <w:pPr>
        <w:pStyle w:val="PL"/>
        <w:rPr/>
      </w:pPr>
      <w:r>
        <w:rPr/>
        <w:t>-- **************************************************************</w:t>
      </w:r>
    </w:p>
    <w:p>
      <w:pPr>
        <w:pStyle w:val="PL"/>
        <w:rPr/>
      </w:pPr>
      <w:r>
        <w:rPr/>
      </w:r>
    </w:p>
    <w:p>
      <w:pPr>
        <w:pStyle w:val="PL"/>
        <w:rPr/>
      </w:pPr>
      <w:r>
        <w:rPr/>
        <w:t>LPPA-ELEMENTARY-PROCEDURE ::= CLASS {</w:t>
      </w:r>
    </w:p>
    <w:p>
      <w:pPr>
        <w:pStyle w:val="PL"/>
        <w:rPr/>
      </w:pPr>
      <w:r>
        <w:rPr/>
        <w:tab/>
        <w:t>&amp;InitiatingMessage</w:t>
        <w:tab/>
        <w:tab/>
        <w:tab/>
        <w:tab/>
        <w:t>,</w:t>
      </w:r>
    </w:p>
    <w:p>
      <w:pPr>
        <w:pStyle w:val="PL"/>
        <w:rPr/>
      </w:pPr>
      <w:r>
        <w:rPr/>
        <w:tab/>
        <w:t>&amp;SuccessfulOutcome</w:t>
        <w:tab/>
        <w:tab/>
        <w:tab/>
        <w:tab/>
        <w:t>OPTIONAL,</w:t>
      </w:r>
    </w:p>
    <w:p>
      <w:pPr>
        <w:pStyle w:val="PL"/>
        <w:rPr/>
      </w:pPr>
      <w:r>
        <w:rPr/>
        <w:tab/>
        <w:t>&amp;UnsuccessfulOutcome</w:t>
        <w:tab/>
        <w:tab/>
        <w:tab/>
        <w:tab/>
        <w:t>OPTIONAL,</w:t>
      </w:r>
    </w:p>
    <w:p>
      <w:pPr>
        <w:pStyle w:val="PL"/>
        <w:rPr/>
      </w:pPr>
      <w:r>
        <w:rPr/>
        <w:tab/>
        <w:t>&amp;procedureCode</w:t>
        <w:tab/>
        <w:tab/>
        <w:tab/>
        <w:t>ProcedureCode</w:t>
        <w:tab/>
        <w:t>UNIQUE,</w:t>
      </w:r>
    </w:p>
    <w:p>
      <w:pPr>
        <w:pStyle w:val="PL"/>
        <w:rPr/>
      </w:pPr>
      <w:r>
        <w:rPr/>
        <w:tab/>
        <w:t>&amp;criticality</w:t>
        <w:tab/>
        <w:tab/>
        <w:tab/>
        <w:t>Criticality</w:t>
        <w:tab/>
        <w:tab/>
        <w:t>DEFAULT ignore</w:t>
      </w:r>
    </w:p>
    <w:p>
      <w:pPr>
        <w:pStyle w:val="PL"/>
        <w:rPr/>
      </w:pPr>
      <w:r>
        <w:rPr/>
        <w:t>}</w:t>
      </w:r>
    </w:p>
    <w:p>
      <w:pPr>
        <w:pStyle w:val="PL"/>
        <w:rPr/>
      </w:pPr>
      <w:r>
        <w:rPr/>
        <w:t>WITH SYNTAX {</w:t>
      </w:r>
    </w:p>
    <w:p>
      <w:pPr>
        <w:pStyle w:val="PL"/>
        <w:rPr/>
      </w:pPr>
      <w:r>
        <w:rPr/>
        <w:tab/>
        <w:t>INITIATING MESSAGE</w:t>
        <w:tab/>
        <w:tab/>
        <w:t>&amp;InitiatingMessage</w:t>
      </w:r>
    </w:p>
    <w:p>
      <w:pPr>
        <w:pStyle w:val="PL"/>
        <w:rPr/>
      </w:pPr>
      <w:r>
        <w:rPr/>
        <w:tab/>
        <w:t>[SUCCESSFUL OUTCOME</w:t>
        <w:tab/>
        <w:tab/>
        <w:t>&amp;SuccessfulOutcome]</w:t>
      </w:r>
    </w:p>
    <w:p>
      <w:pPr>
        <w:pStyle w:val="PL"/>
        <w:rPr/>
      </w:pPr>
      <w:r>
        <w:rPr/>
        <w:tab/>
        <w:t>[UNSUCCESSFUL OUTCOME</w:t>
        <w:tab/>
        <w:t>&amp;UnsuccessfulOutcome]</w:t>
      </w:r>
    </w:p>
    <w:p>
      <w:pPr>
        <w:pStyle w:val="PL"/>
        <w:rPr/>
      </w:pPr>
      <w:r>
        <w:rPr/>
        <w:tab/>
        <w:t>PROCEDURE CODE</w:t>
        <w:tab/>
        <w:tab/>
        <w:tab/>
        <w:t>&amp;procedureCode</w:t>
      </w:r>
    </w:p>
    <w:p>
      <w:pPr>
        <w:pStyle w:val="PL"/>
        <w:rPr/>
      </w:pPr>
      <w:r>
        <w:rPr/>
        <w:tab/>
        <w:t>[CRITICALITY</w:t>
        <w:tab/>
        <w:tab/>
        <w:tab/>
        <w:t>&amp;criticality]</w:t>
      </w:r>
    </w:p>
    <w:p>
      <w:pPr>
        <w:pStyle w:val="PL"/>
        <w:rPr/>
      </w:pPr>
      <w:r>
        <w:rPr/>
        <w:t>}</w:t>
      </w:r>
    </w:p>
    <w:p>
      <w:pPr>
        <w:pStyle w:val="PL"/>
        <w:rPr/>
      </w:pPr>
      <w:r>
        <w:rPr/>
      </w:r>
    </w:p>
    <w:p>
      <w:pPr>
        <w:pStyle w:val="PL"/>
        <w:rPr/>
      </w:pPr>
      <w:r>
        <w:rPr/>
        <w:t>-- **************************************************************</w:t>
      </w:r>
    </w:p>
    <w:p>
      <w:pPr>
        <w:pStyle w:val="PL"/>
        <w:rPr/>
      </w:pPr>
      <w:r>
        <w:rPr/>
        <w:t>--</w:t>
      </w:r>
    </w:p>
    <w:p>
      <w:pPr>
        <w:pStyle w:val="PL"/>
        <w:rPr/>
      </w:pPr>
      <w:r>
        <w:rPr/>
        <w:t>-- Interface PDU Definition</w:t>
      </w:r>
    </w:p>
    <w:p>
      <w:pPr>
        <w:pStyle w:val="PL"/>
        <w:rPr/>
      </w:pPr>
      <w:r>
        <w:rPr/>
        <w:t>--</w:t>
      </w:r>
    </w:p>
    <w:p>
      <w:pPr>
        <w:pStyle w:val="PL"/>
        <w:rPr/>
      </w:pPr>
      <w:r>
        <w:rPr/>
        <w:t>-- **************************************************************</w:t>
      </w:r>
    </w:p>
    <w:p>
      <w:pPr>
        <w:pStyle w:val="PL"/>
        <w:rPr/>
      </w:pPr>
      <w:r>
        <w:rPr/>
      </w:r>
    </w:p>
    <w:p>
      <w:pPr>
        <w:pStyle w:val="PL"/>
        <w:rPr/>
      </w:pPr>
      <w:r>
        <w:rPr/>
        <w:t>LPPA-PDU ::= CHOICE {</w:t>
      </w:r>
    </w:p>
    <w:p>
      <w:pPr>
        <w:pStyle w:val="PL"/>
        <w:rPr/>
      </w:pPr>
      <w:r>
        <w:rPr/>
        <w:tab/>
        <w:t>initiatingMessage</w:t>
        <w:tab/>
        <w:t>InitiatingMessage,</w:t>
      </w:r>
    </w:p>
    <w:p>
      <w:pPr>
        <w:pStyle w:val="PL"/>
        <w:rPr/>
      </w:pPr>
      <w:r>
        <w:rPr/>
        <w:tab/>
        <w:t>successfulOutcome</w:t>
        <w:tab/>
        <w:t>SuccessfulOutcome,</w:t>
      </w:r>
    </w:p>
    <w:p>
      <w:pPr>
        <w:pStyle w:val="PL"/>
        <w:rPr/>
      </w:pPr>
      <w:r>
        <w:rPr/>
        <w:tab/>
        <w:t>unsuccessfulOutcome</w:t>
        <w:tab/>
        <w:t>UnsuccessfulOutcome,</w:t>
      </w:r>
    </w:p>
    <w:p>
      <w:pPr>
        <w:pStyle w:val="PL"/>
        <w:rPr/>
      </w:pPr>
      <w:r>
        <w:rPr/>
        <w:tab/>
        <w:t>...</w:t>
      </w:r>
    </w:p>
    <w:p>
      <w:pPr>
        <w:pStyle w:val="PL"/>
        <w:rPr/>
      </w:pPr>
      <w:r>
        <w:rPr/>
        <w:t>}</w:t>
      </w:r>
    </w:p>
    <w:p>
      <w:pPr>
        <w:pStyle w:val="PL"/>
        <w:rPr/>
      </w:pPr>
      <w:r>
        <w:rPr/>
      </w:r>
    </w:p>
    <w:p>
      <w:pPr>
        <w:pStyle w:val="PL"/>
        <w:rPr/>
      </w:pPr>
      <w:r>
        <w:rPr/>
        <w:t>InitiatingMessage ::= SEQUENCE {</w:t>
      </w:r>
    </w:p>
    <w:p>
      <w:pPr>
        <w:pStyle w:val="PL"/>
        <w:rPr/>
      </w:pPr>
      <w:r>
        <w:rPr/>
        <w:tab/>
        <w:t>procedureCode</w:t>
        <w:tab/>
        <w:tab/>
        <w:t>LPPA-ELEMENTARY-PROCEDURE.&amp;procedureCode</w:t>
        <w:tab/>
        <w:tab/>
        <w:t>({LPPA-ELEMENTARY-PROCEDURES}),</w:t>
      </w:r>
    </w:p>
    <w:p>
      <w:pPr>
        <w:pStyle w:val="PL"/>
        <w:rPr/>
      </w:pPr>
      <w:r>
        <w:rPr/>
        <w:tab/>
        <w:t>criticality</w:t>
        <w:tab/>
        <w:tab/>
        <w:tab/>
        <w:t>LPPA-ELEMENTARY-PROCEDURE.&amp;criticality</w:t>
        <w:tab/>
        <w:tab/>
        <w:tab/>
        <w:t>({LPPA-ELEMENTARY-PROCEDURES}{@procedureCode}),</w:t>
      </w:r>
    </w:p>
    <w:p>
      <w:pPr>
        <w:pStyle w:val="PL"/>
        <w:rPr/>
      </w:pPr>
      <w:r>
        <w:rPr/>
        <w:tab/>
        <w:t>lppatransactionID</w:t>
        <w:tab/>
        <w:t>LPPATransactionID,</w:t>
      </w:r>
    </w:p>
    <w:p>
      <w:pPr>
        <w:pStyle w:val="PL"/>
        <w:rPr/>
      </w:pPr>
      <w:r>
        <w:rPr/>
        <w:tab/>
        <w:t>value</w:t>
        <w:tab/>
        <w:tab/>
        <w:tab/>
        <w:tab/>
        <w:t>LPPA-ELEMENTARY-PROCEDURE.&amp;InitiatingMessage</w:t>
        <w:tab/>
        <w:t>({LPPA-ELEMENTARY-PROCEDURES}{@procedureCode})</w:t>
      </w:r>
    </w:p>
    <w:p>
      <w:pPr>
        <w:pStyle w:val="PL"/>
        <w:rPr/>
      </w:pPr>
      <w:r>
        <w:rPr/>
        <w:t>}</w:t>
      </w:r>
    </w:p>
    <w:p>
      <w:pPr>
        <w:pStyle w:val="PL"/>
        <w:rPr/>
      </w:pPr>
      <w:r>
        <w:rPr/>
      </w:r>
    </w:p>
    <w:p>
      <w:pPr>
        <w:pStyle w:val="PL"/>
        <w:rPr/>
      </w:pPr>
      <w:r>
        <w:rPr/>
        <w:t>SuccessfulOutcome ::= SEQUENCE {</w:t>
      </w:r>
    </w:p>
    <w:p>
      <w:pPr>
        <w:pStyle w:val="PL"/>
        <w:rPr/>
      </w:pPr>
      <w:r>
        <w:rPr/>
        <w:tab/>
        <w:t>procedureCode</w:t>
        <w:tab/>
        <w:tab/>
        <w:t>LPPA-ELEMENTARY-PROCEDURE.&amp;procedureCode</w:t>
        <w:tab/>
        <w:tab/>
        <w:t>({LPPA-ELEMENTARY-PROCEDURES}),</w:t>
      </w:r>
    </w:p>
    <w:p>
      <w:pPr>
        <w:pStyle w:val="PL"/>
        <w:rPr/>
      </w:pPr>
      <w:r>
        <w:rPr/>
        <w:tab/>
        <w:t>criticality</w:t>
        <w:tab/>
        <w:tab/>
        <w:tab/>
        <w:t>LPPA-ELEMENTARY-PROCEDURE.&amp;criticality</w:t>
        <w:tab/>
        <w:tab/>
        <w:tab/>
        <w:t>({LPPA-ELEMENTARY-PROCEDURES}{@procedureCode}),</w:t>
      </w:r>
    </w:p>
    <w:p>
      <w:pPr>
        <w:pStyle w:val="PL"/>
        <w:rPr/>
      </w:pPr>
      <w:r>
        <w:rPr/>
        <w:tab/>
        <w:t>lppatransactionID</w:t>
        <w:tab/>
        <w:t>LPPATransactionID,</w:t>
      </w:r>
    </w:p>
    <w:p>
      <w:pPr>
        <w:pStyle w:val="PL"/>
        <w:rPr/>
      </w:pPr>
      <w:r>
        <w:rPr/>
        <w:tab/>
        <w:t>value</w:t>
        <w:tab/>
        <w:tab/>
        <w:tab/>
        <w:tab/>
        <w:t>LPPA-ELEMENTARY-PROCEDURE.&amp;SuccessfulOutcome</w:t>
        <w:tab/>
        <w:t>({LPPA-ELEMENTARY-PROCEDURES}{@procedureCode})</w:t>
      </w:r>
    </w:p>
    <w:p>
      <w:pPr>
        <w:pStyle w:val="PL"/>
        <w:rPr/>
      </w:pPr>
      <w:r>
        <w:rPr/>
        <w:t>}</w:t>
      </w:r>
    </w:p>
    <w:p>
      <w:pPr>
        <w:pStyle w:val="PL"/>
        <w:rPr/>
      </w:pPr>
      <w:r>
        <w:rPr/>
      </w:r>
    </w:p>
    <w:p>
      <w:pPr>
        <w:pStyle w:val="PL"/>
        <w:rPr/>
      </w:pPr>
      <w:r>
        <w:rPr/>
        <w:t>UnsuccessfulOutcome ::= SEQUENCE {</w:t>
      </w:r>
    </w:p>
    <w:p>
      <w:pPr>
        <w:pStyle w:val="PL"/>
        <w:rPr/>
      </w:pPr>
      <w:r>
        <w:rPr/>
        <w:tab/>
        <w:t>procedureCode</w:t>
        <w:tab/>
        <w:tab/>
        <w:t>LPPA-ELEMENTARY-PROCEDURE.&amp;procedureCode</w:t>
        <w:tab/>
        <w:tab/>
        <w:t>({LPPA-ELEMENTARY-PROCEDURES}),</w:t>
      </w:r>
    </w:p>
    <w:p>
      <w:pPr>
        <w:pStyle w:val="PL"/>
        <w:rPr/>
      </w:pPr>
      <w:r>
        <w:rPr/>
        <w:tab/>
        <w:t>criticality</w:t>
        <w:tab/>
        <w:tab/>
        <w:tab/>
        <w:t>LPPA-ELEMENTARY-PROCEDURE.&amp;criticality</w:t>
        <w:tab/>
        <w:tab/>
        <w:tab/>
        <w:t>({LPPA-ELEMENTARY-PROCEDURES}{@procedureCode}),</w:t>
      </w:r>
    </w:p>
    <w:p>
      <w:pPr>
        <w:pStyle w:val="PL"/>
        <w:rPr/>
      </w:pPr>
      <w:r>
        <w:rPr/>
        <w:tab/>
        <w:t>lppatransactionID</w:t>
        <w:tab/>
        <w:t>LPPATransactionID,</w:t>
      </w:r>
    </w:p>
    <w:p>
      <w:pPr>
        <w:pStyle w:val="PL"/>
        <w:rPr/>
      </w:pPr>
      <w:r>
        <w:rPr/>
        <w:tab/>
        <w:t>value</w:t>
        <w:tab/>
        <w:tab/>
        <w:tab/>
        <w:tab/>
        <w:t>LPPA-ELEMENTARY-PROCEDURE.&amp;UnsuccessfulOutcome</w:t>
        <w:tab/>
        <w:t>({LPPA-ELEMENTARY-PROCEDURES}{@procedureCode})</w:t>
      </w:r>
    </w:p>
    <w:p>
      <w:pPr>
        <w:pStyle w:val="PL"/>
        <w:rPr/>
      </w:pPr>
      <w:r>
        <w:rPr/>
        <w:t>}</w:t>
      </w:r>
    </w:p>
    <w:p>
      <w:pPr>
        <w:pStyle w:val="PL"/>
        <w:rPr/>
      </w:pPr>
      <w:r>
        <w:rPr/>
      </w:r>
    </w:p>
    <w:p>
      <w:pPr>
        <w:pStyle w:val="PL"/>
        <w:rPr/>
      </w:pPr>
      <w:r>
        <w:rPr/>
      </w:r>
    </w:p>
    <w:p>
      <w:pPr>
        <w:pStyle w:val="PL"/>
        <w:rPr/>
      </w:pPr>
      <w:r>
        <w:rPr/>
        <w:t>-- **************************************************************</w:t>
      </w:r>
    </w:p>
    <w:p>
      <w:pPr>
        <w:pStyle w:val="PL"/>
        <w:rPr/>
      </w:pPr>
      <w:r>
        <w:rPr/>
        <w:t>--</w:t>
      </w:r>
    </w:p>
    <w:p>
      <w:pPr>
        <w:pStyle w:val="PL"/>
        <w:rPr/>
      </w:pPr>
      <w:r>
        <w:rPr/>
        <w:t>-- Interface Elementary Procedure List</w:t>
      </w:r>
    </w:p>
    <w:p>
      <w:pPr>
        <w:pStyle w:val="PL"/>
        <w:rPr/>
      </w:pPr>
      <w:r>
        <w:rPr/>
        <w:t>--</w:t>
      </w:r>
    </w:p>
    <w:p>
      <w:pPr>
        <w:pStyle w:val="PL"/>
        <w:rPr/>
      </w:pPr>
      <w:r>
        <w:rPr/>
        <w:t>-- **************************************************************</w:t>
      </w:r>
    </w:p>
    <w:p>
      <w:pPr>
        <w:pStyle w:val="PL"/>
        <w:rPr/>
      </w:pPr>
      <w:r>
        <w:rPr/>
      </w:r>
    </w:p>
    <w:p>
      <w:pPr>
        <w:pStyle w:val="PL"/>
        <w:rPr/>
      </w:pPr>
      <w:r>
        <w:rPr/>
        <w:t>LPPA-ELEMENTARY-PROCEDURES LPPA-ELEMENTARY-PROCEDURE ::= {</w:t>
      </w:r>
    </w:p>
    <w:p>
      <w:pPr>
        <w:pStyle w:val="PL"/>
        <w:rPr/>
      </w:pPr>
      <w:r>
        <w:rPr/>
        <w:tab/>
        <w:t>LPPA-ELEMENTARY-PROCEDURES-CLASS-1</w:t>
        <w:tab/>
        <w:tab/>
        <w:tab/>
        <w:t>|</w:t>
      </w:r>
    </w:p>
    <w:p>
      <w:pPr>
        <w:pStyle w:val="PL"/>
        <w:rPr/>
      </w:pPr>
      <w:r>
        <w:rPr/>
        <w:tab/>
        <w:t>LPPA-ELEMENTARY-PROCEDURES-CLASS-2</w:t>
        <w:tab/>
        <w:tab/>
        <w:tab/>
        <w:t>,</w:t>
      </w:r>
    </w:p>
    <w:p>
      <w:pPr>
        <w:pStyle w:val="PL"/>
        <w:rPr/>
      </w:pPr>
      <w:r>
        <w:rPr/>
        <w:tab/>
        <w:t>...</w:t>
      </w:r>
    </w:p>
    <w:p>
      <w:pPr>
        <w:pStyle w:val="PL"/>
        <w:rPr/>
      </w:pPr>
      <w:r>
        <w:rPr/>
        <w:t>}</w:t>
      </w:r>
    </w:p>
    <w:p>
      <w:pPr>
        <w:pStyle w:val="PL"/>
        <w:rPr/>
      </w:pPr>
      <w:r>
        <w:rPr/>
      </w:r>
    </w:p>
    <w:p>
      <w:pPr>
        <w:pStyle w:val="PL"/>
        <w:rPr/>
      </w:pPr>
      <w:r>
        <w:rPr/>
        <w:t>LPPA-ELEMENTARY-PROCEDURES-CLASS-1 LPPA-ELEMENTARY-PROCEDURE ::= {</w:t>
      </w:r>
    </w:p>
    <w:p>
      <w:pPr>
        <w:pStyle w:val="PL"/>
        <w:rPr/>
      </w:pPr>
      <w:r>
        <w:rPr/>
        <w:tab/>
        <w:t>e-CIDMeasurementInitiation</w:t>
        <w:tab/>
        <w:tab/>
        <w:t>|</w:t>
      </w:r>
    </w:p>
    <w:p>
      <w:pPr>
        <w:pStyle w:val="PL"/>
        <w:rPr/>
      </w:pPr>
      <w:r>
        <w:rPr/>
        <w:tab/>
        <w:t>oTDOAInformationExchange</w:t>
        <w:tab/>
        <w:tab/>
        <w:t>,</w:t>
      </w:r>
    </w:p>
    <w:p>
      <w:pPr>
        <w:pStyle w:val="PL"/>
        <w:rPr/>
      </w:pPr>
      <w:r>
        <w:rPr/>
        <w:tab/>
        <w:t>...,</w:t>
      </w:r>
    </w:p>
    <w:p>
      <w:pPr>
        <w:pStyle w:val="PL"/>
        <w:rPr/>
      </w:pPr>
      <w:r>
        <w:rPr/>
        <w:tab/>
        <w:t>uTDOAInformationExchange</w:t>
      </w:r>
    </w:p>
    <w:p>
      <w:pPr>
        <w:pStyle w:val="PL"/>
        <w:rPr/>
      </w:pPr>
      <w:r>
        <w:rPr/>
        <w:t>}</w:t>
      </w:r>
    </w:p>
    <w:p>
      <w:pPr>
        <w:pStyle w:val="PL"/>
        <w:rPr/>
      </w:pPr>
      <w:r>
        <w:rPr/>
      </w:r>
    </w:p>
    <w:p>
      <w:pPr>
        <w:pStyle w:val="PL"/>
        <w:rPr/>
      </w:pPr>
      <w:r>
        <w:rPr/>
        <w:t>LPPA-ELEMENTARY-PROCEDURES-CLASS-2 LPPA-ELEMENTARY-PROCEDURE ::= {</w:t>
      </w:r>
    </w:p>
    <w:p>
      <w:pPr>
        <w:pStyle w:val="PL"/>
        <w:rPr/>
      </w:pPr>
      <w:r>
        <w:rPr/>
        <w:tab/>
        <w:t>e-CIDMeasurementFailureIndication</w:t>
        <w:tab/>
        <w:tab/>
        <w:t>|</w:t>
      </w:r>
    </w:p>
    <w:p>
      <w:pPr>
        <w:pStyle w:val="PL"/>
        <w:rPr/>
      </w:pPr>
      <w:r>
        <w:rPr/>
        <w:tab/>
        <w:t>e-CIDMeasurementReport</w:t>
        <w:tab/>
        <w:tab/>
        <w:tab/>
        <w:tab/>
        <w:tab/>
        <w:t>|</w:t>
      </w:r>
    </w:p>
    <w:p>
      <w:pPr>
        <w:pStyle w:val="PL"/>
        <w:rPr/>
      </w:pPr>
      <w:r>
        <w:rPr/>
        <w:tab/>
        <w:t>e-CIDMeasurementTermination</w:t>
        <w:tab/>
        <w:tab/>
        <w:tab/>
        <w:tab/>
        <w:t>|</w:t>
      </w:r>
    </w:p>
    <w:p>
      <w:pPr>
        <w:pStyle w:val="PL"/>
        <w:rPr/>
      </w:pPr>
      <w:r>
        <w:rPr/>
        <w:tab/>
        <w:t>errorIndication</w:t>
        <w:tab/>
        <w:tab/>
        <w:tab/>
        <w:tab/>
        <w:tab/>
        <w:tab/>
        <w:tab/>
        <w:t>|</w:t>
      </w:r>
    </w:p>
    <w:p>
      <w:pPr>
        <w:pStyle w:val="PL"/>
        <w:rPr/>
      </w:pPr>
      <w:r>
        <w:rPr/>
        <w:tab/>
        <w:t>privateMessage</w:t>
        <w:tab/>
        <w:tab/>
        <w:tab/>
        <w:tab/>
        <w:tab/>
        <w:tab/>
        <w:tab/>
        <w:t>,</w:t>
      </w:r>
    </w:p>
    <w:p>
      <w:pPr>
        <w:pStyle w:val="PL"/>
        <w:rPr/>
      </w:pPr>
      <w:r>
        <w:rPr/>
        <w:tab/>
        <w:t>...,</w:t>
      </w:r>
    </w:p>
    <w:p>
      <w:pPr>
        <w:pStyle w:val="PL"/>
        <w:rPr/>
      </w:pPr>
      <w:r>
        <w:rPr/>
        <w:tab/>
        <w:t>uTDOAInformationUpdate</w:t>
        <w:tab/>
        <w:tab/>
        <w:tab/>
        <w:tab/>
        <w:tab/>
        <w:t>|</w:t>
      </w:r>
    </w:p>
    <w:p>
      <w:pPr>
        <w:pStyle w:val="PL"/>
        <w:rPr/>
      </w:pPr>
      <w:r>
        <w:rPr/>
        <w:tab/>
        <w:t>assistanceInformationControl</w:t>
        <w:tab/>
        <w:tab/>
        <w:tab/>
        <w:t>|</w:t>
      </w:r>
    </w:p>
    <w:p>
      <w:pPr>
        <w:pStyle w:val="PL"/>
        <w:rPr/>
      </w:pPr>
      <w:r>
        <w:rPr/>
        <w:tab/>
        <w:t>assistanceInformationFeedback</w:t>
      </w:r>
    </w:p>
    <w:p>
      <w:pPr>
        <w:pStyle w:val="PL"/>
        <w:rPr/>
      </w:pPr>
      <w:r>
        <w:rPr/>
        <w:t>}</w:t>
      </w:r>
    </w:p>
    <w:p>
      <w:pPr>
        <w:pStyle w:val="PL"/>
        <w:rPr/>
      </w:pPr>
      <w:r>
        <w:rPr/>
      </w:r>
    </w:p>
    <w:p>
      <w:pPr>
        <w:pStyle w:val="PL"/>
        <w:rPr/>
      </w:pPr>
      <w:r>
        <w:rPr/>
      </w:r>
    </w:p>
    <w:p>
      <w:pPr>
        <w:pStyle w:val="PL"/>
        <w:rPr/>
      </w:pPr>
      <w:r>
        <w:rPr/>
        <w:t>-- **************************************************************</w:t>
      </w:r>
    </w:p>
    <w:p>
      <w:pPr>
        <w:pStyle w:val="PL"/>
        <w:rPr/>
      </w:pPr>
      <w:r>
        <w:rPr/>
        <w:t>--</w:t>
      </w:r>
    </w:p>
    <w:p>
      <w:pPr>
        <w:pStyle w:val="PL"/>
        <w:rPr/>
      </w:pPr>
      <w:r>
        <w:rPr/>
        <w:t>-- Interface Elementary Procedures</w:t>
      </w:r>
    </w:p>
    <w:p>
      <w:pPr>
        <w:pStyle w:val="PL"/>
        <w:rPr/>
      </w:pPr>
      <w:r>
        <w:rPr/>
        <w:t>--</w:t>
      </w:r>
    </w:p>
    <w:p>
      <w:pPr>
        <w:pStyle w:val="PL"/>
        <w:rPr/>
      </w:pPr>
      <w:r>
        <w:rPr/>
        <w:t>-- **************************************************************</w:t>
      </w:r>
    </w:p>
    <w:p>
      <w:pPr>
        <w:pStyle w:val="PL"/>
        <w:rPr/>
      </w:pPr>
      <w:r>
        <w:rPr/>
      </w:r>
    </w:p>
    <w:p>
      <w:pPr>
        <w:pStyle w:val="PL"/>
        <w:rPr/>
      </w:pPr>
      <w:r>
        <w:rPr/>
        <w:t>e-CIDMeasurementInitiation LPPA-ELEMENTARY-PROCEDURE ::= {</w:t>
      </w:r>
    </w:p>
    <w:p>
      <w:pPr>
        <w:pStyle w:val="PL"/>
        <w:rPr/>
      </w:pPr>
      <w:r>
        <w:rPr/>
        <w:tab/>
        <w:t>INITIATING MESSAGE</w:t>
        <w:tab/>
        <w:tab/>
        <w:t>E-CIDMeasurementInitiationRequest</w:t>
      </w:r>
    </w:p>
    <w:p>
      <w:pPr>
        <w:pStyle w:val="PL"/>
        <w:rPr/>
      </w:pPr>
      <w:r>
        <w:rPr/>
        <w:tab/>
        <w:t>SUCCESSFUL OUTCOME</w:t>
        <w:tab/>
        <w:tab/>
        <w:t>E-CIDMeasurementInitiationResponse</w:t>
      </w:r>
    </w:p>
    <w:p>
      <w:pPr>
        <w:pStyle w:val="PL"/>
        <w:rPr/>
      </w:pPr>
      <w:r>
        <w:rPr/>
        <w:tab/>
        <w:t>UNSUCCESSFUL OUTCOME</w:t>
        <w:tab/>
        <w:t>E-CIDMeasurementInitiationFailure</w:t>
      </w:r>
    </w:p>
    <w:p>
      <w:pPr>
        <w:pStyle w:val="PL"/>
        <w:rPr/>
      </w:pPr>
      <w:r>
        <w:rPr/>
        <w:tab/>
        <w:t>PROCEDURE CODE</w:t>
        <w:tab/>
        <w:tab/>
        <w:tab/>
        <w:t>id-e-CIDMeasurementInitiation</w:t>
      </w:r>
    </w:p>
    <w:p>
      <w:pPr>
        <w:pStyle w:val="PL"/>
        <w:rPr/>
      </w:pPr>
      <w:r>
        <w:rPr/>
        <w:tab/>
        <w:t>CRITICALITY</w:t>
        <w:tab/>
        <w:tab/>
        <w:tab/>
        <w:tab/>
        <w:t>reject</w:t>
      </w:r>
    </w:p>
    <w:p>
      <w:pPr>
        <w:pStyle w:val="PL"/>
        <w:rPr/>
      </w:pPr>
      <w:r>
        <w:rPr/>
        <w:t>}</w:t>
      </w:r>
    </w:p>
    <w:p>
      <w:pPr>
        <w:pStyle w:val="PL"/>
        <w:rPr/>
      </w:pPr>
      <w:r>
        <w:rPr/>
      </w:r>
    </w:p>
    <w:p>
      <w:pPr>
        <w:pStyle w:val="PL"/>
        <w:rPr/>
      </w:pPr>
      <w:r>
        <w:rPr/>
        <w:t>e-CIDMeasurementFailureIndication LPPA-ELEMENTARY-PROCEDURE ::= {</w:t>
      </w:r>
    </w:p>
    <w:p>
      <w:pPr>
        <w:pStyle w:val="PL"/>
        <w:rPr/>
      </w:pPr>
      <w:r>
        <w:rPr/>
        <w:tab/>
        <w:t>INITIATING MESSAGE</w:t>
        <w:tab/>
        <w:tab/>
        <w:t>E-CIDMeasurementFailureIndication</w:t>
      </w:r>
    </w:p>
    <w:p>
      <w:pPr>
        <w:pStyle w:val="PL"/>
        <w:rPr/>
      </w:pPr>
      <w:r>
        <w:rPr/>
        <w:tab/>
        <w:t>PROCEDURE CODE</w:t>
        <w:tab/>
        <w:tab/>
        <w:tab/>
        <w:t>id-e-CIDMeasurementFailureIndication</w:t>
      </w:r>
    </w:p>
    <w:p>
      <w:pPr>
        <w:pStyle w:val="PL"/>
        <w:rPr/>
      </w:pPr>
      <w:r>
        <w:rPr/>
        <w:tab/>
        <w:t>CRITICALITY</w:t>
        <w:tab/>
        <w:tab/>
        <w:tab/>
        <w:tab/>
        <w:t>ignore</w:t>
      </w:r>
    </w:p>
    <w:p>
      <w:pPr>
        <w:pStyle w:val="PL"/>
        <w:rPr/>
      </w:pPr>
      <w:r>
        <w:rPr/>
        <w:t>}</w:t>
      </w:r>
    </w:p>
    <w:p>
      <w:pPr>
        <w:pStyle w:val="PL"/>
        <w:rPr/>
      </w:pPr>
      <w:r>
        <w:rPr/>
      </w:r>
    </w:p>
    <w:p>
      <w:pPr>
        <w:pStyle w:val="PL"/>
        <w:rPr/>
      </w:pPr>
      <w:r>
        <w:rPr/>
        <w:t>e-CIDMeasurementReport LPPA-ELEMENTARY-PROCEDURE ::= {</w:t>
      </w:r>
    </w:p>
    <w:p>
      <w:pPr>
        <w:pStyle w:val="PL"/>
        <w:rPr/>
      </w:pPr>
      <w:r>
        <w:rPr/>
        <w:tab/>
        <w:t>INITIATING MESSAGE</w:t>
        <w:tab/>
        <w:tab/>
        <w:t>E-CIDMeasurementReport</w:t>
      </w:r>
    </w:p>
    <w:p>
      <w:pPr>
        <w:pStyle w:val="PL"/>
        <w:rPr/>
      </w:pPr>
      <w:r>
        <w:rPr/>
        <w:tab/>
        <w:t>PROCEDURE CODE</w:t>
        <w:tab/>
        <w:tab/>
        <w:tab/>
        <w:t>id-e-CIDMeasurementReport</w:t>
      </w:r>
    </w:p>
    <w:p>
      <w:pPr>
        <w:pStyle w:val="PL"/>
        <w:rPr/>
      </w:pPr>
      <w:r>
        <w:rPr/>
        <w:tab/>
        <w:t>CRITICALITY</w:t>
        <w:tab/>
        <w:tab/>
        <w:tab/>
        <w:tab/>
        <w:t>ignore</w:t>
      </w:r>
    </w:p>
    <w:p>
      <w:pPr>
        <w:pStyle w:val="PL"/>
        <w:rPr/>
      </w:pPr>
      <w:r>
        <w:rPr/>
        <w:t>}</w:t>
      </w:r>
    </w:p>
    <w:p>
      <w:pPr>
        <w:pStyle w:val="PL"/>
        <w:rPr/>
      </w:pPr>
      <w:r>
        <w:rPr/>
      </w:r>
    </w:p>
    <w:p>
      <w:pPr>
        <w:pStyle w:val="PL"/>
        <w:rPr/>
      </w:pPr>
      <w:r>
        <w:rPr/>
        <w:t>e-CIDMeasurementTermination LPPA-ELEMENTARY-PROCEDURE ::= {</w:t>
      </w:r>
    </w:p>
    <w:p>
      <w:pPr>
        <w:pStyle w:val="PL"/>
        <w:rPr/>
      </w:pPr>
      <w:r>
        <w:rPr/>
        <w:tab/>
        <w:t>INITIATING MESSAGE</w:t>
        <w:tab/>
        <w:tab/>
        <w:t>E-CIDMeasurementTerminationCommand</w:t>
      </w:r>
    </w:p>
    <w:p>
      <w:pPr>
        <w:pStyle w:val="PL"/>
        <w:rPr/>
      </w:pPr>
      <w:r>
        <w:rPr/>
        <w:tab/>
        <w:t>PROCEDURE CODE</w:t>
        <w:tab/>
        <w:tab/>
        <w:tab/>
        <w:t>id-e-CIDMeasurementTermination</w:t>
      </w:r>
    </w:p>
    <w:p>
      <w:pPr>
        <w:pStyle w:val="PL"/>
        <w:rPr/>
      </w:pPr>
      <w:r>
        <w:rPr/>
        <w:tab/>
        <w:t>CRITICALITY</w:t>
        <w:tab/>
        <w:tab/>
        <w:tab/>
        <w:tab/>
        <w:t>reject</w:t>
      </w:r>
    </w:p>
    <w:p>
      <w:pPr>
        <w:pStyle w:val="PL"/>
        <w:rPr/>
      </w:pPr>
      <w:r>
        <w:rPr/>
        <w:t>}</w:t>
      </w:r>
    </w:p>
    <w:p>
      <w:pPr>
        <w:pStyle w:val="PL"/>
        <w:rPr/>
      </w:pPr>
      <w:r>
        <w:rPr/>
      </w:r>
    </w:p>
    <w:p>
      <w:pPr>
        <w:pStyle w:val="PL"/>
        <w:rPr/>
      </w:pPr>
      <w:r>
        <w:rPr/>
        <w:t>oTDOAInformationExchange LPPA-ELEMENTARY-PROCEDURE ::= {</w:t>
      </w:r>
    </w:p>
    <w:p>
      <w:pPr>
        <w:pStyle w:val="PL"/>
        <w:rPr/>
      </w:pPr>
      <w:r>
        <w:rPr/>
        <w:tab/>
        <w:t>INITIATING MESSAGE</w:t>
        <w:tab/>
        <w:tab/>
        <w:t>OTDOAInformationRequest</w:t>
      </w:r>
    </w:p>
    <w:p>
      <w:pPr>
        <w:pStyle w:val="PL"/>
        <w:rPr/>
      </w:pPr>
      <w:r>
        <w:rPr/>
        <w:tab/>
        <w:t>SUCCESSFUL OUTCOME</w:t>
        <w:tab/>
        <w:tab/>
        <w:t>OTDOAInformationResponse</w:t>
      </w:r>
    </w:p>
    <w:p>
      <w:pPr>
        <w:pStyle w:val="PL"/>
        <w:rPr/>
      </w:pPr>
      <w:r>
        <w:rPr/>
        <w:tab/>
        <w:t>UNSUCCESSFUL OUTCOME</w:t>
        <w:tab/>
        <w:t>OTDOAInformationFailure</w:t>
      </w:r>
    </w:p>
    <w:p>
      <w:pPr>
        <w:pStyle w:val="PL"/>
        <w:rPr/>
      </w:pPr>
      <w:r>
        <w:rPr/>
        <w:tab/>
        <w:t>PROCEDURE CODE</w:t>
        <w:tab/>
        <w:tab/>
        <w:tab/>
        <w:t>id-oTDOAInformationExchange</w:t>
      </w:r>
    </w:p>
    <w:p>
      <w:pPr>
        <w:pStyle w:val="PL"/>
        <w:rPr/>
      </w:pPr>
      <w:r>
        <w:rPr/>
        <w:tab/>
        <w:t>CRITICALITY</w:t>
        <w:tab/>
        <w:tab/>
        <w:tab/>
        <w:tab/>
        <w:t>reject</w:t>
      </w:r>
    </w:p>
    <w:p>
      <w:pPr>
        <w:pStyle w:val="PL"/>
        <w:rPr/>
      </w:pPr>
      <w:r>
        <w:rPr/>
        <w:t>}</w:t>
      </w:r>
    </w:p>
    <w:p>
      <w:pPr>
        <w:pStyle w:val="PL"/>
        <w:rPr/>
      </w:pPr>
      <w:r>
        <w:rPr/>
      </w:r>
    </w:p>
    <w:p>
      <w:pPr>
        <w:pStyle w:val="PL"/>
        <w:rPr/>
      </w:pPr>
      <w:r>
        <w:rPr/>
        <w:t>uTDOAInformationExchange LPPA-ELEMENTARY-PROCEDURE ::= {</w:t>
      </w:r>
    </w:p>
    <w:p>
      <w:pPr>
        <w:pStyle w:val="PL"/>
        <w:rPr/>
      </w:pPr>
      <w:r>
        <w:rPr/>
        <w:tab/>
        <w:t>INITIATING MESSAGE</w:t>
        <w:tab/>
        <w:tab/>
        <w:t>UTDOAInformationRequest</w:t>
      </w:r>
    </w:p>
    <w:p>
      <w:pPr>
        <w:pStyle w:val="PL"/>
        <w:rPr/>
      </w:pPr>
      <w:r>
        <w:rPr/>
        <w:tab/>
        <w:t>SUCCESSFUL OUTCOME</w:t>
        <w:tab/>
        <w:tab/>
        <w:t>UTDOAInformationResponse</w:t>
      </w:r>
    </w:p>
    <w:p>
      <w:pPr>
        <w:pStyle w:val="PL"/>
        <w:rPr/>
      </w:pPr>
      <w:r>
        <w:rPr/>
        <w:tab/>
        <w:t>UNSUCCESSFUL OUTCOME</w:t>
        <w:tab/>
        <w:t>UTDOAInformationFailure</w:t>
      </w:r>
    </w:p>
    <w:p>
      <w:pPr>
        <w:pStyle w:val="PL"/>
        <w:rPr/>
      </w:pPr>
      <w:r>
        <w:rPr/>
        <w:tab/>
        <w:t>PROCEDURE CODE</w:t>
        <w:tab/>
        <w:tab/>
        <w:tab/>
        <w:t>id-uTDOAInformationExchange</w:t>
      </w:r>
    </w:p>
    <w:p>
      <w:pPr>
        <w:pStyle w:val="PL"/>
        <w:rPr/>
      </w:pPr>
      <w:r>
        <w:rPr/>
        <w:tab/>
        <w:t>CRITICALITY</w:t>
        <w:tab/>
        <w:tab/>
        <w:tab/>
        <w:tab/>
        <w:t>reject</w:t>
      </w:r>
    </w:p>
    <w:p>
      <w:pPr>
        <w:pStyle w:val="PL"/>
        <w:rPr/>
      </w:pPr>
      <w:r>
        <w:rPr/>
        <w:t>}</w:t>
      </w:r>
    </w:p>
    <w:p>
      <w:pPr>
        <w:pStyle w:val="PL"/>
        <w:rPr/>
      </w:pPr>
      <w:r>
        <w:rPr/>
      </w:r>
    </w:p>
    <w:p>
      <w:pPr>
        <w:pStyle w:val="PL"/>
        <w:rPr/>
      </w:pPr>
      <w:r>
        <w:rPr/>
        <w:t>uTDOAInformationUpdate LPPA-ELEMENTARY-PROCEDURE ::= {</w:t>
      </w:r>
    </w:p>
    <w:p>
      <w:pPr>
        <w:pStyle w:val="PL"/>
        <w:rPr/>
      </w:pPr>
      <w:r>
        <w:rPr/>
        <w:tab/>
        <w:t>INITIATING MESSAGE</w:t>
        <w:tab/>
        <w:tab/>
        <w:t>UTDOAInformationUpdate</w:t>
      </w:r>
    </w:p>
    <w:p>
      <w:pPr>
        <w:pStyle w:val="PL"/>
        <w:rPr/>
      </w:pPr>
      <w:r>
        <w:rPr/>
        <w:tab/>
        <w:t>PROCEDURE CODE</w:t>
        <w:tab/>
        <w:tab/>
        <w:tab/>
        <w:t>id-uTDOAInformationUpdate</w:t>
      </w:r>
    </w:p>
    <w:p>
      <w:pPr>
        <w:pStyle w:val="PL"/>
        <w:rPr/>
      </w:pPr>
      <w:r>
        <w:rPr/>
        <w:tab/>
        <w:t>CRITICALITY</w:t>
        <w:tab/>
        <w:tab/>
        <w:tab/>
        <w:tab/>
        <w:t>ignore</w:t>
      </w:r>
    </w:p>
    <w:p>
      <w:pPr>
        <w:pStyle w:val="PL"/>
        <w:rPr/>
      </w:pPr>
      <w:r>
        <w:rPr/>
        <w:t>}</w:t>
      </w:r>
    </w:p>
    <w:p>
      <w:pPr>
        <w:pStyle w:val="PL"/>
        <w:rPr/>
      </w:pPr>
      <w:r>
        <w:rPr/>
      </w:r>
    </w:p>
    <w:p>
      <w:pPr>
        <w:pStyle w:val="PL"/>
        <w:rPr/>
      </w:pPr>
      <w:r>
        <w:rPr/>
        <w:t>assistanceInformationControl LPPA-ELEMENTARY-PROCEDURE ::= {</w:t>
      </w:r>
    </w:p>
    <w:p>
      <w:pPr>
        <w:pStyle w:val="PL"/>
        <w:rPr/>
      </w:pPr>
      <w:r>
        <w:rPr/>
        <w:tab/>
        <w:t>INITIATING MESSAGE</w:t>
        <w:tab/>
        <w:tab/>
        <w:t>AssistanceInformationControl</w:t>
      </w:r>
    </w:p>
    <w:p>
      <w:pPr>
        <w:pStyle w:val="PL"/>
        <w:rPr/>
      </w:pPr>
      <w:r>
        <w:rPr/>
        <w:tab/>
        <w:t>PROCEDURE CODE</w:t>
        <w:tab/>
        <w:tab/>
        <w:tab/>
        <w:t>id-assistanceInformationControl</w:t>
      </w:r>
    </w:p>
    <w:p>
      <w:pPr>
        <w:pStyle w:val="PL"/>
        <w:rPr/>
      </w:pPr>
      <w:r>
        <w:rPr/>
        <w:tab/>
        <w:t>CRITICALITY</w:t>
        <w:tab/>
        <w:tab/>
        <w:tab/>
        <w:tab/>
        <w:t>reject</w:t>
      </w:r>
    </w:p>
    <w:p>
      <w:pPr>
        <w:pStyle w:val="PL"/>
        <w:rPr/>
      </w:pPr>
      <w:r>
        <w:rPr/>
        <w:t>}</w:t>
      </w:r>
    </w:p>
    <w:p>
      <w:pPr>
        <w:pStyle w:val="PL"/>
        <w:rPr/>
      </w:pPr>
      <w:r>
        <w:rPr/>
      </w:r>
    </w:p>
    <w:p>
      <w:pPr>
        <w:pStyle w:val="PL"/>
        <w:rPr/>
      </w:pPr>
      <w:r>
        <w:rPr/>
        <w:t>assistanceInformationFeedback LPPA-ELEMENTARY-PROCEDURE ::= {</w:t>
      </w:r>
    </w:p>
    <w:p>
      <w:pPr>
        <w:pStyle w:val="PL"/>
        <w:rPr/>
      </w:pPr>
      <w:r>
        <w:rPr/>
        <w:tab/>
        <w:t>INITIATING MESSAGE</w:t>
        <w:tab/>
        <w:tab/>
        <w:t>AssistanceInformationFeedback</w:t>
      </w:r>
    </w:p>
    <w:p>
      <w:pPr>
        <w:pStyle w:val="PL"/>
        <w:rPr/>
      </w:pPr>
      <w:r>
        <w:rPr/>
        <w:tab/>
        <w:t>PROCEDURE CODE</w:t>
        <w:tab/>
        <w:tab/>
        <w:tab/>
        <w:t>id-assistanceInformationFeedback</w:t>
      </w:r>
    </w:p>
    <w:p>
      <w:pPr>
        <w:pStyle w:val="PL"/>
        <w:rPr/>
      </w:pPr>
      <w:r>
        <w:rPr/>
        <w:tab/>
        <w:t>CRITICALITY</w:t>
        <w:tab/>
        <w:tab/>
        <w:tab/>
        <w:tab/>
        <w:t>reject</w:t>
      </w:r>
    </w:p>
    <w:p>
      <w:pPr>
        <w:pStyle w:val="PL"/>
        <w:rPr/>
      </w:pPr>
      <w:r>
        <w:rPr/>
        <w:t>}</w:t>
      </w:r>
    </w:p>
    <w:p>
      <w:pPr>
        <w:pStyle w:val="PL"/>
        <w:rPr/>
      </w:pPr>
      <w:r>
        <w:rPr/>
      </w:r>
    </w:p>
    <w:p>
      <w:pPr>
        <w:pStyle w:val="PL"/>
        <w:rPr/>
      </w:pPr>
      <w:r>
        <w:rPr/>
        <w:t>errorIndication LPPA-ELEMENTARY-PROCEDURE ::= {</w:t>
      </w:r>
    </w:p>
    <w:p>
      <w:pPr>
        <w:pStyle w:val="PL"/>
        <w:rPr/>
      </w:pPr>
      <w:r>
        <w:rPr/>
        <w:tab/>
        <w:t>INITIATING MESSAGE</w:t>
        <w:tab/>
        <w:tab/>
        <w:t>ErrorIndication</w:t>
      </w:r>
    </w:p>
    <w:p>
      <w:pPr>
        <w:pStyle w:val="PL"/>
        <w:rPr/>
      </w:pPr>
      <w:r>
        <w:rPr/>
        <w:tab/>
        <w:t>PROCEDURE CODE</w:t>
        <w:tab/>
        <w:tab/>
        <w:tab/>
        <w:t>id-errorIndication</w:t>
      </w:r>
    </w:p>
    <w:p>
      <w:pPr>
        <w:pStyle w:val="PL"/>
        <w:rPr/>
      </w:pPr>
      <w:r>
        <w:rPr/>
        <w:tab/>
        <w:t>CRITICALITY</w:t>
        <w:tab/>
        <w:tab/>
        <w:tab/>
        <w:tab/>
        <w:t>ignore</w:t>
      </w:r>
    </w:p>
    <w:p>
      <w:pPr>
        <w:pStyle w:val="PL"/>
        <w:rPr/>
      </w:pPr>
      <w:r>
        <w:rPr/>
        <w:t>}</w:t>
      </w:r>
    </w:p>
    <w:p>
      <w:pPr>
        <w:pStyle w:val="PL"/>
        <w:rPr/>
      </w:pPr>
      <w:r>
        <w:rPr/>
      </w:r>
    </w:p>
    <w:p>
      <w:pPr>
        <w:pStyle w:val="PL"/>
        <w:rPr/>
      </w:pPr>
      <w:r>
        <w:rPr/>
      </w:r>
    </w:p>
    <w:p>
      <w:pPr>
        <w:pStyle w:val="PL"/>
        <w:rPr/>
      </w:pPr>
      <w:r>
        <w:rPr/>
        <w:t>privateMessage</w:t>
        <w:tab/>
        <w:tab/>
        <w:tab/>
        <w:t>LPPA-ELEMENTARY-PROCEDURE ::= {</w:t>
      </w:r>
    </w:p>
    <w:p>
      <w:pPr>
        <w:pStyle w:val="PL"/>
        <w:rPr/>
      </w:pPr>
      <w:r>
        <w:rPr/>
        <w:tab/>
        <w:t>INITIATING MESSAGE</w:t>
        <w:tab/>
        <w:tab/>
        <w:t>PrivateMessage</w:t>
      </w:r>
    </w:p>
    <w:p>
      <w:pPr>
        <w:pStyle w:val="PL"/>
        <w:rPr/>
      </w:pPr>
      <w:r>
        <w:rPr/>
        <w:tab/>
        <w:t>PROCEDURE CODE</w:t>
        <w:tab/>
        <w:tab/>
        <w:tab/>
        <w:t>id-privateMessage</w:t>
      </w:r>
    </w:p>
    <w:p>
      <w:pPr>
        <w:pStyle w:val="PL"/>
        <w:rPr/>
      </w:pPr>
      <w:r>
        <w:rPr/>
        <w:tab/>
        <w:t>CRITICALITY</w:t>
        <w:tab/>
        <w:tab/>
        <w:tab/>
        <w:tab/>
        <w:t>ignore</w:t>
      </w:r>
    </w:p>
    <w:p>
      <w:pPr>
        <w:pStyle w:val="PL"/>
        <w:rPr/>
      </w:pPr>
      <w:r>
        <w:rPr/>
        <w:t>}</w:t>
      </w:r>
    </w:p>
    <w:p>
      <w:pPr>
        <w:pStyle w:val="PL"/>
        <w:rPr/>
      </w:pPr>
      <w:r>
        <w:rPr/>
      </w:r>
    </w:p>
    <w:p>
      <w:pPr>
        <w:pStyle w:val="PL"/>
        <w:rPr/>
      </w:pPr>
      <w:r>
        <w:rPr/>
        <w:t>END</w:t>
      </w:r>
    </w:p>
    <w:p>
      <w:pPr>
        <w:pStyle w:val="PL"/>
        <w:rPr/>
      </w:pPr>
      <w:r>
        <w:rPr/>
        <w:t>-- ASN1STOP</w:t>
      </w:r>
    </w:p>
    <w:p>
      <w:pPr>
        <w:pStyle w:val="PL"/>
        <w:rPr/>
      </w:pPr>
      <w:r>
        <w:rPr/>
      </w:r>
    </w:p>
    <w:p>
      <w:pPr>
        <w:pStyle w:val="Heading3"/>
        <w:tabs>
          <w:tab w:val="clear" w:pos="284"/>
        </w:tabs>
        <w:spacing w:lineRule="auto" w:line="240"/>
        <w:rPr/>
      </w:pPr>
      <w:r>
        <w:rPr/>
        <w:t>9.3.4</w:t>
        <w:tab/>
        <w:t>PDU Definitions</w:t>
      </w:r>
    </w:p>
    <w:p>
      <w:pPr>
        <w:pStyle w:val="PL"/>
        <w:rPr/>
      </w:pPr>
      <w:r>
        <w:rPr/>
        <w:t>-- ASN1START</w:t>
      </w:r>
    </w:p>
    <w:p>
      <w:pPr>
        <w:pStyle w:val="PL"/>
        <w:rPr/>
      </w:pPr>
      <w:r>
        <w:rPr/>
        <w:t>-- **************************************************************</w:t>
      </w:r>
    </w:p>
    <w:p>
      <w:pPr>
        <w:pStyle w:val="PL"/>
        <w:rPr/>
      </w:pPr>
      <w:r>
        <w:rPr/>
        <w:t>--</w:t>
      </w:r>
    </w:p>
    <w:p>
      <w:pPr>
        <w:pStyle w:val="PL"/>
        <w:rPr/>
      </w:pPr>
      <w:r>
        <w:rPr/>
        <w:t>-- PDU definitions for LPPa.</w:t>
      </w:r>
    </w:p>
    <w:p>
      <w:pPr>
        <w:pStyle w:val="PL"/>
        <w:rPr/>
      </w:pPr>
      <w:r>
        <w:rPr/>
        <w:t>--</w:t>
      </w:r>
    </w:p>
    <w:p>
      <w:pPr>
        <w:pStyle w:val="PL"/>
        <w:rPr/>
      </w:pPr>
      <w:r>
        <w:rPr/>
        <w:t>-- **************************************************************</w:t>
      </w:r>
    </w:p>
    <w:p>
      <w:pPr>
        <w:pStyle w:val="PL"/>
        <w:rPr/>
      </w:pPr>
      <w:r>
        <w:rPr/>
      </w:r>
    </w:p>
    <w:p>
      <w:pPr>
        <w:pStyle w:val="PL"/>
        <w:rPr/>
      </w:pPr>
      <w:r>
        <w:rPr/>
        <w:t>LPPA-PDU-Contents {</w:t>
      </w:r>
    </w:p>
    <w:p>
      <w:pPr>
        <w:pStyle w:val="PL"/>
        <w:rPr/>
      </w:pPr>
      <w:r>
        <w:rPr/>
        <w:t xml:space="preserve">itu-t (0) identified-organization (4) etsi (0) mobileDomain (0) </w:t>
      </w:r>
    </w:p>
    <w:p>
      <w:pPr>
        <w:pStyle w:val="PL"/>
        <w:rPr/>
      </w:pPr>
      <w:r>
        <w:rPr/>
        <w:t>eps-Access (21) modules (3) lppa (6) version1 (1) lppa-PDU-Contents (1) }</w:t>
      </w:r>
    </w:p>
    <w:p>
      <w:pPr>
        <w:pStyle w:val="PL"/>
        <w:rPr/>
      </w:pPr>
      <w:r>
        <w:rPr/>
      </w:r>
    </w:p>
    <w:p>
      <w:pPr>
        <w:pStyle w:val="PL"/>
        <w:rPr/>
      </w:pPr>
      <w:r>
        <w:rPr/>
        <w:t xml:space="preserve">DEFINITIONS AUTOMATIC TAGS ::= </w:t>
      </w:r>
    </w:p>
    <w:p>
      <w:pPr>
        <w:pStyle w:val="PL"/>
        <w:rPr/>
      </w:pPr>
      <w:r>
        <w:rPr/>
      </w:r>
    </w:p>
    <w:p>
      <w:pPr>
        <w:pStyle w:val="PL"/>
        <w:rPr/>
      </w:pPr>
      <w:r>
        <w:rPr/>
        <w:t>BEGIN</w:t>
      </w:r>
    </w:p>
    <w:p>
      <w:pPr>
        <w:pStyle w:val="PL"/>
        <w:rPr/>
      </w:pPr>
      <w:r>
        <w:rPr/>
      </w:r>
    </w:p>
    <w:p>
      <w:pPr>
        <w:pStyle w:val="PL"/>
        <w:rPr/>
      </w:pPr>
      <w:r>
        <w:rPr/>
        <w:t>-- **************************************************************</w:t>
      </w:r>
    </w:p>
    <w:p>
      <w:pPr>
        <w:pStyle w:val="PL"/>
        <w:rPr/>
      </w:pPr>
      <w:r>
        <w:rPr/>
        <w:t>--</w:t>
      </w:r>
    </w:p>
    <w:p>
      <w:pPr>
        <w:pStyle w:val="PL"/>
        <w:rPr/>
      </w:pPr>
      <w:r>
        <w:rPr/>
        <w:t>-- IE parameter types from other modules.</w:t>
      </w:r>
    </w:p>
    <w:p>
      <w:pPr>
        <w:pStyle w:val="PL"/>
        <w:rPr/>
      </w:pPr>
      <w:r>
        <w:rPr/>
        <w:t>--</w:t>
      </w:r>
    </w:p>
    <w:p>
      <w:pPr>
        <w:pStyle w:val="PL"/>
        <w:rPr/>
      </w:pPr>
      <w:r>
        <w:rPr/>
        <w:t>-- **************************************************************</w:t>
      </w:r>
    </w:p>
    <w:p>
      <w:pPr>
        <w:pStyle w:val="PL"/>
        <w:rPr/>
      </w:pPr>
      <w:r>
        <w:rPr/>
      </w:r>
    </w:p>
    <w:p>
      <w:pPr>
        <w:pStyle w:val="PL"/>
        <w:rPr/>
      </w:pPr>
      <w:r>
        <w:rPr/>
        <w:t>IMPORTS</w:t>
      </w:r>
    </w:p>
    <w:p>
      <w:pPr>
        <w:pStyle w:val="PL"/>
        <w:rPr/>
      </w:pPr>
      <w:r>
        <w:rPr/>
        <w:tab/>
      </w:r>
    </w:p>
    <w:p>
      <w:pPr>
        <w:pStyle w:val="PL"/>
        <w:rPr/>
      </w:pPr>
      <w:r>
        <w:rPr/>
        <w:tab/>
        <w:t>Cause,</w:t>
      </w:r>
    </w:p>
    <w:p>
      <w:pPr>
        <w:pStyle w:val="PL"/>
        <w:rPr/>
      </w:pPr>
      <w:r>
        <w:rPr/>
        <w:tab/>
        <w:t>CriticalityDiagnostics,</w:t>
      </w:r>
    </w:p>
    <w:p>
      <w:pPr>
        <w:pStyle w:val="PL"/>
        <w:rPr/>
      </w:pPr>
      <w:r>
        <w:rPr/>
        <w:tab/>
        <w:t>E-CID-MeasurementResult,</w:t>
      </w:r>
    </w:p>
    <w:p>
      <w:pPr>
        <w:pStyle w:val="PL"/>
        <w:rPr/>
      </w:pPr>
      <w:r>
        <w:rPr/>
        <w:tab/>
        <w:t>OTDOACells,</w:t>
      </w:r>
    </w:p>
    <w:p>
      <w:pPr>
        <w:pStyle w:val="PL"/>
        <w:rPr/>
      </w:pPr>
      <w:r>
        <w:rPr>
          <w:rFonts w:cs="Courier New"/>
          <w:szCs w:val="16"/>
        </w:rPr>
        <w:tab/>
      </w:r>
      <w:r>
        <w:rPr/>
        <w:t>OTDOA-Information-Item,</w:t>
      </w:r>
    </w:p>
    <w:p>
      <w:pPr>
        <w:pStyle w:val="PL"/>
        <w:rPr/>
      </w:pPr>
      <w:r>
        <w:rPr/>
        <w:tab/>
        <w:t>Measurement-ID,</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ab/>
        <w:t>MeasurementPeriodicity,</w:t>
      </w:r>
    </w:p>
    <w:p>
      <w:pPr>
        <w:pStyle w:val="PL"/>
        <w:rPr/>
      </w:pPr>
      <w:r>
        <w:rPr/>
        <w:tab/>
        <w:t>MeasurementQuantities,</w:t>
      </w:r>
    </w:p>
    <w:p>
      <w:pPr>
        <w:pStyle w:val="PL"/>
        <w:rPr/>
      </w:pPr>
      <w:r>
        <w:rPr/>
        <w:tab/>
        <w:t>ReportCharacteristics,</w:t>
      </w:r>
    </w:p>
    <w:p>
      <w:pPr>
        <w:pStyle w:val="PL"/>
        <w:rPr/>
      </w:pPr>
      <w:r>
        <w:rPr/>
        <w:tab/>
        <w:t>RequestedSRSTransmissionCharacteristics,</w:t>
      </w:r>
    </w:p>
    <w:p>
      <w:pPr>
        <w:pStyle w:val="PL"/>
        <w:rPr/>
      </w:pPr>
      <w:r>
        <w:rPr/>
        <w:tab/>
        <w:t>ULConfiguration,</w:t>
      </w:r>
    </w:p>
    <w:p>
      <w:pPr>
        <w:pStyle w:val="PL"/>
        <w:rPr/>
      </w:pPr>
      <w:r>
        <w:rPr/>
        <w:tab/>
        <w:t>Cell-Portion-ID,</w:t>
      </w:r>
    </w:p>
    <w:p>
      <w:pPr>
        <w:pStyle w:val="PL"/>
        <w:rPr/>
      </w:pPr>
      <w:r>
        <w:rPr/>
        <w:tab/>
        <w:t>InterRATMeasurementQuantities,</w:t>
      </w:r>
    </w:p>
    <w:p>
      <w:pPr>
        <w:pStyle w:val="PL"/>
        <w:rPr/>
      </w:pPr>
      <w:r>
        <w:rPr/>
        <w:tab/>
        <w:t>InterRATMeasurementResult,</w:t>
      </w:r>
    </w:p>
    <w:p>
      <w:pPr>
        <w:pStyle w:val="PL"/>
        <w:rPr/>
      </w:pPr>
      <w:r>
        <w:rPr/>
        <w:tab/>
        <w:t>Add-OTDOACells,</w:t>
      </w:r>
    </w:p>
    <w:p>
      <w:pPr>
        <w:pStyle w:val="PL"/>
        <w:rPr/>
      </w:pPr>
      <w:r>
        <w:rPr/>
        <w:tab/>
        <w:t>WLANMeasurementQuantities,</w:t>
      </w:r>
    </w:p>
    <w:p>
      <w:pPr>
        <w:pStyle w:val="PL"/>
        <w:rPr/>
      </w:pPr>
      <w:r>
        <w:rPr/>
        <w:tab/>
        <w:t>WLANMeasurementResult,</w:t>
      </w:r>
    </w:p>
    <w:p>
      <w:pPr>
        <w:pStyle w:val="PL"/>
        <w:rPr/>
      </w:pPr>
      <w:r>
        <w:rPr/>
        <w:tab/>
        <w:t>Assistance-Information,</w:t>
      </w:r>
    </w:p>
    <w:p>
      <w:pPr>
        <w:pStyle w:val="PL"/>
        <w:rPr/>
      </w:pPr>
      <w:r>
        <w:rPr/>
        <w:tab/>
        <w:t>Broadcast,</w:t>
      </w:r>
    </w:p>
    <w:p>
      <w:pPr>
        <w:pStyle w:val="PL"/>
        <w:rPr>
          <w:lang w:val="fr-FR" w:eastAsia="en-US"/>
        </w:rPr>
      </w:pPr>
      <w:r>
        <w:rPr/>
        <w:tab/>
      </w:r>
      <w:r>
        <w:rPr>
          <w:lang w:val="fr-FR" w:eastAsia="en-US"/>
        </w:rPr>
        <w:t>AssistanceInformationFailureList</w:t>
      </w:r>
    </w:p>
    <w:p>
      <w:pPr>
        <w:pStyle w:val="PL"/>
        <w:rPr>
          <w:lang w:val="fr-FR" w:eastAsia="en-US"/>
        </w:rPr>
      </w:pPr>
      <w:r>
        <w:rPr>
          <w:lang w:val="fr-FR" w:eastAsia="en-US"/>
        </w:rPr>
        <w:tab/>
      </w:r>
    </w:p>
    <w:p>
      <w:pPr>
        <w:pStyle w:val="PL"/>
        <w:rPr>
          <w:lang w:val="fr-FR" w:eastAsia="en-US"/>
        </w:rPr>
      </w:pPr>
      <w:r>
        <w:rPr>
          <w:lang w:val="fr-FR" w:eastAsia="en-US"/>
        </w:rPr>
        <w:t>FROM LPPA-IEs</w:t>
      </w:r>
    </w:p>
    <w:p>
      <w:pPr>
        <w:pStyle w:val="PL"/>
        <w:rPr>
          <w:lang w:val="fr-FR" w:eastAsia="en-US"/>
        </w:rPr>
      </w:pPr>
      <w:r>
        <w:rPr>
          <w:lang w:val="fr-FR" w:eastAsia="en-US"/>
        </w:rPr>
      </w:r>
    </w:p>
    <w:p>
      <w:pPr>
        <w:pStyle w:val="PL"/>
        <w:rPr>
          <w:lang w:val="fr-FR" w:eastAsia="en-US"/>
        </w:rPr>
      </w:pPr>
      <w:r>
        <w:rPr>
          <w:lang w:val="fr-FR" w:eastAsia="en-US"/>
        </w:rPr>
        <w:tab/>
        <w:t>PrivateIE-Container{},</w:t>
      </w:r>
    </w:p>
    <w:p>
      <w:pPr>
        <w:pStyle w:val="PL"/>
        <w:rPr>
          <w:lang w:val="fr-FR" w:eastAsia="en-US"/>
        </w:rPr>
      </w:pPr>
      <w:r>
        <w:rPr>
          <w:lang w:val="fr-FR" w:eastAsia="en-US"/>
        </w:rPr>
        <w:tab/>
        <w:t>ProtocolExtensionContainer{},</w:t>
      </w:r>
    </w:p>
    <w:p>
      <w:pPr>
        <w:pStyle w:val="PL"/>
        <w:rPr>
          <w:lang w:val="fr-FR" w:eastAsia="en-US"/>
        </w:rPr>
      </w:pPr>
      <w:r>
        <w:rPr>
          <w:lang w:val="fr-FR" w:eastAsia="en-US"/>
        </w:rPr>
        <w:tab/>
        <w:t>ProtocolIE-Container{},</w:t>
      </w:r>
    </w:p>
    <w:p>
      <w:pPr>
        <w:pStyle w:val="PL"/>
        <w:rPr>
          <w:lang w:val="fr-FR" w:eastAsia="en-US"/>
        </w:rPr>
      </w:pPr>
      <w:r>
        <w:rPr>
          <w:lang w:val="fr-FR" w:eastAsia="en-US"/>
        </w:rPr>
        <w:tab/>
        <w:t>ProtocolIE-ContainerList{},</w:t>
      </w:r>
    </w:p>
    <w:p>
      <w:pPr>
        <w:pStyle w:val="PL"/>
        <w:rPr>
          <w:lang w:val="fr-FR" w:eastAsia="en-US"/>
        </w:rPr>
      </w:pPr>
      <w:r>
        <w:rPr>
          <w:lang w:val="fr-FR" w:eastAsia="en-US"/>
        </w:rPr>
        <w:tab/>
        <w:t>ProtocolIE-ContainerPair{},</w:t>
      </w:r>
    </w:p>
    <w:p>
      <w:pPr>
        <w:pStyle w:val="PL"/>
        <w:rPr>
          <w:lang w:val="fr-FR" w:eastAsia="en-US"/>
        </w:rPr>
      </w:pPr>
      <w:r>
        <w:rPr>
          <w:lang w:val="fr-FR" w:eastAsia="en-US"/>
        </w:rPr>
        <w:tab/>
        <w:t>ProtocolIE-ContainerPairList{},</w:t>
      </w:r>
    </w:p>
    <w:p>
      <w:pPr>
        <w:pStyle w:val="PL"/>
        <w:rPr>
          <w:lang w:val="fr-FR" w:eastAsia="en-US"/>
        </w:rPr>
      </w:pPr>
      <w:r>
        <w:rPr>
          <w:lang w:val="fr-FR" w:eastAsia="en-US"/>
        </w:rPr>
        <w:tab/>
        <w:t>ProtocolIE-Single-Container{},</w:t>
      </w:r>
    </w:p>
    <w:p>
      <w:pPr>
        <w:pStyle w:val="PL"/>
        <w:rPr>
          <w:lang w:val="fr-FR" w:eastAsia="en-US"/>
        </w:rPr>
      </w:pPr>
      <w:r>
        <w:rPr>
          <w:lang w:val="fr-FR" w:eastAsia="en-US"/>
        </w:rPr>
        <w:tab/>
        <w:t>LPPA-PRIVATE-IES,</w:t>
      </w:r>
    </w:p>
    <w:p>
      <w:pPr>
        <w:pStyle w:val="PL"/>
        <w:rPr>
          <w:lang w:val="fr-FR" w:eastAsia="en-US"/>
        </w:rPr>
      </w:pPr>
      <w:r>
        <w:rPr>
          <w:lang w:val="fr-FR" w:eastAsia="en-US"/>
        </w:rPr>
        <w:tab/>
        <w:t>LPPA-PROTOCOL-EXTENSION,</w:t>
      </w:r>
    </w:p>
    <w:p>
      <w:pPr>
        <w:pStyle w:val="PL"/>
        <w:rPr>
          <w:lang w:val="fr-FR" w:eastAsia="en-US"/>
        </w:rPr>
      </w:pPr>
      <w:r>
        <w:rPr>
          <w:lang w:val="fr-FR" w:eastAsia="en-US"/>
        </w:rPr>
        <w:tab/>
        <w:t>LPPA-PROTOCOL-IES,</w:t>
      </w:r>
    </w:p>
    <w:p>
      <w:pPr>
        <w:pStyle w:val="PL"/>
        <w:rPr>
          <w:lang w:val="fr-FR" w:eastAsia="en-US"/>
        </w:rPr>
      </w:pPr>
      <w:r>
        <w:rPr>
          <w:lang w:val="fr-FR" w:eastAsia="en-US"/>
        </w:rPr>
        <w:tab/>
        <w:t>LPPA-PROTOCOL-IES-PAIR</w:t>
      </w:r>
    </w:p>
    <w:p>
      <w:pPr>
        <w:pStyle w:val="PL"/>
        <w:rPr>
          <w:lang w:val="fr-FR" w:eastAsia="en-US"/>
        </w:rPr>
      </w:pPr>
      <w:r>
        <w:rPr>
          <w:lang w:val="fr-FR" w:eastAsia="en-US"/>
        </w:rPr>
        <w:t>FROM LPPA-Containers</w:t>
      </w:r>
    </w:p>
    <w:p>
      <w:pPr>
        <w:pStyle w:val="PL"/>
        <w:rPr>
          <w:lang w:val="fr-FR" w:eastAsia="en-US"/>
        </w:rPr>
      </w:pPr>
      <w:r>
        <w:rPr>
          <w:lang w:val="fr-FR" w:eastAsia="en-US"/>
        </w:rPr>
        <w:tab/>
        <w:t>maxnoOTDOAtypes,</w:t>
      </w:r>
    </w:p>
    <w:p>
      <w:pPr>
        <w:pStyle w:val="PL"/>
        <w:rPr>
          <w:lang w:val="fr-FR" w:eastAsia="en-US"/>
        </w:rPr>
      </w:pPr>
      <w:r>
        <w:rPr>
          <w:lang w:val="fr-FR" w:eastAsia="en-US"/>
        </w:rPr>
        <w:tab/>
        <w:t>id-Cause,</w:t>
      </w:r>
    </w:p>
    <w:p>
      <w:pPr>
        <w:pStyle w:val="PL"/>
        <w:rPr>
          <w:lang w:val="fr-FR" w:eastAsia="en-US"/>
        </w:rPr>
      </w:pPr>
      <w:r>
        <w:rPr>
          <w:lang w:val="fr-FR" w:eastAsia="en-US"/>
        </w:rPr>
        <w:tab/>
        <w:t>id-CriticalityDiagnostics,</w:t>
      </w:r>
    </w:p>
    <w:p>
      <w:pPr>
        <w:pStyle w:val="PL"/>
        <w:rPr>
          <w:lang w:val="fr-FR" w:eastAsia="en-US"/>
        </w:rPr>
      </w:pPr>
      <w:r>
        <w:rPr>
          <w:lang w:val="fr-FR" w:eastAsia="en-US"/>
        </w:rPr>
        <w:tab/>
        <w:t>id-E-SMLC-UE-Measurement-ID,</w:t>
      </w:r>
    </w:p>
    <w:p>
      <w:pPr>
        <w:pStyle w:val="PL"/>
        <w:rPr/>
      </w:pPr>
      <w:r>
        <w:rPr>
          <w:lang w:val="fr-FR" w:eastAsia="en-US"/>
        </w:rPr>
        <w:tab/>
      </w:r>
      <w:r>
        <w:rPr/>
        <w:t>id-OTDOACells,</w:t>
      </w:r>
    </w:p>
    <w:p>
      <w:pPr>
        <w:pStyle w:val="PL"/>
        <w:rPr/>
      </w:pPr>
      <w:r>
        <w:rPr/>
        <w:tab/>
        <w:t>id-OTDOA-Information-Type-Group,</w:t>
      </w:r>
    </w:p>
    <w:p>
      <w:pPr>
        <w:pStyle w:val="PL"/>
        <w:rPr/>
      </w:pPr>
      <w:r>
        <w:rPr/>
        <w:tab/>
        <w:t>id-OTDOA-Information-Type-Item,</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ab/>
        <w:t>id-ReportCharacteristics,</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ab/>
        <w:t>id-MeasurementPeriodicity,</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ab/>
        <w:t>id-MeasurementQuantities,</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ab/>
        <w:t>id-eNB-UE-Measurement-ID,</w:t>
      </w:r>
    </w:p>
    <w:p>
      <w:pPr>
        <w:pStyle w:val="PL"/>
        <w:rPr/>
      </w:pPr>
      <w:r>
        <w:rPr/>
        <w:tab/>
        <w:t>id-E-CID-MeasurementResult,</w:t>
      </w:r>
    </w:p>
    <w:p>
      <w:pPr>
        <w:pStyle w:val="PL"/>
        <w:rPr/>
      </w:pPr>
      <w:r>
        <w:rPr/>
        <w:tab/>
        <w:t>id-RequestedSRSTransmissionCharacteristics,</w:t>
      </w:r>
    </w:p>
    <w:p>
      <w:pPr>
        <w:pStyle w:val="PL"/>
        <w:rPr/>
      </w:pPr>
      <w:r>
        <w:rPr/>
        <w:tab/>
        <w:t>id-ULConfiguration,</w:t>
      </w:r>
    </w:p>
    <w:p>
      <w:pPr>
        <w:pStyle w:val="PL"/>
        <w:rPr/>
      </w:pPr>
      <w:r>
        <w:rPr/>
        <w:tab/>
        <w:t>id-Cell-Portion-ID,</w:t>
      </w:r>
    </w:p>
    <w:p>
      <w:pPr>
        <w:pStyle w:val="PL"/>
        <w:rPr/>
      </w:pPr>
      <w:r>
        <w:rPr/>
        <w:tab/>
        <w:t>id-InterRATMeasurementQuantities,</w:t>
      </w:r>
    </w:p>
    <w:p>
      <w:pPr>
        <w:pStyle w:val="PL"/>
        <w:rPr/>
      </w:pPr>
      <w:r>
        <w:rPr/>
        <w:tab/>
        <w:t>id-InterRATMeasurementResult,</w:t>
      </w:r>
    </w:p>
    <w:p>
      <w:pPr>
        <w:pStyle w:val="PL"/>
        <w:rPr/>
      </w:pPr>
      <w:r>
        <w:rPr/>
        <w:tab/>
        <w:t>id-AddOTDOACells,</w:t>
      </w:r>
    </w:p>
    <w:p>
      <w:pPr>
        <w:pStyle w:val="PL"/>
        <w:rPr/>
      </w:pPr>
      <w:r>
        <w:rPr/>
        <w:tab/>
        <w:t>id-WLANMeasurementQuantities,</w:t>
      </w:r>
    </w:p>
    <w:p>
      <w:pPr>
        <w:pStyle w:val="PL"/>
        <w:rPr/>
      </w:pPr>
      <w:r>
        <w:rPr/>
        <w:tab/>
        <w:t>id-WLANMeasurementResult,</w:t>
      </w:r>
    </w:p>
    <w:p>
      <w:pPr>
        <w:pStyle w:val="PL"/>
        <w:rPr/>
      </w:pPr>
      <w:r>
        <w:rPr/>
        <w:tab/>
        <w:t>id-Assistance-Information,</w:t>
      </w:r>
    </w:p>
    <w:p>
      <w:pPr>
        <w:pStyle w:val="PL"/>
        <w:rPr/>
      </w:pPr>
      <w:r>
        <w:rPr/>
        <w:tab/>
        <w:t>id-Broadcast,</w:t>
      </w:r>
    </w:p>
    <w:p>
      <w:pPr>
        <w:pStyle w:val="PL"/>
        <w:rPr/>
      </w:pPr>
      <w:r>
        <w:rPr/>
        <w:tab/>
        <w:t>id-AssistanceInformationFailureList</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ab/>
      </w:r>
    </w:p>
    <w:p>
      <w:pPr>
        <w:pStyle w:val="PL"/>
        <w:rPr/>
      </w:pPr>
      <w:r>
        <w:rPr/>
        <w:t>FROM LPPA-Constants;</w:t>
      </w:r>
    </w:p>
    <w:p>
      <w:pPr>
        <w:pStyle w:val="PL"/>
        <w:rPr/>
      </w:pPr>
      <w:r>
        <w:rPr/>
      </w:r>
    </w:p>
    <w:p>
      <w:pPr>
        <w:pStyle w:val="PL"/>
        <w:rPr/>
      </w:pPr>
      <w:r>
        <w:rPr/>
        <w:t>-- **************************************************************</w:t>
      </w:r>
    </w:p>
    <w:p>
      <w:pPr>
        <w:pStyle w:val="PL"/>
        <w:rPr/>
      </w:pPr>
      <w:r>
        <w:rPr/>
        <w:t>--</w:t>
      </w:r>
    </w:p>
    <w:p>
      <w:pPr>
        <w:pStyle w:val="PL"/>
        <w:rPr/>
      </w:pPr>
      <w:r>
        <w:rPr/>
        <w:t>-- E-CID MEASUREMENT INITIATION REQUEST</w:t>
      </w:r>
    </w:p>
    <w:p>
      <w:pPr>
        <w:pStyle w:val="PL"/>
        <w:rPr/>
      </w:pPr>
      <w:r>
        <w:rPr/>
        <w:t>--</w:t>
      </w:r>
    </w:p>
    <w:p>
      <w:pPr>
        <w:pStyle w:val="PL"/>
        <w:rPr/>
      </w:pPr>
      <w:r>
        <w:rPr/>
        <w:t>-- **************************************************************</w:t>
      </w:r>
    </w:p>
    <w:p>
      <w:pPr>
        <w:pStyle w:val="PL"/>
        <w:rPr/>
      </w:pPr>
      <w:r>
        <w:rPr/>
      </w:r>
    </w:p>
    <w:p>
      <w:pPr>
        <w:pStyle w:val="PL"/>
        <w:rPr/>
      </w:pPr>
      <w:r>
        <w:rPr/>
        <w:t>E-CIDMeasurementInitiationRequest ::= SEQUENCE {</w:t>
      </w:r>
    </w:p>
    <w:p>
      <w:pPr>
        <w:pStyle w:val="PL"/>
        <w:rPr/>
      </w:pPr>
      <w:r>
        <w:rPr/>
        <w:tab/>
        <w:t>protocolIEs</w:t>
        <w:tab/>
        <w:tab/>
        <w:t>ProtocolIE-Container</w:t>
        <w:tab/>
        <w:t>{{E-CIDMeasurementInitiationRequest-IEs}},</w:t>
      </w:r>
    </w:p>
    <w:p>
      <w:pPr>
        <w:pStyle w:val="PL"/>
        <w:rPr/>
      </w:pPr>
      <w:r>
        <w:rPr/>
        <w:tab/>
        <w:t>...</w:t>
      </w:r>
    </w:p>
    <w:p>
      <w:pPr>
        <w:pStyle w:val="PL"/>
        <w:rPr/>
      </w:pPr>
      <w:r>
        <w:rPr/>
        <w:t>}</w:t>
      </w:r>
    </w:p>
    <w:p>
      <w:pPr>
        <w:pStyle w:val="PL"/>
        <w:rPr/>
      </w:pPr>
      <w:r>
        <w:rPr/>
      </w:r>
    </w:p>
    <w:p>
      <w:pPr>
        <w:pStyle w:val="PL"/>
        <w:rPr/>
      </w:pPr>
      <w:r>
        <w:rPr/>
        <w:t>E-CIDMeasurementInitiationRequest-IEs LPPA-PROTOCOL-IES ::= {</w:t>
      </w:r>
    </w:p>
    <w:p>
      <w:pPr>
        <w:pStyle w:val="PL"/>
        <w:rPr/>
      </w:pPr>
      <w:r>
        <w:rPr>
          <w:rFonts w:cs="Courier New"/>
          <w:szCs w:val="16"/>
        </w:rPr>
        <w:tab/>
      </w:r>
      <w:r>
        <w:rPr/>
        <w:t>{ ID id-E-SMLC-UE-Measurement-ID</w:t>
        <w:tab/>
        <w:tab/>
        <w:t>CRITICALITY reject</w:t>
        <w:tab/>
        <w:t>TYPE Measurement-ID</w:t>
        <w:tab/>
        <w:tab/>
        <w:tab/>
        <w:tab/>
        <w:tab/>
        <w:tab/>
        <w:t>PRESENCE mandatory}|</w:t>
      </w:r>
    </w:p>
    <w:p>
      <w:pPr>
        <w:pStyle w:val="PL"/>
        <w:rPr/>
      </w:pPr>
      <w:r>
        <w:rPr>
          <w:rFonts w:cs="Courier New"/>
          <w:szCs w:val="16"/>
        </w:rPr>
        <w:tab/>
      </w:r>
      <w:r>
        <w:rPr/>
        <w:t>{ ID id-ReportCharacteristics</w:t>
        <w:tab/>
        <w:tab/>
        <w:tab/>
        <w:t>CRITICALITY reject</w:t>
        <w:tab/>
        <w:t>TYPE ReportCharacteristics</w:t>
        <w:tab/>
        <w:tab/>
        <w:tab/>
        <w:tab/>
        <w:t>PRESENCE mandatory}|</w:t>
      </w:r>
    </w:p>
    <w:p>
      <w:pPr>
        <w:pStyle w:val="PL"/>
        <w:rPr/>
      </w:pPr>
      <w:r>
        <w:rPr>
          <w:rFonts w:cs="Courier New"/>
          <w:szCs w:val="16"/>
        </w:rPr>
        <w:tab/>
      </w:r>
      <w:r>
        <w:rPr/>
        <w:t>{ ID id-MeasurementPeriodicity</w:t>
        <w:tab/>
        <w:tab/>
        <w:tab/>
        <w:t>CRITICALITY reject</w:t>
        <w:tab/>
        <w:t>TYPE MeasurementPeriodicity</w:t>
        <w:tab/>
        <w:tab/>
        <w:tab/>
        <w:tab/>
        <w:t>PRESENCE conditional}|</w:t>
      </w:r>
    </w:p>
    <w:p>
      <w:pPr>
        <w:pStyle w:val="PL"/>
        <w:rPr/>
      </w:pPr>
      <w:r>
        <w:rPr/>
        <w:t xml:space="preserve">-- The IE shall be present if the </w:t>
      </w:r>
      <w:r>
        <w:rPr>
          <w:i/>
        </w:rPr>
        <w:t>Report Characteritics</w:t>
      </w:r>
      <w:r>
        <w:rPr/>
        <w:t xml:space="preserve"> IE is set to “periodic” --</w:t>
      </w:r>
    </w:p>
    <w:p>
      <w:pPr>
        <w:pStyle w:val="PL"/>
        <w:rPr/>
      </w:pPr>
      <w:r>
        <w:rPr>
          <w:rFonts w:cs="Courier New"/>
          <w:szCs w:val="16"/>
        </w:rPr>
        <w:tab/>
      </w:r>
      <w:r>
        <w:rPr/>
        <w:t>{ ID id-MeasurementQuantities</w:t>
        <w:tab/>
        <w:tab/>
        <w:tab/>
        <w:t>CRITICALITY reject</w:t>
        <w:tab/>
        <w:t>TYPE MeasurementQuantities</w:t>
        <w:tab/>
        <w:tab/>
        <w:tab/>
        <w:tab/>
        <w:t>PRESENCE mandatory}|</w:t>
      </w:r>
    </w:p>
    <w:p>
      <w:pPr>
        <w:pStyle w:val="PL"/>
        <w:rPr/>
      </w:pPr>
      <w:r>
        <w:rPr/>
        <w:tab/>
        <w:t>{ ID id-InterRATMeasurementQuantities</w:t>
        <w:tab/>
        <w:t>CRITICALITY ignore</w:t>
        <w:tab/>
        <w:t>TYPE InterRATMeasurementQuantities</w:t>
        <w:tab/>
        <w:t>PRESENCE optional}|</w:t>
      </w:r>
    </w:p>
    <w:p>
      <w:pPr>
        <w:pStyle w:val="PL"/>
        <w:rPr/>
      </w:pPr>
      <w:r>
        <w:rPr/>
        <w:tab/>
        <w:t>{ ID id-WLANMeasurementQuantities</w:t>
        <w:tab/>
        <w:tab/>
        <w:t>CRITICALITY ignore</w:t>
        <w:tab/>
        <w:t>TYPE WLANMeasurementQuantities</w:t>
        <w:tab/>
        <w:tab/>
        <w:tab/>
        <w:t>PRESENCE optional},</w:t>
      </w:r>
    </w:p>
    <w:p>
      <w:pPr>
        <w:pStyle w:val="PL"/>
        <w:rPr/>
      </w:pPr>
      <w:r>
        <w:rPr/>
        <w:tab/>
        <w:t>...</w:t>
      </w:r>
    </w:p>
    <w:p>
      <w:pPr>
        <w:pStyle w:val="PL"/>
        <w:rPr/>
      </w:pPr>
      <w:r>
        <w:rPr/>
        <w:t>}</w:t>
      </w:r>
    </w:p>
    <w:p>
      <w:pPr>
        <w:pStyle w:val="PL"/>
        <w:rPr/>
      </w:pPr>
      <w:r>
        <w:rPr/>
      </w:r>
    </w:p>
    <w:p>
      <w:pPr>
        <w:pStyle w:val="PL"/>
        <w:rPr/>
      </w:pPr>
      <w:r>
        <w:rPr/>
      </w:r>
    </w:p>
    <w:p>
      <w:pPr>
        <w:pStyle w:val="PL"/>
        <w:rPr/>
      </w:pPr>
      <w:r>
        <w:rPr/>
        <w:t>-- **************************************************************</w:t>
      </w:r>
    </w:p>
    <w:p>
      <w:pPr>
        <w:pStyle w:val="PL"/>
        <w:rPr/>
      </w:pPr>
      <w:r>
        <w:rPr/>
        <w:t>--</w:t>
      </w:r>
    </w:p>
    <w:p>
      <w:pPr>
        <w:pStyle w:val="PL"/>
        <w:rPr/>
      </w:pPr>
      <w:r>
        <w:rPr/>
        <w:t>-- E-CID MEASUREMENT INITIATION RESPONSE</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E-CIDMeasurementInitiationResponse ::= SEQUENCE {</w:t>
      </w:r>
    </w:p>
    <w:p>
      <w:pPr>
        <w:pStyle w:val="PL"/>
        <w:rPr>
          <w:lang w:val="fr-FR" w:eastAsia="en-US"/>
        </w:rPr>
      </w:pPr>
      <w:r>
        <w:rPr>
          <w:lang w:val="fr-FR" w:eastAsia="en-US"/>
        </w:rPr>
        <w:tab/>
        <w:t>protocolIEs</w:t>
        <w:tab/>
        <w:tab/>
        <w:t>ProtocolIE-Container</w:t>
        <w:tab/>
        <w:t>{{E-CIDMeasurementInitiationResponse-IEs}},</w:t>
      </w:r>
    </w:p>
    <w:p>
      <w:pPr>
        <w:pStyle w:val="PL"/>
        <w:rPr/>
      </w:pPr>
      <w:r>
        <w:rPr>
          <w:lang w:val="fr-FR" w:eastAsia="en-US"/>
        </w:rPr>
        <w:tab/>
      </w:r>
      <w:r>
        <w:rPr/>
        <w:t>...</w:t>
      </w:r>
    </w:p>
    <w:p>
      <w:pPr>
        <w:pStyle w:val="PL"/>
        <w:rPr/>
      </w:pPr>
      <w:r>
        <w:rPr/>
        <w:t>}</w:t>
      </w:r>
    </w:p>
    <w:p>
      <w:pPr>
        <w:pStyle w:val="PL"/>
        <w:rPr/>
      </w:pPr>
      <w:r>
        <w:rPr/>
      </w:r>
    </w:p>
    <w:p>
      <w:pPr>
        <w:pStyle w:val="PL"/>
        <w:rPr/>
      </w:pPr>
      <w:r>
        <w:rPr/>
        <w:t>E-CIDMeasurementInitiationResponse-IEs LPPA-PROTOCOL-IES ::= {</w:t>
      </w:r>
    </w:p>
    <w:p>
      <w:pPr>
        <w:pStyle w:val="PL"/>
        <w:rPr/>
      </w:pPr>
      <w:r>
        <w:rPr>
          <w:rFonts w:cs="Courier New"/>
          <w:szCs w:val="16"/>
        </w:rPr>
        <w:tab/>
      </w:r>
      <w:r>
        <w:rPr/>
        <w:t>{ ID id-E-SMLC-UE-Measurement-ID</w:t>
        <w:tab/>
        <w:t>CRITICALITY reject</w:t>
        <w:tab/>
        <w:t>TYPE Measurement-ID</w:t>
        <w:tab/>
        <w:tab/>
        <w:tab/>
        <w:tab/>
        <w:tab/>
        <w:t>PRESENCE mandatory}|</w:t>
      </w:r>
    </w:p>
    <w:p>
      <w:pPr>
        <w:pStyle w:val="PL"/>
        <w:rPr/>
      </w:pPr>
      <w:r>
        <w:rPr>
          <w:rFonts w:cs="Courier New"/>
          <w:szCs w:val="16"/>
        </w:rPr>
        <w:tab/>
      </w:r>
      <w:r>
        <w:rPr/>
        <w:t>{ ID id-eNB-UE-Measurement-ID</w:t>
        <w:tab/>
        <w:tab/>
        <w:t>CRITICALITY reject</w:t>
        <w:tab/>
        <w:t>TYPE Measurement-ID</w:t>
        <w:tab/>
        <w:tab/>
        <w:tab/>
        <w:tab/>
        <w:tab/>
        <w:t>PRESENCE mandatory}|</w:t>
      </w:r>
    </w:p>
    <w:p>
      <w:pPr>
        <w:pStyle w:val="PL"/>
        <w:rPr/>
      </w:pPr>
      <w:r>
        <w:rPr/>
        <w:tab/>
        <w:t>{ ID id-E-CID-MeasurementResult</w:t>
        <w:tab/>
        <w:tab/>
        <w:t>CRITICALITY ignore</w:t>
        <w:tab/>
        <w:t>TYPE E-CID-MeasurementResult</w:t>
        <w:tab/>
        <w:tab/>
        <w:t>PRESENCE optional}|</w:t>
      </w:r>
    </w:p>
    <w:p>
      <w:pPr>
        <w:pStyle w:val="PL"/>
        <w:rPr/>
      </w:pPr>
      <w:r>
        <w:rPr/>
        <w:tab/>
        <w:t>{ ID id-CriticalityDiagnostics</w:t>
        <w:tab/>
        <w:tab/>
        <w:t>CRITICALITY ignore</w:t>
        <w:tab/>
        <w:t>TYPE CriticalityDiagnostics</w:t>
        <w:tab/>
        <w:tab/>
        <w:tab/>
        <w:t>PRESENCE optional}|</w:t>
      </w:r>
    </w:p>
    <w:p>
      <w:pPr>
        <w:pStyle w:val="PL"/>
        <w:rPr/>
      </w:pPr>
      <w:r>
        <w:rPr/>
        <w:tab/>
        <w:t>{ ID id-Cell-Portion-ID</w:t>
        <w:tab/>
        <w:tab/>
        <w:tab/>
        <w:tab/>
        <w:t>CRITICALITY ignore</w:t>
        <w:tab/>
        <w:t>TYPE Cell-Portion-ID</w:t>
        <w:tab/>
        <w:tab/>
        <w:tab/>
        <w:tab/>
        <w:t>PRESENCE optional}|</w:t>
      </w:r>
    </w:p>
    <w:p>
      <w:pPr>
        <w:pStyle w:val="PL"/>
        <w:rPr/>
      </w:pPr>
      <w:r>
        <w:rPr/>
        <w:tab/>
        <w:t>{ ID id-InterRATMeasurementResult</w:t>
        <w:tab/>
        <w:t>CRITICALITY ignore</w:t>
        <w:tab/>
        <w:t>TYPE InterRATMeasurementResult</w:t>
        <w:tab/>
        <w:tab/>
        <w:t>PRESENCE optional}|</w:t>
      </w:r>
    </w:p>
    <w:p>
      <w:pPr>
        <w:pStyle w:val="PL"/>
        <w:rPr/>
      </w:pPr>
      <w:r>
        <w:rPr/>
        <w:tab/>
        <w:t>{ ID id-WLANMeasurementResult</w:t>
        <w:tab/>
        <w:tab/>
        <w:t>CRITICALITY ignore</w:t>
        <w:tab/>
        <w:t>TYPE WLANMeasurementResult</w:t>
        <w:tab/>
        <w:tab/>
        <w:tab/>
        <w:t>PRESENCE optional},</w:t>
      </w:r>
    </w:p>
    <w:p>
      <w:pPr>
        <w:pStyle w:val="PL"/>
        <w:rPr/>
      </w:pPr>
      <w:r>
        <w:rPr/>
        <w:tab/>
        <w:t>...</w:t>
      </w:r>
    </w:p>
    <w:p>
      <w:pPr>
        <w:pStyle w:val="PL"/>
        <w:rPr/>
      </w:pPr>
      <w:r>
        <w:rPr/>
        <w:t>}</w:t>
      </w:r>
    </w:p>
    <w:p>
      <w:pPr>
        <w:pStyle w:val="PL"/>
        <w:rPr/>
      </w:pPr>
      <w:r>
        <w:rPr/>
      </w:r>
    </w:p>
    <w:p>
      <w:pPr>
        <w:pStyle w:val="PL"/>
        <w:rPr/>
      </w:pPr>
      <w:r>
        <w:rPr/>
      </w:r>
    </w:p>
    <w:p>
      <w:pPr>
        <w:pStyle w:val="PL"/>
        <w:rPr/>
      </w:pPr>
      <w:r>
        <w:rPr/>
      </w:r>
    </w:p>
    <w:p>
      <w:pPr>
        <w:pStyle w:val="PL"/>
        <w:rPr/>
      </w:pPr>
      <w:r>
        <w:rPr/>
        <w:t>-- **************************************************************</w:t>
      </w:r>
    </w:p>
    <w:p>
      <w:pPr>
        <w:pStyle w:val="PL"/>
        <w:rPr/>
      </w:pPr>
      <w:r>
        <w:rPr/>
        <w:t>--</w:t>
      </w:r>
    </w:p>
    <w:p>
      <w:pPr>
        <w:pStyle w:val="PL"/>
        <w:rPr/>
      </w:pPr>
      <w:r>
        <w:rPr/>
        <w:t>-- E-CID MEASUREMENT INITIATION FAILURE</w:t>
      </w:r>
    </w:p>
    <w:p>
      <w:pPr>
        <w:pStyle w:val="PL"/>
        <w:rPr/>
      </w:pPr>
      <w:r>
        <w:rPr/>
        <w:t>--</w:t>
      </w:r>
    </w:p>
    <w:p>
      <w:pPr>
        <w:pStyle w:val="PL"/>
        <w:rPr/>
      </w:pPr>
      <w:r>
        <w:rPr/>
        <w:t>-- **************************************************************</w:t>
      </w:r>
    </w:p>
    <w:p>
      <w:pPr>
        <w:pStyle w:val="PL"/>
        <w:rPr/>
      </w:pPr>
      <w:r>
        <w:rPr/>
      </w:r>
    </w:p>
    <w:p>
      <w:pPr>
        <w:pStyle w:val="PL"/>
        <w:rPr/>
      </w:pPr>
      <w:r>
        <w:rPr/>
        <w:t>E-CIDMeasurementInitiationFailure ::= SEQUENCE {</w:t>
      </w:r>
    </w:p>
    <w:p>
      <w:pPr>
        <w:pStyle w:val="PL"/>
        <w:rPr/>
      </w:pPr>
      <w:r>
        <w:rPr/>
        <w:tab/>
        <w:t>protocolIEs</w:t>
        <w:tab/>
        <w:tab/>
        <w:tab/>
        <w:tab/>
        <w:tab/>
        <w:tab/>
        <w:t>ProtocolIE-Container</w:t>
        <w:tab/>
        <w:tab/>
        <w:t>{{E-CIDMeasurementInitiationFailure-IEs}},</w:t>
      </w:r>
    </w:p>
    <w:p>
      <w:pPr>
        <w:pStyle w:val="PL"/>
        <w:rPr/>
      </w:pPr>
      <w:r>
        <w:rPr/>
        <w:tab/>
        <w:t>...</w:t>
      </w:r>
    </w:p>
    <w:p>
      <w:pPr>
        <w:pStyle w:val="PL"/>
        <w:rPr/>
      </w:pPr>
      <w:r>
        <w:rPr/>
        <w:t>}</w:t>
      </w:r>
    </w:p>
    <w:p>
      <w:pPr>
        <w:pStyle w:val="PL"/>
        <w:rPr/>
      </w:pPr>
      <w:r>
        <w:rPr/>
      </w:r>
    </w:p>
    <w:p>
      <w:pPr>
        <w:pStyle w:val="PL"/>
        <w:rPr/>
      </w:pPr>
      <w:r>
        <w:rPr/>
      </w:r>
    </w:p>
    <w:p>
      <w:pPr>
        <w:pStyle w:val="PL"/>
        <w:rPr/>
      </w:pPr>
      <w:r>
        <w:rPr/>
        <w:t>E-CIDMeasurementInitiationFailure-IEs LPPA-PROTOCOL-IES ::= {</w:t>
      </w:r>
    </w:p>
    <w:p>
      <w:pPr>
        <w:pStyle w:val="PL"/>
        <w:rPr/>
      </w:pPr>
      <w:r>
        <w:rPr>
          <w:rFonts w:cs="Courier New"/>
          <w:szCs w:val="16"/>
        </w:rPr>
        <w:tab/>
      </w:r>
      <w:r>
        <w:rPr/>
        <w:t>{ ID id-E-SMLC-UE-Measurement-ID</w:t>
        <w:tab/>
        <w:tab/>
        <w:t>CRITICALITY reject</w:t>
        <w:tab/>
        <w:t>TYPE Measurement-ID</w:t>
        <w:tab/>
        <w:tab/>
        <w:tab/>
        <w:tab/>
        <w:t>PRESENCE mandatory}|</w:t>
      </w:r>
    </w:p>
    <w:p>
      <w:pPr>
        <w:pStyle w:val="PL"/>
        <w:rPr/>
      </w:pPr>
      <w:r>
        <w:rPr/>
        <w:tab/>
        <w:t>{ ID id-Cause</w:t>
        <w:tab/>
        <w:tab/>
        <w:tab/>
        <w:tab/>
        <w:tab/>
        <w:tab/>
        <w:tab/>
        <w:t>CRITICALITY ignore</w:t>
        <w:tab/>
        <w:t>TYPE Cause</w:t>
        <w:tab/>
        <w:tab/>
        <w:tab/>
        <w:tab/>
        <w:tab/>
        <w:tab/>
        <w:t>PRESENCE mandatory}|</w:t>
      </w:r>
    </w:p>
    <w:p>
      <w:pPr>
        <w:pStyle w:val="PL"/>
        <w:rPr/>
      </w:pPr>
      <w:r>
        <w:rPr/>
        <w:tab/>
        <w:t>{ ID id-CriticalityDiagnostics</w:t>
        <w:tab/>
        <w:tab/>
        <w:tab/>
        <w:t>CRITICALITY ignore</w:t>
        <w:tab/>
        <w:t>TYPE CriticalityDiagnostics</w:t>
        <w:tab/>
        <w:tab/>
        <w:t>PRESENCE optional},</w:t>
      </w:r>
    </w:p>
    <w:p>
      <w:pPr>
        <w:pStyle w:val="PL"/>
        <w:rPr/>
      </w:pPr>
      <w:r>
        <w:rPr/>
        <w:tab/>
        <w:t>...</w:t>
      </w:r>
    </w:p>
    <w:p>
      <w:pPr>
        <w:pStyle w:val="PL"/>
        <w:rPr/>
      </w:pPr>
      <w:r>
        <w:rPr/>
        <w:t>}</w:t>
      </w:r>
    </w:p>
    <w:p>
      <w:pPr>
        <w:pStyle w:val="PL"/>
        <w:rPr/>
      </w:pPr>
      <w:r>
        <w:rPr/>
      </w:r>
    </w:p>
    <w:p>
      <w:pPr>
        <w:pStyle w:val="PL"/>
        <w:rPr/>
      </w:pPr>
      <w:r>
        <w:rPr/>
      </w:r>
    </w:p>
    <w:p>
      <w:pPr>
        <w:pStyle w:val="PL"/>
        <w:rPr/>
      </w:pPr>
      <w:r>
        <w:rPr/>
        <w:t>-- **************************************************************</w:t>
      </w:r>
    </w:p>
    <w:p>
      <w:pPr>
        <w:pStyle w:val="PL"/>
        <w:rPr/>
      </w:pPr>
      <w:r>
        <w:rPr/>
        <w:t>--</w:t>
      </w:r>
    </w:p>
    <w:p>
      <w:pPr>
        <w:pStyle w:val="PL"/>
        <w:rPr/>
      </w:pPr>
      <w:r>
        <w:rPr/>
        <w:t>-- E-CID MEASUREMENT FAILURE INDICATION</w:t>
      </w:r>
    </w:p>
    <w:p>
      <w:pPr>
        <w:pStyle w:val="PL"/>
        <w:rPr/>
      </w:pPr>
      <w:r>
        <w:rPr/>
        <w:t>--</w:t>
      </w:r>
    </w:p>
    <w:p>
      <w:pPr>
        <w:pStyle w:val="PL"/>
        <w:rPr/>
      </w:pPr>
      <w:r>
        <w:rPr/>
        <w:t>-- **************************************************************</w:t>
      </w:r>
    </w:p>
    <w:p>
      <w:pPr>
        <w:pStyle w:val="PL"/>
        <w:rPr/>
      </w:pPr>
      <w:r>
        <w:rPr/>
      </w:r>
    </w:p>
    <w:p>
      <w:pPr>
        <w:pStyle w:val="PL"/>
        <w:rPr/>
      </w:pPr>
      <w:r>
        <w:rPr/>
        <w:t>E-CIDMeasurementFailureIndication ::= SEQUENCE {</w:t>
      </w:r>
    </w:p>
    <w:p>
      <w:pPr>
        <w:pStyle w:val="PL"/>
        <w:rPr/>
      </w:pPr>
      <w:r>
        <w:rPr/>
        <w:tab/>
        <w:t>protocolIEs</w:t>
        <w:tab/>
        <w:tab/>
        <w:tab/>
        <w:tab/>
        <w:tab/>
        <w:tab/>
        <w:t>ProtocolIE-Container</w:t>
        <w:tab/>
        <w:tab/>
        <w:t>{{E-CIDMeasurementFailureIndication-IEs}},</w:t>
      </w:r>
    </w:p>
    <w:p>
      <w:pPr>
        <w:pStyle w:val="PL"/>
        <w:rPr/>
      </w:pPr>
      <w:r>
        <w:rPr/>
        <w:tab/>
        <w:t>...</w:t>
      </w:r>
    </w:p>
    <w:p>
      <w:pPr>
        <w:pStyle w:val="PL"/>
        <w:rPr/>
      </w:pPr>
      <w:r>
        <w:rPr/>
        <w:t>}</w:t>
      </w:r>
    </w:p>
    <w:p>
      <w:pPr>
        <w:pStyle w:val="PL"/>
        <w:rPr/>
      </w:pPr>
      <w:r>
        <w:rPr/>
      </w:r>
    </w:p>
    <w:p>
      <w:pPr>
        <w:pStyle w:val="PL"/>
        <w:rPr/>
      </w:pPr>
      <w:r>
        <w:rPr/>
      </w:r>
    </w:p>
    <w:p>
      <w:pPr>
        <w:pStyle w:val="PL"/>
        <w:rPr/>
      </w:pPr>
      <w:r>
        <w:rPr/>
        <w:t>E-CIDMeasurementFailureIndication-IEs LPPA-PROTOCOL-IES ::= {</w:t>
      </w:r>
    </w:p>
    <w:p>
      <w:pPr>
        <w:pStyle w:val="PL"/>
        <w:rPr/>
      </w:pPr>
      <w:r>
        <w:rPr>
          <w:rFonts w:cs="Courier New"/>
          <w:szCs w:val="16"/>
        </w:rPr>
        <w:tab/>
      </w:r>
      <w:r>
        <w:rPr/>
        <w:t>{ ID id-E-SMLC-UE-Measurement-ID</w:t>
        <w:tab/>
        <w:tab/>
        <w:t>CRITICALITY reject</w:t>
        <w:tab/>
        <w:t>TYPE Measurement-ID</w:t>
        <w:tab/>
        <w:tab/>
        <w:tab/>
        <w:tab/>
        <w:t>PRESENCE mandatory}|</w:t>
      </w:r>
    </w:p>
    <w:p>
      <w:pPr>
        <w:pStyle w:val="PL"/>
        <w:rPr/>
      </w:pPr>
      <w:r>
        <w:rPr>
          <w:rFonts w:cs="Courier New"/>
          <w:szCs w:val="16"/>
        </w:rPr>
        <w:tab/>
      </w:r>
      <w:r>
        <w:rPr/>
        <w:t>{ ID id-eNB-UE-Measurement-ID</w:t>
        <w:tab/>
        <w:tab/>
        <w:tab/>
        <w:t>CRITICALITY reject</w:t>
        <w:tab/>
        <w:t>TYPE Measurement-ID</w:t>
        <w:tab/>
        <w:tab/>
        <w:tab/>
        <w:tab/>
        <w:t>PRESENCE mandatory}|</w:t>
      </w:r>
    </w:p>
    <w:p>
      <w:pPr>
        <w:pStyle w:val="PL"/>
        <w:rPr/>
      </w:pPr>
      <w:r>
        <w:rPr/>
        <w:tab/>
        <w:t>{ ID id-Cause</w:t>
        <w:tab/>
        <w:tab/>
        <w:tab/>
        <w:tab/>
        <w:tab/>
        <w:tab/>
        <w:tab/>
        <w:t>CRITICALITY ignore</w:t>
        <w:tab/>
        <w:t>TYPE Cause</w:t>
        <w:tab/>
        <w:tab/>
        <w:tab/>
        <w:tab/>
        <w:tab/>
        <w:tab/>
        <w:t>PRESENCE mandatory},</w:t>
      </w:r>
    </w:p>
    <w:p>
      <w:pPr>
        <w:pStyle w:val="PL"/>
        <w:rPr/>
      </w:pPr>
      <w:r>
        <w:rPr/>
        <w:tab/>
        <w:t>...</w:t>
      </w:r>
    </w:p>
    <w:p>
      <w:pPr>
        <w:pStyle w:val="PL"/>
        <w:rPr/>
      </w:pPr>
      <w:r>
        <w:rPr/>
        <w:t>}</w:t>
      </w:r>
    </w:p>
    <w:p>
      <w:pPr>
        <w:pStyle w:val="PL"/>
        <w:rPr/>
      </w:pPr>
      <w:r>
        <w:rPr/>
      </w:r>
    </w:p>
    <w:p>
      <w:pPr>
        <w:pStyle w:val="PL"/>
        <w:rPr/>
      </w:pPr>
      <w:r>
        <w:rPr/>
        <w:t>-- **************************************************************</w:t>
      </w:r>
    </w:p>
    <w:p>
      <w:pPr>
        <w:pStyle w:val="PL"/>
        <w:rPr/>
      </w:pPr>
      <w:r>
        <w:rPr/>
        <w:t>--</w:t>
      </w:r>
    </w:p>
    <w:p>
      <w:pPr>
        <w:pStyle w:val="PL"/>
        <w:rPr/>
      </w:pPr>
      <w:r>
        <w:rPr/>
        <w:t>-- E-CID MEASUREMENT REPORT</w:t>
      </w:r>
    </w:p>
    <w:p>
      <w:pPr>
        <w:pStyle w:val="PL"/>
        <w:rPr/>
      </w:pPr>
      <w:r>
        <w:rPr/>
        <w:t>--</w:t>
      </w:r>
    </w:p>
    <w:p>
      <w:pPr>
        <w:pStyle w:val="PL"/>
        <w:rPr/>
      </w:pPr>
      <w:r>
        <w:rPr/>
        <w:t>-- **************************************************************</w:t>
      </w:r>
    </w:p>
    <w:p>
      <w:pPr>
        <w:pStyle w:val="PL"/>
        <w:rPr/>
      </w:pPr>
      <w:r>
        <w:rPr/>
      </w:r>
    </w:p>
    <w:p>
      <w:pPr>
        <w:pStyle w:val="PL"/>
        <w:rPr/>
      </w:pPr>
      <w:r>
        <w:rPr/>
        <w:t>E-CIDMeasurementReport ::= SEQUENCE {</w:t>
      </w:r>
    </w:p>
    <w:p>
      <w:pPr>
        <w:pStyle w:val="PL"/>
        <w:rPr/>
      </w:pPr>
      <w:r>
        <w:rPr/>
        <w:tab/>
        <w:t>protocolIEs</w:t>
        <w:tab/>
        <w:tab/>
        <w:tab/>
        <w:tab/>
        <w:tab/>
        <w:tab/>
        <w:t>ProtocolIE-Container</w:t>
        <w:tab/>
        <w:tab/>
        <w:t>{{E-CIDMeasurementReport-IEs}},</w:t>
      </w:r>
    </w:p>
    <w:p>
      <w:pPr>
        <w:pStyle w:val="PL"/>
        <w:rPr/>
      </w:pPr>
      <w:r>
        <w:rPr/>
        <w:tab/>
        <w:t>...</w:t>
      </w:r>
    </w:p>
    <w:p>
      <w:pPr>
        <w:pStyle w:val="PL"/>
        <w:rPr/>
      </w:pPr>
      <w:r>
        <w:rPr/>
        <w:t>}</w:t>
      </w:r>
    </w:p>
    <w:p>
      <w:pPr>
        <w:pStyle w:val="PL"/>
        <w:rPr/>
      </w:pPr>
      <w:r>
        <w:rPr/>
      </w:r>
    </w:p>
    <w:p>
      <w:pPr>
        <w:pStyle w:val="PL"/>
        <w:rPr/>
      </w:pPr>
      <w:r>
        <w:rPr/>
      </w:r>
    </w:p>
    <w:p>
      <w:pPr>
        <w:pStyle w:val="PL"/>
        <w:rPr/>
      </w:pPr>
      <w:r>
        <w:rPr/>
        <w:t>E-CIDMeasurementReport-IEs LPPA-PROTOCOL-IES ::= {</w:t>
      </w:r>
    </w:p>
    <w:p>
      <w:pPr>
        <w:pStyle w:val="PL"/>
        <w:rPr/>
      </w:pPr>
      <w:r>
        <w:rPr>
          <w:rFonts w:cs="Courier New"/>
          <w:szCs w:val="16"/>
        </w:rPr>
        <w:tab/>
      </w:r>
      <w:r>
        <w:rPr/>
        <w:t>{ ID id-E-SMLC-UE-Measurement-ID</w:t>
        <w:tab/>
        <w:tab/>
        <w:t>CRITICALITY reject</w:t>
        <w:tab/>
        <w:t>TYPE Measurement-ID</w:t>
        <w:tab/>
        <w:tab/>
        <w:tab/>
        <w:tab/>
        <w:t>PRESENCE mandatory}|</w:t>
      </w:r>
    </w:p>
    <w:p>
      <w:pPr>
        <w:pStyle w:val="PL"/>
        <w:rPr/>
      </w:pPr>
      <w:r>
        <w:rPr>
          <w:rFonts w:cs="Courier New"/>
          <w:szCs w:val="16"/>
        </w:rPr>
        <w:tab/>
      </w:r>
      <w:r>
        <w:rPr/>
        <w:t>{ ID id-eNB-UE-Measurement-ID</w:t>
        <w:tab/>
        <w:tab/>
        <w:tab/>
        <w:t>CRITICALITY reject</w:t>
        <w:tab/>
        <w:t>TYPE Measurement-ID</w:t>
        <w:tab/>
        <w:tab/>
        <w:tab/>
        <w:tab/>
        <w:t>PRESENCE mandatory}|</w:t>
      </w:r>
    </w:p>
    <w:p>
      <w:pPr>
        <w:pStyle w:val="PL"/>
        <w:rPr/>
      </w:pPr>
      <w:r>
        <w:rPr/>
        <w:tab/>
        <w:t>{ ID id-E-CID-MeasurementResult</w:t>
        <w:tab/>
        <w:tab/>
        <w:tab/>
        <w:t>CRITICALITY ignore</w:t>
        <w:tab/>
        <w:t>TYPE E-CID-MeasurementResult</w:t>
        <w:tab/>
        <w:t>PRESENCE mandatory}|</w:t>
      </w:r>
    </w:p>
    <w:p>
      <w:pPr>
        <w:pStyle w:val="PL"/>
        <w:rPr/>
      </w:pPr>
      <w:r>
        <w:rPr/>
        <w:tab/>
        <w:t>{ ID id-Cell-Portion-ID</w:t>
        <w:tab/>
        <w:tab/>
        <w:tab/>
        <w:tab/>
        <w:tab/>
        <w:t>CRITICALITY ignore</w:t>
        <w:tab/>
        <w:t>TYPE Cell-Portion-ID</w:t>
        <w:tab/>
        <w:tab/>
        <w:tab/>
        <w:t>PRESENCE optional},</w:t>
      </w:r>
    </w:p>
    <w:p>
      <w:pPr>
        <w:pStyle w:val="PL"/>
        <w:rPr/>
      </w:pPr>
      <w:r>
        <w:rPr/>
        <w:tab/>
        <w:t>...</w:t>
      </w:r>
    </w:p>
    <w:p>
      <w:pPr>
        <w:pStyle w:val="PL"/>
        <w:rPr/>
      </w:pPr>
      <w:r>
        <w:rPr/>
        <w:t>}</w:t>
      </w:r>
    </w:p>
    <w:p>
      <w:pPr>
        <w:pStyle w:val="PL"/>
        <w:rPr/>
      </w:pPr>
      <w:r>
        <w:rPr/>
      </w:r>
    </w:p>
    <w:p>
      <w:pPr>
        <w:pStyle w:val="PL"/>
        <w:rPr/>
      </w:pPr>
      <w:r>
        <w:rPr/>
        <w:t>-- **************************************************************</w:t>
      </w:r>
    </w:p>
    <w:p>
      <w:pPr>
        <w:pStyle w:val="PL"/>
        <w:rPr/>
      </w:pPr>
      <w:r>
        <w:rPr/>
        <w:t>--</w:t>
      </w:r>
    </w:p>
    <w:p>
      <w:pPr>
        <w:pStyle w:val="PL"/>
        <w:rPr/>
      </w:pPr>
      <w:r>
        <w:rPr/>
        <w:t xml:space="preserve">-- E-CID MEASUREMENT TERMINATION </w:t>
      </w:r>
      <w:ins w:id="79" w:author="Ericsson User" w:date="2024-02-16T14:39:00Z">
        <w:r>
          <w:rPr/>
          <w:t>COMMAND</w:t>
        </w:r>
      </w:ins>
    </w:p>
    <w:p>
      <w:pPr>
        <w:pStyle w:val="PL"/>
        <w:rPr/>
      </w:pPr>
      <w:r>
        <w:rPr/>
        <w:t>--</w:t>
      </w:r>
    </w:p>
    <w:p>
      <w:pPr>
        <w:pStyle w:val="PL"/>
        <w:rPr/>
      </w:pPr>
      <w:r>
        <w:rPr/>
        <w:t>-- **************************************************************</w:t>
      </w:r>
    </w:p>
    <w:p>
      <w:pPr>
        <w:pStyle w:val="PL"/>
        <w:rPr/>
      </w:pPr>
      <w:r>
        <w:rPr/>
      </w:r>
    </w:p>
    <w:p>
      <w:pPr>
        <w:pStyle w:val="PL"/>
        <w:rPr/>
      </w:pPr>
      <w:r>
        <w:rPr/>
        <w:t>E-CIDMeasurementTerminationCommand ::= SEQUENCE {</w:t>
      </w:r>
    </w:p>
    <w:p>
      <w:pPr>
        <w:pStyle w:val="PL"/>
        <w:rPr/>
      </w:pPr>
      <w:r>
        <w:rPr/>
        <w:tab/>
        <w:t>protocolIEs</w:t>
        <w:tab/>
        <w:tab/>
        <w:tab/>
        <w:tab/>
        <w:tab/>
        <w:tab/>
        <w:t>ProtocolIE-Container</w:t>
        <w:tab/>
        <w:tab/>
        <w:t>{{E-CIDMeasurementTerminationCommand-IEs}},</w:t>
      </w:r>
    </w:p>
    <w:p>
      <w:pPr>
        <w:pStyle w:val="PL"/>
        <w:rPr/>
      </w:pPr>
      <w:r>
        <w:rPr/>
        <w:tab/>
        <w:t>...</w:t>
      </w:r>
    </w:p>
    <w:p>
      <w:pPr>
        <w:pStyle w:val="PL"/>
        <w:rPr/>
      </w:pPr>
      <w:r>
        <w:rPr/>
        <w:t>}</w:t>
      </w:r>
    </w:p>
    <w:p>
      <w:pPr>
        <w:pStyle w:val="PL"/>
        <w:rPr/>
      </w:pPr>
      <w:r>
        <w:rPr/>
      </w:r>
    </w:p>
    <w:p>
      <w:pPr>
        <w:pStyle w:val="PL"/>
        <w:rPr/>
      </w:pPr>
      <w:r>
        <w:rPr/>
      </w:r>
    </w:p>
    <w:p>
      <w:pPr>
        <w:pStyle w:val="PL"/>
        <w:rPr/>
      </w:pPr>
      <w:r>
        <w:rPr/>
        <w:t>E-CIDMeasurementTerminationCommand-IEs LPPA-PROTOCOL-IES ::= {</w:t>
      </w:r>
    </w:p>
    <w:p>
      <w:pPr>
        <w:pStyle w:val="PL"/>
        <w:rPr/>
      </w:pPr>
      <w:r>
        <w:rPr>
          <w:rFonts w:cs="Courier New"/>
          <w:szCs w:val="16"/>
        </w:rPr>
        <w:tab/>
      </w:r>
      <w:r>
        <w:rPr/>
        <w:t>{ ID id-E-SMLC-UE-Measurement-ID</w:t>
        <w:tab/>
        <w:tab/>
        <w:t>CRITICALITY reject</w:t>
        <w:tab/>
        <w:t>TYPE Measurement-ID</w:t>
        <w:tab/>
        <w:tab/>
        <w:tab/>
        <w:tab/>
        <w:t>PRESENCE mandatory}|</w:t>
      </w:r>
    </w:p>
    <w:p>
      <w:pPr>
        <w:pStyle w:val="PL"/>
        <w:rPr/>
      </w:pPr>
      <w:r>
        <w:rPr>
          <w:rFonts w:cs="Courier New"/>
          <w:szCs w:val="16"/>
        </w:rPr>
        <w:tab/>
      </w:r>
      <w:r>
        <w:rPr/>
        <w:t>{ ID id-eNB-UE-Measurement-ID</w:t>
        <w:tab/>
        <w:tab/>
        <w:tab/>
        <w:t>CRITICALITY reject</w:t>
        <w:tab/>
        <w:t>TYPE Measurement-ID</w:t>
        <w:tab/>
        <w:tab/>
        <w:tab/>
        <w:tab/>
        <w:t>PRESENCE mandatory},</w:t>
      </w:r>
    </w:p>
    <w:p>
      <w:pPr>
        <w:pStyle w:val="PL"/>
        <w:rPr>
          <w:lang w:val="fr-FR" w:eastAsia="en-US"/>
        </w:rPr>
      </w:pPr>
      <w:r>
        <w:rPr/>
        <w:tab/>
      </w:r>
      <w:r>
        <w:rPr>
          <w:lang w:val="fr-FR" w:eastAsia="en-US"/>
        </w:rPr>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OTDOA INFORMATION REQUEST</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OTDOAInformationRequest ::= SEQUENCE {</w:t>
      </w:r>
    </w:p>
    <w:p>
      <w:pPr>
        <w:pStyle w:val="PL"/>
        <w:rPr>
          <w:lang w:val="fr-FR" w:eastAsia="en-US"/>
        </w:rPr>
      </w:pPr>
      <w:r>
        <w:rPr>
          <w:lang w:val="fr-FR" w:eastAsia="en-US"/>
        </w:rPr>
        <w:tab/>
        <w:t>protocolIEs</w:t>
        <w:tab/>
        <w:tab/>
        <w:t>ProtocolIE-Container</w:t>
        <w:tab/>
        <w:t>{{OTDOAInformationRequest-IEs}},</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OTDOAInformationRequest-IEs LPPA-PROTOCOL-IES ::= {</w:t>
      </w:r>
    </w:p>
    <w:p>
      <w:pPr>
        <w:pStyle w:val="PL"/>
        <w:rPr/>
      </w:pPr>
      <w:r>
        <w:rPr>
          <w:rFonts w:cs="Courier New"/>
          <w:szCs w:val="16"/>
          <w:lang w:val="fr-FR" w:eastAsia="en-US"/>
        </w:rPr>
        <w:tab/>
      </w:r>
      <w:r>
        <w:rPr/>
        <w:t>{ ID id-OTDOA-Information-Type-Group</w:t>
        <w:tab/>
        <w:tab/>
        <w:t>CRITICALITY reject</w:t>
        <w:tab/>
        <w:t>TYPE OTDOA-Information-Type</w:t>
        <w:tab/>
        <w:tab/>
        <w:tab/>
        <w:t>PRESENCE mandatory},</w:t>
      </w:r>
    </w:p>
    <w:p>
      <w:pPr>
        <w:pStyle w:val="PL"/>
        <w:rPr/>
      </w:pPr>
      <w:r>
        <w:rPr/>
        <w:tab/>
        <w:t>...</w:t>
      </w:r>
    </w:p>
    <w:p>
      <w:pPr>
        <w:pStyle w:val="PL"/>
        <w:rPr/>
      </w:pPr>
      <w:r>
        <w:rPr/>
        <w:t>}</w:t>
      </w:r>
    </w:p>
    <w:p>
      <w:pPr>
        <w:pStyle w:val="PL"/>
        <w:rPr/>
      </w:pPr>
      <w:r>
        <w:rPr/>
      </w:r>
    </w:p>
    <w:p>
      <w:pPr>
        <w:pStyle w:val="PL"/>
        <w:rPr/>
      </w:pPr>
      <w:r>
        <w:rPr/>
        <w:t>OTDOA-Information-Type ::= SEQUENCE (SIZE(1..</w:t>
      </w:r>
      <w:r>
        <w:rPr>
          <w:szCs w:val="16"/>
        </w:rPr>
        <w:t>maxnoOTDOAtypes</w:t>
      </w:r>
      <w:r>
        <w:rPr/>
        <w:t>)) OF ProtocolIE-Single-Container { { OTDOA-Information-TypeIEs} }</w:t>
      </w:r>
    </w:p>
    <w:p>
      <w:pPr>
        <w:pStyle w:val="PL"/>
        <w:rPr/>
      </w:pPr>
      <w:r>
        <w:rPr/>
      </w:r>
    </w:p>
    <w:p>
      <w:pPr>
        <w:pStyle w:val="PL"/>
        <w:rPr/>
      </w:pPr>
      <w:r>
        <w:rPr/>
        <w:t>OTDOA-Information-TypeIEs</w:t>
        <w:tab/>
        <w:t>LPPA-PROTOCOL-IES ::= {</w:t>
      </w:r>
    </w:p>
    <w:p>
      <w:pPr>
        <w:pStyle w:val="PL"/>
        <w:rPr/>
      </w:pPr>
      <w:r>
        <w:rPr/>
        <w:tab/>
        <w:t>{ ID id-OTDOA-Information-Type-Item</w:t>
        <w:tab/>
        <w:tab/>
        <w:t>CRITICALITY reject</w:t>
        <w:tab/>
        <w:t>TYPE OTDOA-Information-Type-Item</w:t>
        <w:tab/>
        <w:t>PRESENCE mandatory},</w:t>
      </w:r>
    </w:p>
    <w:p>
      <w:pPr>
        <w:pStyle w:val="PL"/>
        <w:rPr/>
      </w:pPr>
      <w:r>
        <w:rPr/>
        <w:tab/>
        <w:t>...</w:t>
      </w:r>
    </w:p>
    <w:p>
      <w:pPr>
        <w:pStyle w:val="PL"/>
        <w:rPr/>
      </w:pPr>
      <w:r>
        <w:rPr/>
        <w:t>}</w:t>
      </w:r>
    </w:p>
    <w:p>
      <w:pPr>
        <w:pStyle w:val="PL"/>
        <w:rPr/>
      </w:pPr>
      <w:r>
        <w:rPr/>
      </w:r>
    </w:p>
    <w:p>
      <w:pPr>
        <w:pStyle w:val="PL"/>
        <w:rPr/>
      </w:pPr>
      <w:r>
        <w:rPr/>
        <w:t>OTDOA-Information-Type-Item ::= SEQUENCE {</w:t>
      </w:r>
    </w:p>
    <w:p>
      <w:pPr>
        <w:pStyle w:val="PL"/>
        <w:rPr/>
      </w:pPr>
      <w:r>
        <w:rPr/>
        <w:tab/>
        <w:t>oTDOA-Information-Type-Item</w:t>
        <w:tab/>
        <w:tab/>
        <w:t>OTDOA-Information-Item,</w:t>
      </w:r>
    </w:p>
    <w:p>
      <w:pPr>
        <w:pStyle w:val="PL"/>
        <w:rPr>
          <w:lang w:val="fr-FR" w:eastAsia="en-US"/>
        </w:rPr>
      </w:pPr>
      <w:r>
        <w:rPr/>
        <w:tab/>
      </w:r>
      <w:r>
        <w:rPr>
          <w:lang w:val="fr-FR" w:eastAsia="en-US"/>
        </w:rPr>
        <w:t>iE-Extensions</w:t>
        <w:tab/>
        <w:tab/>
        <w:tab/>
        <w:tab/>
        <w:tab/>
        <w:t>ProtocolExtensionContainer { { OTDOA-Information-Type-ItemExtIEs} } 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OTDOA-Information-Type-ItemExtIEs LPPA-PROTOCOL-EXTENSION ::= {</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OTDOA INFORMATION RESPONSE</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OTDOAInformationResponse ::= SEQUENCE {</w:t>
      </w:r>
    </w:p>
    <w:p>
      <w:pPr>
        <w:pStyle w:val="PL"/>
        <w:rPr>
          <w:lang w:val="fr-FR" w:eastAsia="en-US"/>
        </w:rPr>
      </w:pPr>
      <w:r>
        <w:rPr>
          <w:lang w:val="fr-FR" w:eastAsia="en-US"/>
        </w:rPr>
        <w:tab/>
        <w:t>protocolIEs</w:t>
        <w:tab/>
        <w:tab/>
        <w:t>ProtocolIE-Container</w:t>
        <w:tab/>
        <w:t>{{OTDOAInformationResponse-IEs}},</w:t>
      </w:r>
    </w:p>
    <w:p>
      <w:pPr>
        <w:pStyle w:val="PL"/>
        <w:rPr/>
      </w:pPr>
      <w:r>
        <w:rPr>
          <w:lang w:val="fr-FR" w:eastAsia="en-US"/>
        </w:rPr>
        <w:tab/>
      </w:r>
      <w:r>
        <w:rPr/>
        <w:t>...</w:t>
      </w:r>
    </w:p>
    <w:p>
      <w:pPr>
        <w:pStyle w:val="PL"/>
        <w:rPr/>
      </w:pPr>
      <w:r>
        <w:rPr/>
        <w:t>}</w:t>
      </w:r>
    </w:p>
    <w:p>
      <w:pPr>
        <w:pStyle w:val="PL"/>
        <w:rPr/>
      </w:pPr>
      <w:r>
        <w:rPr/>
      </w:r>
    </w:p>
    <w:p>
      <w:pPr>
        <w:pStyle w:val="PL"/>
        <w:rPr/>
      </w:pPr>
      <w:r>
        <w:rPr/>
        <w:t>OTDOAInformationResponse-IEs LPPA-PROTOCOL-IES ::= {</w:t>
      </w:r>
    </w:p>
    <w:p>
      <w:pPr>
        <w:pStyle w:val="PL"/>
        <w:rPr/>
      </w:pPr>
      <w:r>
        <w:rPr/>
        <w:tab/>
        <w:t>{ ID id-OTDOACells</w:t>
        <w:tab/>
        <w:tab/>
        <w:tab/>
        <w:tab/>
        <w:tab/>
        <w:tab/>
        <w:t>CRITICALITY ignore</w:t>
        <w:tab/>
        <w:t>TYPE OTDOACells</w:t>
        <w:tab/>
        <w:tab/>
        <w:tab/>
        <w:tab/>
        <w:tab/>
        <w:t>PRESENCE mandatory}|</w:t>
      </w:r>
    </w:p>
    <w:p>
      <w:pPr>
        <w:pStyle w:val="PL"/>
        <w:rPr/>
      </w:pPr>
      <w:r>
        <w:rPr/>
        <w:tab/>
        <w:t>{ ID id-CriticalityDiagnostics</w:t>
        <w:tab/>
        <w:tab/>
        <w:tab/>
        <w:t>CRITICALITY ignore</w:t>
        <w:tab/>
        <w:t>TYPE CriticalityDiagnostics</w:t>
        <w:tab/>
        <w:tab/>
        <w:t>PRESENCE optional}|</w:t>
      </w:r>
    </w:p>
    <w:p>
      <w:pPr>
        <w:pStyle w:val="PL"/>
        <w:rPr/>
      </w:pPr>
      <w:r>
        <w:rPr/>
        <w:tab/>
        <w:t>{ ID id-AddOTDOACells</w:t>
        <w:tab/>
        <w:tab/>
        <w:tab/>
        <w:tab/>
        <w:tab/>
        <w:t>CRITICALITY ignore</w:t>
        <w:tab/>
        <w:t>TYPE Add-OTDOACells</w:t>
        <w:tab/>
        <w:tab/>
        <w:tab/>
        <w:tab/>
        <w:t>PRESENCE optional},</w:t>
      </w:r>
    </w:p>
    <w:p>
      <w:pPr>
        <w:pStyle w:val="PL"/>
        <w:rPr/>
      </w:pPr>
      <w:r>
        <w:rPr/>
        <w:tab/>
        <w:t>...</w:t>
      </w:r>
    </w:p>
    <w:p>
      <w:pPr>
        <w:pStyle w:val="PL"/>
        <w:rPr/>
      </w:pPr>
      <w:r>
        <w:rPr/>
        <w:t>}</w:t>
      </w:r>
    </w:p>
    <w:p>
      <w:pPr>
        <w:pStyle w:val="PL"/>
        <w:rPr/>
      </w:pPr>
      <w:r>
        <w:rPr/>
      </w:r>
    </w:p>
    <w:p>
      <w:pPr>
        <w:pStyle w:val="PL"/>
        <w:rPr/>
      </w:pPr>
      <w:r>
        <w:rPr/>
        <w:t>-- **************************************************************</w:t>
      </w:r>
    </w:p>
    <w:p>
      <w:pPr>
        <w:pStyle w:val="PL"/>
        <w:rPr/>
      </w:pPr>
      <w:r>
        <w:rPr/>
        <w:t>--</w:t>
      </w:r>
    </w:p>
    <w:p>
      <w:pPr>
        <w:pStyle w:val="PL"/>
        <w:rPr/>
      </w:pPr>
      <w:r>
        <w:rPr/>
        <w:t>-- OTDOA INFORMATION FAILURE</w:t>
      </w:r>
    </w:p>
    <w:p>
      <w:pPr>
        <w:pStyle w:val="PL"/>
        <w:rPr/>
      </w:pPr>
      <w:r>
        <w:rPr/>
        <w:t>--</w:t>
      </w:r>
    </w:p>
    <w:p>
      <w:pPr>
        <w:pStyle w:val="PL"/>
        <w:rPr/>
      </w:pPr>
      <w:r>
        <w:rPr/>
        <w:t>-- **************************************************************</w:t>
      </w:r>
    </w:p>
    <w:p>
      <w:pPr>
        <w:pStyle w:val="PL"/>
        <w:rPr/>
      </w:pPr>
      <w:r>
        <w:rPr/>
      </w:r>
    </w:p>
    <w:p>
      <w:pPr>
        <w:pStyle w:val="PL"/>
        <w:rPr/>
      </w:pPr>
      <w:r>
        <w:rPr/>
        <w:t>OTDOAInformationFailure ::= SEQUENCE {</w:t>
      </w:r>
    </w:p>
    <w:p>
      <w:pPr>
        <w:pStyle w:val="PL"/>
        <w:rPr/>
      </w:pPr>
      <w:r>
        <w:rPr/>
        <w:tab/>
        <w:t>protocolIEs</w:t>
        <w:tab/>
        <w:tab/>
        <w:tab/>
        <w:tab/>
        <w:tab/>
        <w:tab/>
        <w:t>ProtocolIE-Container</w:t>
        <w:tab/>
        <w:tab/>
        <w:t>{{OTDOAInformationFailure-IEs}},</w:t>
      </w:r>
    </w:p>
    <w:p>
      <w:pPr>
        <w:pStyle w:val="PL"/>
        <w:rPr/>
      </w:pPr>
      <w:r>
        <w:rPr/>
        <w:tab/>
        <w:t>...</w:t>
      </w:r>
    </w:p>
    <w:p>
      <w:pPr>
        <w:pStyle w:val="PL"/>
        <w:rPr/>
      </w:pPr>
      <w:r>
        <w:rPr/>
        <w:t>}</w:t>
      </w:r>
    </w:p>
    <w:p>
      <w:pPr>
        <w:pStyle w:val="PL"/>
        <w:rPr/>
      </w:pPr>
      <w:r>
        <w:rPr/>
      </w:r>
    </w:p>
    <w:p>
      <w:pPr>
        <w:pStyle w:val="PL"/>
        <w:rPr/>
      </w:pPr>
      <w:r>
        <w:rPr/>
      </w:r>
    </w:p>
    <w:p>
      <w:pPr>
        <w:pStyle w:val="PL"/>
        <w:rPr/>
      </w:pPr>
      <w:r>
        <w:rPr/>
        <w:t>OTDOAInformationFailure-IEs LPPA-PROTOCOL-IES ::= {</w:t>
      </w:r>
    </w:p>
    <w:p>
      <w:pPr>
        <w:pStyle w:val="PL"/>
        <w:rPr/>
      </w:pPr>
      <w:r>
        <w:rPr/>
        <w:tab/>
        <w:t>{ ID id-Cause</w:t>
        <w:tab/>
        <w:tab/>
        <w:tab/>
        <w:tab/>
        <w:tab/>
        <w:tab/>
        <w:tab/>
        <w:t>CRITICALITY ignore</w:t>
        <w:tab/>
        <w:t>TYPE Cause</w:t>
        <w:tab/>
        <w:tab/>
        <w:tab/>
        <w:tab/>
        <w:tab/>
        <w:tab/>
        <w:t>PRESENCE mandatory}|</w:t>
      </w:r>
    </w:p>
    <w:p>
      <w:pPr>
        <w:pStyle w:val="PL"/>
        <w:rPr/>
      </w:pPr>
      <w:r>
        <w:rPr/>
        <w:tab/>
        <w:t>{ ID id-CriticalityDiagnostics</w:t>
        <w:tab/>
        <w:tab/>
        <w:tab/>
        <w:t>CRITICALITY ignore</w:t>
        <w:tab/>
        <w:t>TYPE CriticalityDiagnostics</w:t>
        <w:tab/>
        <w:tab/>
        <w:t>PRESENCE optional},</w:t>
      </w:r>
    </w:p>
    <w:p>
      <w:pPr>
        <w:pStyle w:val="PL"/>
        <w:rPr>
          <w:lang w:val="fr-FR" w:eastAsia="en-US"/>
        </w:rPr>
      </w:pPr>
      <w:r>
        <w:rPr/>
        <w:tab/>
      </w:r>
      <w:r>
        <w:rPr>
          <w:lang w:val="fr-FR" w:eastAsia="en-US"/>
        </w:rPr>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UTDOA INFORMATION REQUEST</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UTDOAInformationRequest ::= SEQUENCE {</w:t>
      </w:r>
    </w:p>
    <w:p>
      <w:pPr>
        <w:pStyle w:val="PL"/>
        <w:rPr>
          <w:lang w:val="fr-FR" w:eastAsia="en-US"/>
        </w:rPr>
      </w:pPr>
      <w:r>
        <w:rPr>
          <w:lang w:val="fr-FR" w:eastAsia="en-US"/>
        </w:rPr>
        <w:tab/>
        <w:t>protocolIEs</w:t>
        <w:tab/>
        <w:tab/>
        <w:tab/>
        <w:tab/>
        <w:t>ProtocolIE-Container</w:t>
        <w:tab/>
        <w:tab/>
        <w:t>{{UTDOAInformationRequest-IEs}},</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UTDOAInformationRequest-IEs LPPA-PROTOCOL-IES ::= {</w:t>
      </w:r>
    </w:p>
    <w:p>
      <w:pPr>
        <w:pStyle w:val="PL"/>
        <w:rPr/>
      </w:pPr>
      <w:r>
        <w:rPr>
          <w:lang w:val="fr-FR" w:eastAsia="en-US"/>
        </w:rPr>
        <w:tab/>
      </w:r>
      <w:r>
        <w:rPr/>
        <w:t>{ ID id-RequestedSRSTransmissionCharacteristics</w:t>
        <w:tab/>
        <w:tab/>
        <w:t>CRITICALITY ignore</w:t>
        <w:tab/>
        <w:t>TYPE RequestedSRSTransmissionCharacteristics</w:t>
        <w:tab/>
        <w:t>PRESENCE optional},</w:t>
      </w:r>
    </w:p>
    <w:p>
      <w:pPr>
        <w:pStyle w:val="PL"/>
        <w:rPr>
          <w:lang w:val="fr-FR" w:eastAsia="en-US"/>
        </w:rPr>
      </w:pPr>
      <w:r>
        <w:rPr/>
        <w:tab/>
      </w:r>
      <w:r>
        <w:rPr>
          <w:lang w:val="fr-FR" w:eastAsia="en-US"/>
        </w:rPr>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UTDOA INFORMATION RESPONSE</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UTDOAInformationResponse ::= SEQUENCE {</w:t>
      </w:r>
    </w:p>
    <w:p>
      <w:pPr>
        <w:pStyle w:val="PL"/>
        <w:rPr>
          <w:lang w:val="fr-FR" w:eastAsia="en-US"/>
        </w:rPr>
      </w:pPr>
      <w:r>
        <w:rPr>
          <w:lang w:val="fr-FR" w:eastAsia="en-US"/>
        </w:rPr>
        <w:tab/>
        <w:t>protocolIEs</w:t>
        <w:tab/>
        <w:tab/>
        <w:tab/>
        <w:tab/>
        <w:t>ProtocolIE-Container</w:t>
        <w:tab/>
        <w:tab/>
        <w:t>{{UTDOAInformationResponse-IEs}},</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UTDOAInformationResponse-IEs LPPA-PROTOCOL-IES ::= {</w:t>
      </w:r>
    </w:p>
    <w:p>
      <w:pPr>
        <w:pStyle w:val="PL"/>
        <w:rPr/>
      </w:pPr>
      <w:r>
        <w:rPr>
          <w:lang w:val="fr-FR" w:eastAsia="en-US"/>
        </w:rPr>
        <w:tab/>
      </w:r>
      <w:r>
        <w:rPr/>
        <w:t>{ ID id-ULConfiguration</w:t>
        <w:tab/>
        <w:tab/>
        <w:tab/>
        <w:tab/>
        <w:tab/>
        <w:t>CRITICALITY reject</w:t>
        <w:tab/>
        <w:t>TYPE ULConfiguration</w:t>
        <w:tab/>
        <w:tab/>
        <w:tab/>
        <w:t>PRESENCE mandatory}|</w:t>
      </w:r>
    </w:p>
    <w:p>
      <w:pPr>
        <w:pStyle w:val="PL"/>
        <w:rPr/>
      </w:pPr>
      <w:r>
        <w:rPr/>
        <w:tab/>
        <w:t>{ ID id-CriticalityDiagnostics</w:t>
        <w:tab/>
        <w:tab/>
        <w:tab/>
        <w:t>CRITICALITY ignore</w:t>
        <w:tab/>
        <w:t>TYPE CriticalityDiagnostics</w:t>
        <w:tab/>
        <w:tab/>
        <w:t>PRESENCE optional},</w:t>
      </w:r>
    </w:p>
    <w:p>
      <w:pPr>
        <w:pStyle w:val="PL"/>
        <w:rPr>
          <w:lang w:val="fr-FR" w:eastAsia="en-US"/>
        </w:rPr>
      </w:pPr>
      <w:r>
        <w:rPr/>
        <w:tab/>
      </w:r>
      <w:r>
        <w:rPr>
          <w:lang w:val="fr-FR" w:eastAsia="en-US"/>
        </w:rPr>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UTDOA INFORMATION FAILURE</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UTDOAInformationFailure ::= SEQUENCE {</w:t>
      </w:r>
    </w:p>
    <w:p>
      <w:pPr>
        <w:pStyle w:val="PL"/>
        <w:rPr>
          <w:lang w:val="fr-FR" w:eastAsia="en-US"/>
        </w:rPr>
      </w:pPr>
      <w:r>
        <w:rPr>
          <w:lang w:val="fr-FR" w:eastAsia="en-US"/>
        </w:rPr>
        <w:tab/>
        <w:t>protocolIEs</w:t>
        <w:tab/>
        <w:tab/>
        <w:tab/>
        <w:tab/>
        <w:t>ProtocolIE-Container</w:t>
        <w:tab/>
        <w:tab/>
        <w:t>{{UTDOAInformationFailure-IEs}},</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r>
    </w:p>
    <w:p>
      <w:pPr>
        <w:pStyle w:val="PL"/>
        <w:rPr>
          <w:lang w:val="fr-FR" w:eastAsia="en-US"/>
        </w:rPr>
      </w:pPr>
      <w:r>
        <w:rPr>
          <w:lang w:val="fr-FR" w:eastAsia="en-US"/>
        </w:rPr>
        <w:t>UTDOAInformationFailure-IEs LPPA-PROTOCOL-IES ::= {</w:t>
      </w:r>
    </w:p>
    <w:p>
      <w:pPr>
        <w:pStyle w:val="PL"/>
        <w:rPr>
          <w:lang w:val="fr-FR" w:eastAsia="en-US"/>
        </w:rPr>
      </w:pPr>
      <w:r>
        <w:rPr>
          <w:lang w:val="fr-FR" w:eastAsia="en-US"/>
        </w:rPr>
        <w:tab/>
        <w:t>{ ID id-Cause</w:t>
        <w:tab/>
        <w:tab/>
        <w:tab/>
        <w:tab/>
        <w:tab/>
        <w:tab/>
        <w:tab/>
        <w:t>CRITICALITY ignore</w:t>
        <w:tab/>
        <w:t>TYPE Cause</w:t>
        <w:tab/>
        <w:tab/>
        <w:tab/>
        <w:tab/>
        <w:tab/>
        <w:tab/>
        <w:t>PRESENCE mandatory}|</w:t>
      </w:r>
    </w:p>
    <w:p>
      <w:pPr>
        <w:pStyle w:val="PL"/>
        <w:rPr>
          <w:lang w:val="fr-FR" w:eastAsia="en-US"/>
        </w:rPr>
      </w:pPr>
      <w:r>
        <w:rPr>
          <w:lang w:val="fr-FR" w:eastAsia="en-US"/>
        </w:rPr>
        <w:tab/>
        <w:t>{ ID id-CriticalityDiagnostics</w:t>
        <w:tab/>
        <w:tab/>
        <w:tab/>
        <w:t>CRITICALITY ignore</w:t>
        <w:tab/>
        <w:t>TYPE CriticalityDiagnostics</w:t>
        <w:tab/>
        <w:tab/>
        <w:t>PRESENCE 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UTDOA INFORMATION UPDATE</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UTDOAInformationUpdate ::= SEQUENCE {</w:t>
      </w:r>
    </w:p>
    <w:p>
      <w:pPr>
        <w:pStyle w:val="PL"/>
        <w:rPr>
          <w:lang w:val="fr-FR" w:eastAsia="en-US"/>
        </w:rPr>
      </w:pPr>
      <w:r>
        <w:rPr>
          <w:lang w:val="fr-FR" w:eastAsia="en-US"/>
        </w:rPr>
        <w:tab/>
        <w:t>protocolIEs</w:t>
        <w:tab/>
        <w:tab/>
        <w:tab/>
        <w:tab/>
        <w:tab/>
        <w:t>ProtocolIE-Container</w:t>
        <w:tab/>
        <w:tab/>
        <w:t>{{UTDOAInformationUpdate-IEs}},</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UTDOAInformationUpdate-IEs LPPA-PROTOCOL-IES ::= {</w:t>
      </w:r>
    </w:p>
    <w:p>
      <w:pPr>
        <w:pStyle w:val="PL"/>
        <w:rPr>
          <w:lang w:val="fr-FR" w:eastAsia="en-US"/>
        </w:rPr>
      </w:pPr>
      <w:r>
        <w:rPr>
          <w:lang w:val="fr-FR" w:eastAsia="en-US"/>
        </w:rPr>
        <w:tab/>
        <w:t>{ ID id-ULConfiguration</w:t>
        <w:tab/>
        <w:tab/>
        <w:t>CRITICALITY ignore</w:t>
        <w:tab/>
        <w:t>TYPE ULConfiguration</w:t>
        <w:tab/>
        <w:t>PRESENCE 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w:t>
      </w:r>
    </w:p>
    <w:p>
      <w:pPr>
        <w:pStyle w:val="PL"/>
        <w:rPr>
          <w:lang w:val="fr-FR" w:eastAsia="en-US"/>
        </w:rPr>
      </w:pPr>
      <w:r>
        <w:rPr>
          <w:lang w:val="fr-FR" w:eastAsia="en-US"/>
        </w:rPr>
        <w:t>--</w:t>
      </w:r>
    </w:p>
    <w:p>
      <w:pPr>
        <w:pStyle w:val="PL"/>
        <w:rPr>
          <w:lang w:val="fr-FR" w:eastAsia="en-US"/>
        </w:rPr>
      </w:pPr>
      <w:r>
        <w:rPr>
          <w:lang w:val="fr-FR" w:eastAsia="en-US"/>
        </w:rPr>
        <w:t>-- ASSISTANCE INFORMATION CONTROL</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AssistanceInformationControl ::= SEQUENCE {</w:t>
      </w:r>
    </w:p>
    <w:p>
      <w:pPr>
        <w:pStyle w:val="PL"/>
        <w:rPr>
          <w:lang w:val="fr-FR" w:eastAsia="en-US"/>
        </w:rPr>
      </w:pPr>
      <w:r>
        <w:rPr>
          <w:lang w:val="fr-FR" w:eastAsia="en-US"/>
        </w:rPr>
        <w:tab/>
        <w:t>protocolIEs</w:t>
        <w:tab/>
        <w:tab/>
        <w:t>ProtocolIE-Container</w:t>
        <w:tab/>
        <w:t>{{AssistanceInformationControl-IEs}},</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AssistanceInformationControl-IEs LPPA-PROTOCOL-IES ::= {</w:t>
      </w:r>
    </w:p>
    <w:p>
      <w:pPr>
        <w:pStyle w:val="PL"/>
        <w:rPr/>
      </w:pPr>
      <w:r>
        <w:rPr>
          <w:lang w:val="fr-FR" w:eastAsia="en-US"/>
        </w:rPr>
        <w:tab/>
      </w:r>
      <w:r>
        <w:rPr/>
        <w:t>{ ID id-Assistance-Information</w:t>
        <w:tab/>
        <w:t>CRITICALITY reject</w:t>
        <w:tab/>
        <w:t>TYPE Assistance-Information</w:t>
        <w:tab/>
        <w:tab/>
        <w:t>PRESENCE optional}|</w:t>
      </w:r>
    </w:p>
    <w:p>
      <w:pPr>
        <w:pStyle w:val="PL"/>
        <w:rPr/>
      </w:pPr>
      <w:r>
        <w:rPr/>
        <w:tab/>
        <w:t>{ ID id-Broadcast</w:t>
        <w:tab/>
        <w:tab/>
        <w:tab/>
        <w:tab/>
        <w:t>CRITICALITY reject</w:t>
        <w:tab/>
        <w:t>TYPE Broadcast</w:t>
        <w:tab/>
        <w:tab/>
        <w:tab/>
        <w:tab/>
        <w:tab/>
        <w:t>PRESENCE optional},</w:t>
      </w:r>
    </w:p>
    <w:p>
      <w:pPr>
        <w:pStyle w:val="PL"/>
        <w:rPr/>
      </w:pPr>
      <w:r>
        <w:rPr/>
        <w:tab/>
        <w:t>...</w:t>
      </w:r>
    </w:p>
    <w:p>
      <w:pPr>
        <w:pStyle w:val="PL"/>
        <w:rPr/>
      </w:pPr>
      <w:r>
        <w:rPr/>
        <w:t>}</w:t>
      </w:r>
    </w:p>
    <w:p>
      <w:pPr>
        <w:pStyle w:val="PL"/>
        <w:rPr/>
      </w:pPr>
      <w:r>
        <w:rPr/>
      </w:r>
    </w:p>
    <w:p>
      <w:pPr>
        <w:pStyle w:val="PL"/>
        <w:rPr/>
      </w:pPr>
      <w:r>
        <w:rPr/>
        <w:t>-- **************************************************************</w:t>
      </w:r>
    </w:p>
    <w:p>
      <w:pPr>
        <w:pStyle w:val="PL"/>
        <w:rPr/>
      </w:pPr>
      <w:r>
        <w:rPr/>
        <w:t>--</w:t>
      </w:r>
    </w:p>
    <w:p>
      <w:pPr>
        <w:pStyle w:val="PL"/>
        <w:rPr/>
      </w:pPr>
      <w:r>
        <w:rPr/>
        <w:t>-- ASSISTANCE INFORMATION FEEDBACK</w:t>
      </w:r>
    </w:p>
    <w:p>
      <w:pPr>
        <w:pStyle w:val="PL"/>
        <w:rPr/>
      </w:pPr>
      <w:r>
        <w:rPr/>
        <w:t>--</w:t>
      </w:r>
    </w:p>
    <w:p>
      <w:pPr>
        <w:pStyle w:val="PL"/>
        <w:rPr/>
      </w:pPr>
      <w:r>
        <w:rPr/>
        <w:t>-- **************************************************************</w:t>
      </w:r>
    </w:p>
    <w:p>
      <w:pPr>
        <w:pStyle w:val="PL"/>
        <w:rPr/>
      </w:pPr>
      <w:r>
        <w:rPr/>
      </w:r>
    </w:p>
    <w:p>
      <w:pPr>
        <w:pStyle w:val="PL"/>
        <w:rPr/>
      </w:pPr>
      <w:r>
        <w:rPr/>
        <w:t>AssistanceInformationFeedback ::= SEQUENCE {</w:t>
      </w:r>
    </w:p>
    <w:p>
      <w:pPr>
        <w:pStyle w:val="PL"/>
        <w:rPr/>
      </w:pPr>
      <w:r>
        <w:rPr/>
        <w:tab/>
        <w:t>protocolIEs</w:t>
        <w:tab/>
        <w:tab/>
        <w:t>ProtocolIE-Container</w:t>
        <w:tab/>
        <w:t>{{AssistanceInformationFeedback-IEs}},</w:t>
      </w:r>
    </w:p>
    <w:p>
      <w:pPr>
        <w:pStyle w:val="PL"/>
        <w:rPr/>
      </w:pPr>
      <w:r>
        <w:rPr/>
        <w:tab/>
        <w:t>...</w:t>
      </w:r>
    </w:p>
    <w:p>
      <w:pPr>
        <w:pStyle w:val="PL"/>
        <w:rPr/>
      </w:pPr>
      <w:r>
        <w:rPr/>
        <w:t>}</w:t>
      </w:r>
    </w:p>
    <w:p>
      <w:pPr>
        <w:pStyle w:val="PL"/>
        <w:rPr/>
      </w:pPr>
      <w:r>
        <w:rPr/>
      </w:r>
    </w:p>
    <w:p>
      <w:pPr>
        <w:pStyle w:val="PL"/>
        <w:rPr/>
      </w:pPr>
      <w:r>
        <w:rPr/>
        <w:t>AssistanceInformationFeedback-IEs LPPA-PROTOCOL-IES ::= {</w:t>
      </w:r>
    </w:p>
    <w:p>
      <w:pPr>
        <w:pStyle w:val="PL"/>
        <w:rPr/>
      </w:pPr>
      <w:r>
        <w:rPr/>
        <w:tab/>
        <w:t>{ ID id-AssistanceInformationFailureList</w:t>
        <w:tab/>
        <w:t>CRITICALITY reject</w:t>
        <w:tab/>
        <w:t>TYPE AssistanceInformationFailureList</w:t>
        <w:tab/>
        <w:t>PRESENCE optional}|</w:t>
      </w:r>
    </w:p>
    <w:p>
      <w:pPr>
        <w:pStyle w:val="PL"/>
        <w:rPr/>
      </w:pPr>
      <w:r>
        <w:rPr/>
        <w:tab/>
        <w:t>{ ID id-CriticalityDiagnostics</w:t>
        <w:tab/>
        <w:tab/>
        <w:tab/>
        <w:tab/>
        <w:t>CRITICALITY ignore</w:t>
        <w:tab/>
        <w:t>TYPE CriticalityDiagnostics</w:t>
        <w:tab/>
        <w:tab/>
        <w:tab/>
        <w:tab/>
        <w:tab/>
        <w:t>PRESENCE optional},</w:t>
      </w:r>
    </w:p>
    <w:p>
      <w:pPr>
        <w:pStyle w:val="PL"/>
        <w:rPr/>
      </w:pPr>
      <w:r>
        <w:rPr/>
        <w:tab/>
        <w:t>...</w:t>
      </w:r>
    </w:p>
    <w:p>
      <w:pPr>
        <w:pStyle w:val="PL"/>
        <w:rPr/>
      </w:pPr>
      <w:r>
        <w:rPr/>
        <w:t>}</w:t>
      </w:r>
    </w:p>
    <w:p>
      <w:pPr>
        <w:pStyle w:val="PL"/>
        <w:rPr/>
      </w:pPr>
      <w:r>
        <w:rPr/>
      </w:r>
    </w:p>
    <w:p>
      <w:pPr>
        <w:pStyle w:val="PL"/>
        <w:rPr/>
      </w:pPr>
      <w:r>
        <w:rPr/>
        <w:t>-- **************************************************************</w:t>
      </w:r>
    </w:p>
    <w:p>
      <w:pPr>
        <w:pStyle w:val="PL"/>
        <w:rPr/>
      </w:pPr>
      <w:r>
        <w:rPr/>
        <w:t>--</w:t>
      </w:r>
    </w:p>
    <w:p>
      <w:pPr>
        <w:pStyle w:val="PL"/>
        <w:rPr/>
      </w:pPr>
      <w:r>
        <w:rPr/>
        <w:t>-- ERROR INDICATION</w:t>
      </w:r>
    </w:p>
    <w:p>
      <w:pPr>
        <w:pStyle w:val="PL"/>
        <w:rPr/>
      </w:pPr>
      <w:r>
        <w:rPr/>
        <w:t>--</w:t>
      </w:r>
    </w:p>
    <w:p>
      <w:pPr>
        <w:pStyle w:val="PL"/>
        <w:rPr/>
      </w:pPr>
      <w:r>
        <w:rPr/>
        <w:t>-- **************************************************************</w:t>
      </w:r>
    </w:p>
    <w:p>
      <w:pPr>
        <w:pStyle w:val="PL"/>
        <w:rPr/>
      </w:pPr>
      <w:r>
        <w:rPr/>
      </w:r>
    </w:p>
    <w:p>
      <w:pPr>
        <w:pStyle w:val="PL"/>
        <w:rPr/>
      </w:pPr>
      <w:r>
        <w:rPr/>
        <w:t>ErrorIndication ::= SEQUENCE {</w:t>
      </w:r>
    </w:p>
    <w:p>
      <w:pPr>
        <w:pStyle w:val="PL"/>
        <w:rPr/>
      </w:pPr>
      <w:r>
        <w:rPr/>
        <w:tab/>
        <w:t>protocolIEs</w:t>
        <w:tab/>
        <w:tab/>
        <w:t>ProtocolIE-Container</w:t>
        <w:tab/>
        <w:t>{{ErrorIndication-IEs}},</w:t>
      </w:r>
    </w:p>
    <w:p>
      <w:pPr>
        <w:pStyle w:val="PL"/>
        <w:rPr/>
      </w:pPr>
      <w:r>
        <w:rPr/>
        <w:tab/>
        <w:t>...</w:t>
      </w:r>
    </w:p>
    <w:p>
      <w:pPr>
        <w:pStyle w:val="PL"/>
        <w:rPr/>
      </w:pPr>
      <w:r>
        <w:rPr/>
        <w:t>}</w:t>
      </w:r>
    </w:p>
    <w:p>
      <w:pPr>
        <w:pStyle w:val="PL"/>
        <w:rPr/>
      </w:pPr>
      <w:r>
        <w:rPr/>
      </w:r>
    </w:p>
    <w:p>
      <w:pPr>
        <w:pStyle w:val="PL"/>
        <w:rPr/>
      </w:pPr>
      <w:r>
        <w:rPr/>
        <w:t>ErrorIndication-IEs LPPA-PROTOCOL-IES ::= {</w:t>
      </w:r>
    </w:p>
    <w:p>
      <w:pPr>
        <w:pStyle w:val="PL"/>
        <w:rPr/>
      </w:pPr>
      <w:r>
        <w:rPr/>
        <w:tab/>
      </w:r>
    </w:p>
    <w:p>
      <w:pPr>
        <w:pStyle w:val="PL"/>
        <w:rPr/>
      </w:pPr>
      <w:r>
        <w:rPr/>
        <w:tab/>
        <w:t>{ ID id-Cause</w:t>
        <w:tab/>
        <w:tab/>
        <w:tab/>
        <w:tab/>
        <w:tab/>
        <w:tab/>
        <w:t>CRITICALITY ignore</w:t>
        <w:tab/>
        <w:t>TYPE Cause</w:t>
        <w:tab/>
        <w:tab/>
        <w:tab/>
        <w:tab/>
        <w:tab/>
        <w:tab/>
        <w:t>PRESENCE optional}|</w:t>
      </w:r>
    </w:p>
    <w:p>
      <w:pPr>
        <w:pStyle w:val="PL"/>
        <w:rPr/>
      </w:pPr>
      <w:r>
        <w:rPr/>
        <w:tab/>
        <w:t>{ ID id-CriticalityDiagnostics</w:t>
        <w:tab/>
        <w:tab/>
        <w:t>CRITICALITY ignore</w:t>
        <w:tab/>
        <w:t>TYPE CriticalityDiagnostics</w:t>
        <w:tab/>
        <w:tab/>
        <w:t>PRESENCE optional},</w:t>
      </w:r>
    </w:p>
    <w:p>
      <w:pPr>
        <w:pStyle w:val="PL"/>
        <w:rPr/>
      </w:pPr>
      <w:r>
        <w:rPr/>
        <w:tab/>
        <w:t>...</w:t>
      </w:r>
    </w:p>
    <w:p>
      <w:pPr>
        <w:pStyle w:val="PL"/>
        <w:rPr/>
      </w:pPr>
      <w:r>
        <w:rPr/>
        <w:t>}</w:t>
      </w:r>
    </w:p>
    <w:p>
      <w:pPr>
        <w:pStyle w:val="PL"/>
        <w:rPr/>
      </w:pPr>
      <w:r>
        <w:rPr/>
      </w:r>
    </w:p>
    <w:p>
      <w:pPr>
        <w:pStyle w:val="PL"/>
        <w:rPr/>
      </w:pPr>
      <w:r>
        <w:rPr/>
        <w:t>-- **************************************************************</w:t>
      </w:r>
    </w:p>
    <w:p>
      <w:pPr>
        <w:pStyle w:val="PL"/>
        <w:rPr/>
      </w:pPr>
      <w:r>
        <w:rPr/>
        <w:t>--</w:t>
      </w:r>
    </w:p>
    <w:p>
      <w:pPr>
        <w:pStyle w:val="PL"/>
        <w:rPr/>
      </w:pPr>
      <w:r>
        <w:rPr/>
        <w:t>-- PRIVATE MESSAGE</w:t>
      </w:r>
    </w:p>
    <w:p>
      <w:pPr>
        <w:pStyle w:val="PL"/>
        <w:rPr/>
      </w:pPr>
      <w:r>
        <w:rPr/>
        <w:t>--</w:t>
      </w:r>
    </w:p>
    <w:p>
      <w:pPr>
        <w:pStyle w:val="PL"/>
        <w:rPr/>
      </w:pPr>
      <w:r>
        <w:rPr/>
        <w:t>-- **************************************************************</w:t>
      </w:r>
    </w:p>
    <w:p>
      <w:pPr>
        <w:pStyle w:val="PL"/>
        <w:rPr/>
      </w:pPr>
      <w:r>
        <w:rPr/>
      </w:r>
    </w:p>
    <w:p>
      <w:pPr>
        <w:pStyle w:val="PL"/>
        <w:rPr/>
      </w:pPr>
      <w:r>
        <w:rPr/>
        <w:t>PrivateMessage ::= SEQUENCE {</w:t>
      </w:r>
    </w:p>
    <w:p>
      <w:pPr>
        <w:pStyle w:val="PL"/>
        <w:rPr/>
      </w:pPr>
      <w:r>
        <w:rPr/>
        <w:tab/>
        <w:t>privateIEs</w:t>
        <w:tab/>
        <w:tab/>
        <w:t>PrivateIE-Container</w:t>
        <w:tab/>
        <w:t>{{PrivateMessage-IEs}},</w:t>
      </w:r>
    </w:p>
    <w:p>
      <w:pPr>
        <w:pStyle w:val="PL"/>
        <w:rPr/>
      </w:pPr>
      <w:r>
        <w:rPr/>
        <w:tab/>
        <w:t>...</w:t>
      </w:r>
    </w:p>
    <w:p>
      <w:pPr>
        <w:pStyle w:val="PL"/>
        <w:rPr/>
      </w:pPr>
      <w:r>
        <w:rPr/>
        <w:t>}</w:t>
      </w:r>
    </w:p>
    <w:p>
      <w:pPr>
        <w:pStyle w:val="PL"/>
        <w:rPr/>
      </w:pPr>
      <w:r>
        <w:rPr/>
      </w:r>
    </w:p>
    <w:p>
      <w:pPr>
        <w:pStyle w:val="PL"/>
        <w:rPr/>
      </w:pPr>
      <w:r>
        <w:rPr/>
        <w:t>PrivateMessage-IEs LPPA-PRIVATE-IES ::= {</w:t>
      </w:r>
    </w:p>
    <w:p>
      <w:pPr>
        <w:pStyle w:val="PL"/>
        <w:rPr/>
      </w:pPr>
      <w:r>
        <w:rPr/>
        <w:tab/>
        <w:t>...</w:t>
      </w:r>
    </w:p>
    <w:p>
      <w:pPr>
        <w:pStyle w:val="PL"/>
        <w:rPr/>
      </w:pPr>
      <w:r>
        <w:rPr/>
        <w:t>}</w:t>
      </w:r>
    </w:p>
    <w:p>
      <w:pPr>
        <w:pStyle w:val="PL"/>
        <w:rPr/>
      </w:pPr>
      <w:r>
        <w:rPr/>
      </w:r>
    </w:p>
    <w:p>
      <w:pPr>
        <w:pStyle w:val="PL"/>
        <w:rPr/>
      </w:pPr>
      <w:r>
        <w:rPr/>
        <w:t>END</w:t>
      </w:r>
    </w:p>
    <w:p>
      <w:pPr>
        <w:pStyle w:val="PL"/>
        <w:rPr/>
      </w:pPr>
      <w:r>
        <w:rPr/>
        <w:t>-- ASN1STOP</w:t>
      </w:r>
    </w:p>
    <w:p>
      <w:pPr>
        <w:pStyle w:val="PL"/>
        <w:rPr/>
      </w:pPr>
      <w:r>
        <w:rPr/>
      </w:r>
    </w:p>
    <w:p>
      <w:pPr>
        <w:pStyle w:val="Heading3"/>
        <w:spacing w:lineRule="auto" w:line="240"/>
        <w:rPr/>
      </w:pPr>
      <w:r>
        <w:rPr/>
        <w:t>9.3.5</w:t>
        <w:tab/>
        <w:t>Information Element definitions</w:t>
      </w:r>
    </w:p>
    <w:p>
      <w:pPr>
        <w:pStyle w:val="PL"/>
        <w:rPr/>
      </w:pPr>
      <w:r>
        <w:rPr/>
        <w:t>-- ASN1START</w:t>
      </w:r>
    </w:p>
    <w:p>
      <w:pPr>
        <w:pStyle w:val="PL"/>
        <w:rPr/>
      </w:pPr>
      <w:r>
        <w:rPr/>
        <w:t>-- **************************************************************</w:t>
      </w:r>
    </w:p>
    <w:p>
      <w:pPr>
        <w:pStyle w:val="PL"/>
        <w:rPr/>
      </w:pPr>
      <w:r>
        <w:rPr/>
        <w:t>--</w:t>
      </w:r>
    </w:p>
    <w:p>
      <w:pPr>
        <w:pStyle w:val="PL"/>
        <w:rPr/>
      </w:pPr>
      <w:r>
        <w:rPr/>
        <w:t>-- Information Element Definitions</w:t>
      </w:r>
    </w:p>
    <w:p>
      <w:pPr>
        <w:pStyle w:val="PL"/>
        <w:rPr/>
      </w:pPr>
      <w:r>
        <w:rPr/>
        <w:t>--</w:t>
      </w:r>
    </w:p>
    <w:p>
      <w:pPr>
        <w:pStyle w:val="PL"/>
        <w:rPr/>
      </w:pPr>
      <w:r>
        <w:rPr/>
        <w:t>-- **************************************************************</w:t>
      </w:r>
    </w:p>
    <w:p>
      <w:pPr>
        <w:pStyle w:val="PL"/>
        <w:rPr/>
      </w:pPr>
      <w:r>
        <w:rPr/>
      </w:r>
    </w:p>
    <w:p>
      <w:pPr>
        <w:pStyle w:val="PL"/>
        <w:rPr/>
      </w:pPr>
      <w:r>
        <w:rPr/>
        <w:t>LPPA-IEs {</w:t>
      </w:r>
    </w:p>
    <w:p>
      <w:pPr>
        <w:pStyle w:val="PL"/>
        <w:rPr/>
      </w:pPr>
      <w:r>
        <w:rPr/>
        <w:t xml:space="preserve">itu-t (0) identified-organization (4) etsi (0) mobileDomain (0) </w:t>
      </w:r>
    </w:p>
    <w:p>
      <w:pPr>
        <w:pStyle w:val="PL"/>
        <w:rPr/>
      </w:pPr>
      <w:r>
        <w:rPr/>
        <w:t>eps-Access (21) modules (3) lppa (6) version1 (1) lppa-IEs (2) }</w:t>
      </w:r>
    </w:p>
    <w:p>
      <w:pPr>
        <w:pStyle w:val="PL"/>
        <w:rPr/>
      </w:pPr>
      <w:r>
        <w:rPr/>
      </w:r>
    </w:p>
    <w:p>
      <w:pPr>
        <w:pStyle w:val="PL"/>
        <w:rPr/>
      </w:pPr>
      <w:r>
        <w:rPr/>
        <w:t xml:space="preserve">DEFINITIONS AUTOMATIC TAGS ::= </w:t>
      </w:r>
    </w:p>
    <w:p>
      <w:pPr>
        <w:pStyle w:val="PL"/>
        <w:rPr/>
      </w:pPr>
      <w:r>
        <w:rPr/>
      </w:r>
    </w:p>
    <w:p>
      <w:pPr>
        <w:pStyle w:val="PL"/>
        <w:rPr/>
      </w:pPr>
      <w:r>
        <w:rPr/>
        <w:t>BEGIN</w:t>
      </w:r>
    </w:p>
    <w:p>
      <w:pPr>
        <w:pStyle w:val="PL"/>
        <w:rPr/>
      </w:pPr>
      <w:r>
        <w:rPr/>
      </w:r>
    </w:p>
    <w:p>
      <w:pPr>
        <w:pStyle w:val="PL"/>
        <w:rPr>
          <w:rFonts w:eastAsia="Batang;바탕"/>
        </w:rPr>
      </w:pPr>
      <w:r>
        <w:rPr/>
        <w:t>IMPORTS</w:t>
        <w:tab/>
      </w:r>
    </w:p>
    <w:p>
      <w:pPr>
        <w:pStyle w:val="PL"/>
        <w:spacing w:lineRule="auto" w:line="240"/>
        <w:rPr>
          <w:rFonts w:ascii="Courier New" w:hAnsi="Courier New" w:cs="Times New Roman"/>
          <w:szCs w:val="20"/>
          <w:lang w:val="en-US" w:eastAsia="en-US"/>
        </w:rPr>
      </w:pPr>
      <w:r>
        <w:rPr>
          <w:rFonts w:cs="Times New Roman"/>
          <w:szCs w:val="20"/>
          <w:lang w:val="en-US" w:eastAsia="en-US"/>
        </w:rPr>
        <w:tab/>
      </w:r>
    </w:p>
    <w:p>
      <w:pPr>
        <w:pStyle w:val="PL"/>
        <w:rPr/>
      </w:pPr>
      <w:r>
        <w:rPr>
          <w:rFonts w:cs="Times New Roman"/>
          <w:szCs w:val="20"/>
          <w:lang w:val="en-US" w:eastAsia="en-US"/>
        </w:rPr>
        <w:tab/>
      </w:r>
      <w:r>
        <w:rPr/>
        <w:t>id-MeasurementQuantities-Item,</w:t>
      </w:r>
    </w:p>
    <w:p>
      <w:pPr>
        <w:pStyle w:val="PL"/>
        <w:rPr/>
      </w:pPr>
      <w:r>
        <w:rPr/>
        <w:tab/>
        <w:t>id-ResultsPerSSB-Index-List,</w:t>
      </w:r>
    </w:p>
    <w:p>
      <w:pPr>
        <w:pStyle w:val="PL"/>
        <w:rPr/>
      </w:pPr>
      <w:r>
        <w:rPr/>
        <w:tab/>
        <w:t>id-ResultsPerSSB-Index-Item,</w:t>
      </w:r>
    </w:p>
    <w:p>
      <w:pPr>
        <w:pStyle w:val="PL"/>
        <w:spacing w:lineRule="auto" w:line="240"/>
        <w:rPr>
          <w:rFonts w:ascii="Courier New" w:hAnsi="Courier New" w:cs="Times New Roman"/>
          <w:szCs w:val="20"/>
          <w:lang w:val="en-US" w:eastAsia="en-US"/>
        </w:rPr>
      </w:pPr>
      <w:r>
        <w:rPr/>
        <w:tab/>
        <w:t>id-NR-CGI,</w:t>
      </w:r>
    </w:p>
    <w:p>
      <w:pPr>
        <w:pStyle w:val="PL"/>
        <w:spacing w:lineRule="auto" w:line="240"/>
        <w:rPr/>
      </w:pPr>
      <w:r>
        <w:rPr>
          <w:rFonts w:cs="Times New Roman"/>
          <w:szCs w:val="20"/>
          <w:lang w:val="en-US" w:eastAsia="en-US"/>
        </w:rPr>
        <w:tab/>
      </w:r>
      <w:r>
        <w:rPr>
          <w:rFonts w:cs="Courier New"/>
        </w:rPr>
        <w:t>maxCellineNB,</w:t>
      </w:r>
    </w:p>
    <w:p>
      <w:pPr>
        <w:pStyle w:val="PL"/>
        <w:rPr/>
      </w:pPr>
      <w:r>
        <w:rPr/>
        <w:tab/>
        <w:t>maxCellReport,</w:t>
      </w:r>
    </w:p>
    <w:p>
      <w:pPr>
        <w:pStyle w:val="PL"/>
        <w:rPr/>
      </w:pPr>
      <w:r>
        <w:rPr>
          <w:szCs w:val="16"/>
        </w:rPr>
        <w:tab/>
      </w:r>
      <w:r>
        <w:rPr/>
        <w:t>maxNrOfErrors,</w:t>
      </w:r>
    </w:p>
    <w:p>
      <w:pPr>
        <w:pStyle w:val="PL"/>
        <w:rPr/>
      </w:pPr>
      <w:r>
        <w:rPr/>
        <w:tab/>
        <w:t>maxNoMeas,</w:t>
      </w:r>
    </w:p>
    <w:p>
      <w:pPr>
        <w:pStyle w:val="PL"/>
        <w:rPr/>
      </w:pPr>
      <w:r>
        <w:rPr/>
        <w:tab/>
        <w:t>maxnoOTDOAtypes,</w:t>
      </w:r>
    </w:p>
    <w:p>
      <w:pPr>
        <w:pStyle w:val="PL"/>
        <w:rPr/>
      </w:pPr>
      <w:r>
        <w:rPr/>
        <w:tab/>
        <w:t>maxServCell,</w:t>
      </w:r>
    </w:p>
    <w:p>
      <w:pPr>
        <w:pStyle w:val="PL"/>
        <w:rPr/>
      </w:pPr>
      <w:r>
        <w:rPr/>
        <w:tab/>
        <w:t>id-InterRATMeasurementQuantities-Item,</w:t>
      </w:r>
    </w:p>
    <w:p>
      <w:pPr>
        <w:pStyle w:val="PL"/>
        <w:rPr>
          <w:szCs w:val="16"/>
        </w:rPr>
      </w:pPr>
      <w:r>
        <w:rPr/>
        <w:tab/>
        <w:t>id-WLANMeasurementQuantities-Item,</w:t>
      </w:r>
    </w:p>
    <w:p>
      <w:pPr>
        <w:pStyle w:val="PL"/>
        <w:rPr/>
      </w:pPr>
      <w:r>
        <w:rPr/>
        <w:tab/>
        <w:t>maxGERANMeas,</w:t>
      </w:r>
    </w:p>
    <w:p>
      <w:pPr>
        <w:pStyle w:val="PL"/>
        <w:rPr/>
      </w:pPr>
      <w:r>
        <w:rPr/>
        <w:tab/>
        <w:t>maxUTRANMeas,</w:t>
      </w:r>
    </w:p>
    <w:p>
      <w:pPr>
        <w:pStyle w:val="PL"/>
        <w:rPr>
          <w:szCs w:val="16"/>
        </w:rPr>
      </w:pPr>
      <w:r>
        <w:rPr/>
        <w:tab/>
        <w:t>maxNRmeas,</w:t>
      </w:r>
    </w:p>
    <w:p>
      <w:pPr>
        <w:pStyle w:val="PL"/>
        <w:rPr>
          <w:szCs w:val="16"/>
        </w:rPr>
      </w:pPr>
      <w:r>
        <w:rPr/>
        <w:tab/>
        <w:t>maxResultsPerSSBIndex,</w:t>
      </w:r>
    </w:p>
    <w:p>
      <w:pPr>
        <w:pStyle w:val="PL"/>
        <w:rPr/>
      </w:pPr>
      <w:r>
        <w:rPr/>
        <w:tab/>
        <w:t>maxCellineNB-ext,</w:t>
      </w:r>
    </w:p>
    <w:p>
      <w:pPr>
        <w:pStyle w:val="PL"/>
        <w:rPr/>
      </w:pPr>
      <w:r>
        <w:rPr/>
        <w:tab/>
        <w:t>maxWLANchannels,</w:t>
      </w:r>
    </w:p>
    <w:p>
      <w:pPr>
        <w:pStyle w:val="PL"/>
        <w:rPr/>
      </w:pPr>
      <w:r>
        <w:rPr/>
        <w:tab/>
        <w:t>maxMBSFN-Allocations,</w:t>
      </w:r>
    </w:p>
    <w:p>
      <w:pPr>
        <w:pStyle w:val="PL"/>
        <w:rPr/>
      </w:pPr>
      <w:r>
        <w:rPr/>
        <w:tab/>
        <w:t>maxnoFreqHoppingBandsMinusOne,</w:t>
      </w:r>
    </w:p>
    <w:p>
      <w:pPr>
        <w:pStyle w:val="PL"/>
        <w:rPr/>
      </w:pPr>
      <w:r>
        <w:rPr/>
        <w:tab/>
        <w:t>maxNrOfPosSImessage,</w:t>
      </w:r>
    </w:p>
    <w:p>
      <w:pPr>
        <w:pStyle w:val="PL"/>
        <w:rPr/>
      </w:pPr>
      <w:r>
        <w:rPr/>
        <w:tab/>
        <w:t>maxnoAssistInfoFailureListItems,</w:t>
      </w:r>
    </w:p>
    <w:p>
      <w:pPr>
        <w:pStyle w:val="PL"/>
        <w:rPr/>
      </w:pPr>
      <w:r>
        <w:rPr/>
        <w:tab/>
        <w:t>maxNrOfSegments,</w:t>
      </w:r>
    </w:p>
    <w:p>
      <w:pPr>
        <w:pStyle w:val="PL"/>
        <w:rPr>
          <w:rFonts w:ascii="Courier New" w:hAnsi="Courier New" w:cs="Courier New"/>
          <w:szCs w:val="20"/>
          <w:lang w:val="en-US" w:eastAsia="en-US"/>
        </w:rPr>
      </w:pPr>
      <w:r>
        <w:rPr/>
        <w:tab/>
        <w:t>maxNrOfPosSIBs</w:t>
      </w:r>
    </w:p>
    <w:p>
      <w:pPr>
        <w:pStyle w:val="PL"/>
        <w:rPr>
          <w:rFonts w:ascii="Courier New" w:hAnsi="Courier New" w:cs="Courier New"/>
          <w:szCs w:val="20"/>
          <w:lang w:val="en-US" w:eastAsia="en-US"/>
        </w:rPr>
      </w:pPr>
      <w:r>
        <w:rPr>
          <w:rFonts w:cs="Courier New"/>
          <w:szCs w:val="20"/>
          <w:lang w:val="en-US" w:eastAsia="en-US"/>
        </w:rPr>
      </w:r>
    </w:p>
    <w:p>
      <w:pPr>
        <w:pStyle w:val="PL"/>
        <w:rPr/>
      </w:pPr>
      <w:r>
        <w:rPr/>
        <w:t>FROM LPPA-Constants</w:t>
      </w:r>
    </w:p>
    <w:p>
      <w:pPr>
        <w:pStyle w:val="PL"/>
        <w:rPr/>
      </w:pPr>
      <w:r>
        <w:rPr/>
      </w:r>
    </w:p>
    <w:p>
      <w:pPr>
        <w:pStyle w:val="PL"/>
        <w:rPr/>
      </w:pPr>
      <w:r>
        <w:rPr/>
        <w:tab/>
        <w:t>Criticality,</w:t>
      </w:r>
    </w:p>
    <w:p>
      <w:pPr>
        <w:pStyle w:val="PL"/>
        <w:rPr/>
      </w:pPr>
      <w:r>
        <w:rPr/>
        <w:tab/>
        <w:t>LPPATransactionID,</w:t>
      </w:r>
    </w:p>
    <w:p>
      <w:pPr>
        <w:pStyle w:val="PL"/>
        <w:rPr/>
      </w:pPr>
      <w:r>
        <w:rPr/>
        <w:tab/>
        <w:t>ProcedureCode,</w:t>
      </w:r>
    </w:p>
    <w:p>
      <w:pPr>
        <w:pStyle w:val="PL"/>
        <w:rPr/>
      </w:pPr>
      <w:r>
        <w:rPr/>
        <w:tab/>
        <w:t>ProtocolIE-ID,</w:t>
      </w:r>
    </w:p>
    <w:p>
      <w:pPr>
        <w:pStyle w:val="PL"/>
        <w:rPr/>
      </w:pPr>
      <w:r>
        <w:rPr/>
        <w:tab/>
        <w:t>TriggeringMessage</w:t>
      </w:r>
    </w:p>
    <w:p>
      <w:pPr>
        <w:pStyle w:val="PL"/>
        <w:rPr/>
      </w:pPr>
      <w:r>
        <w:rPr/>
      </w:r>
    </w:p>
    <w:p>
      <w:pPr>
        <w:pStyle w:val="PL"/>
        <w:rPr/>
      </w:pPr>
      <w:r>
        <w:rPr/>
        <w:t>FROM LPPA-CommonDataTypes</w:t>
      </w:r>
    </w:p>
    <w:p>
      <w:pPr>
        <w:pStyle w:val="PL"/>
        <w:rPr/>
      </w:pPr>
      <w:r>
        <w:rPr/>
      </w:r>
    </w:p>
    <w:p>
      <w:pPr>
        <w:pStyle w:val="PL"/>
        <w:rPr>
          <w:lang w:val="fr-FR" w:eastAsia="en-US"/>
        </w:rPr>
      </w:pPr>
      <w:r>
        <w:rPr/>
        <w:tab/>
      </w:r>
      <w:r>
        <w:rPr>
          <w:lang w:val="fr-FR" w:eastAsia="en-US"/>
        </w:rPr>
        <w:t>ProtocolExtensionContainer{},</w:t>
      </w:r>
    </w:p>
    <w:p>
      <w:pPr>
        <w:pStyle w:val="PL"/>
        <w:rPr>
          <w:lang w:val="fr-FR" w:eastAsia="en-US"/>
        </w:rPr>
      </w:pPr>
      <w:r>
        <w:rPr>
          <w:lang w:val="fr-FR" w:eastAsia="en-US"/>
        </w:rPr>
        <w:tab/>
        <w:t>ProtocolIE-Single-Container{},</w:t>
      </w:r>
    </w:p>
    <w:p>
      <w:pPr>
        <w:pStyle w:val="PL"/>
        <w:rPr>
          <w:lang w:val="fr-FR" w:eastAsia="en-US"/>
        </w:rPr>
      </w:pPr>
      <w:r>
        <w:rPr>
          <w:lang w:val="fr-FR" w:eastAsia="en-US"/>
        </w:rPr>
        <w:tab/>
      </w:r>
    </w:p>
    <w:p>
      <w:pPr>
        <w:pStyle w:val="PL"/>
        <w:rPr>
          <w:lang w:val="fr-FR" w:eastAsia="en-US"/>
        </w:rPr>
      </w:pPr>
      <w:r>
        <w:rPr>
          <w:lang w:val="fr-FR" w:eastAsia="en-US"/>
        </w:rPr>
        <w:tab/>
        <w:t>LPPA-PROTOCOL-EXTENSION,</w:t>
      </w:r>
    </w:p>
    <w:p>
      <w:pPr>
        <w:pStyle w:val="PL"/>
        <w:rPr/>
      </w:pPr>
      <w:r>
        <w:rPr>
          <w:lang w:val="fr-FR" w:eastAsia="en-US"/>
        </w:rPr>
        <w:tab/>
      </w:r>
      <w:r>
        <w:rPr/>
        <w:t>LPPA-PROTOCOL-IES</w:t>
      </w:r>
    </w:p>
    <w:p>
      <w:pPr>
        <w:pStyle w:val="PL"/>
        <w:rPr/>
      </w:pPr>
      <w:r>
        <w:rPr/>
        <w:t>FROM LPPA-Containers;</w:t>
      </w:r>
    </w:p>
    <w:p>
      <w:pPr>
        <w:pStyle w:val="PL"/>
        <w:rPr/>
      </w:pPr>
      <w:r>
        <w:rPr/>
      </w:r>
    </w:p>
    <w:p>
      <w:pPr>
        <w:pStyle w:val="PL"/>
        <w:rPr/>
      </w:pPr>
      <w:r>
        <w:rPr/>
        <w:t>-- A</w:t>
      </w:r>
    </w:p>
    <w:p>
      <w:pPr>
        <w:pStyle w:val="PL"/>
        <w:rPr/>
      </w:pPr>
      <w:r>
        <w:rPr/>
      </w:r>
    </w:p>
    <w:p>
      <w:pPr>
        <w:pStyle w:val="PL"/>
        <w:rPr/>
      </w:pPr>
      <w:r>
        <w:rPr/>
        <w:t>Add-OTDOACells ::= SEQUENCE (SIZE (1.. maxCellineNB-ext)) OF SEQUENCE {</w:t>
      </w:r>
    </w:p>
    <w:p>
      <w:pPr>
        <w:pStyle w:val="PL"/>
        <w:rPr/>
      </w:pPr>
      <w:r>
        <w:rPr/>
        <w:tab/>
        <w:t>add-OTDOACellInfo</w:t>
        <w:tab/>
        <w:tab/>
        <w:tab/>
        <w:tab/>
        <w:t>Add-OTDOACell-Information,</w:t>
      </w:r>
    </w:p>
    <w:p>
      <w:pPr>
        <w:pStyle w:val="PL"/>
        <w:rPr>
          <w:lang w:val="fr-FR" w:eastAsia="en-US"/>
        </w:rPr>
      </w:pPr>
      <w:r>
        <w:rPr/>
        <w:tab/>
      </w:r>
      <w:r>
        <w:rPr>
          <w:lang w:val="fr-FR" w:eastAsia="en-US"/>
        </w:rPr>
        <w:t>iE-Extensions</w:t>
        <w:tab/>
        <w:tab/>
        <w:tab/>
        <w:tab/>
        <w:tab/>
        <w:t>ProtocolExtensionContainer { {Add-OTDOACells-ExtIEs} } OPTIONAL,</w:t>
      </w:r>
    </w:p>
    <w:p>
      <w:pPr>
        <w:pStyle w:val="PL"/>
        <w:rPr/>
      </w:pPr>
      <w:r>
        <w:rPr>
          <w:lang w:val="fr-FR" w:eastAsia="en-US"/>
        </w:rPr>
        <w:tab/>
      </w:r>
      <w:r>
        <w:rPr/>
        <w:t>...</w:t>
      </w:r>
    </w:p>
    <w:p>
      <w:pPr>
        <w:pStyle w:val="PL"/>
        <w:rPr/>
      </w:pPr>
      <w:r>
        <w:rPr/>
        <w:t>}</w:t>
      </w:r>
    </w:p>
    <w:p>
      <w:pPr>
        <w:pStyle w:val="PL"/>
        <w:rPr/>
      </w:pPr>
      <w:r>
        <w:rPr/>
      </w:r>
    </w:p>
    <w:p>
      <w:pPr>
        <w:pStyle w:val="PL"/>
        <w:rPr/>
      </w:pPr>
      <w:r>
        <w:rPr/>
        <w:t>Add-OTDOACells-ExtIEs LPPA-PROTOCOL-EXTENSION ::= {</w:t>
      </w:r>
    </w:p>
    <w:p>
      <w:pPr>
        <w:pStyle w:val="PL"/>
        <w:rPr/>
      </w:pPr>
      <w:r>
        <w:rPr/>
        <w:tab/>
        <w:t>...</w:t>
      </w:r>
    </w:p>
    <w:p>
      <w:pPr>
        <w:pStyle w:val="PL"/>
        <w:rPr/>
      </w:pPr>
      <w:r>
        <w:rPr/>
        <w:t>}</w:t>
      </w:r>
    </w:p>
    <w:p>
      <w:pPr>
        <w:pStyle w:val="PL"/>
        <w:rPr/>
      </w:pPr>
      <w:r>
        <w:rPr/>
      </w:r>
    </w:p>
    <w:p>
      <w:pPr>
        <w:pStyle w:val="PL"/>
        <w:rPr/>
      </w:pPr>
      <w:r>
        <w:rPr/>
        <w:t>Add-OTDOACell-Information ::= SEQUENCE (SIZE (1..maxnoOTDOAtypes)) OF OTDOACell-Information-Item</w:t>
      </w:r>
    </w:p>
    <w:p>
      <w:pPr>
        <w:pStyle w:val="PL"/>
        <w:rPr/>
      </w:pPr>
      <w:r>
        <w:rPr/>
      </w:r>
    </w:p>
    <w:p>
      <w:pPr>
        <w:pStyle w:val="PL"/>
        <w:rPr>
          <w:lang w:val="fr-FR" w:eastAsia="en-US"/>
        </w:rPr>
      </w:pPr>
      <w:r>
        <w:rPr>
          <w:lang w:val="fr-FR" w:eastAsia="en-US"/>
        </w:rPr>
        <w:t>Assistance-Information ::= SEQUENCE {</w:t>
      </w:r>
    </w:p>
    <w:p>
      <w:pPr>
        <w:pStyle w:val="PL"/>
        <w:rPr>
          <w:lang w:val="fr-FR" w:eastAsia="en-US"/>
        </w:rPr>
      </w:pPr>
      <w:r>
        <w:rPr>
          <w:lang w:val="fr-FR" w:eastAsia="en-US"/>
        </w:rPr>
        <w:tab/>
        <w:t>systemInformation</w:t>
        <w:tab/>
        <w:tab/>
        <w:tab/>
        <w:tab/>
        <w:t>SystemInformation,</w:t>
      </w:r>
    </w:p>
    <w:p>
      <w:pPr>
        <w:pStyle w:val="PL"/>
        <w:rPr>
          <w:lang w:val="fr-FR" w:eastAsia="en-US"/>
        </w:rPr>
      </w:pPr>
      <w:r>
        <w:rPr>
          <w:lang w:val="fr-FR" w:eastAsia="en-US"/>
        </w:rPr>
        <w:tab/>
        <w:t>iE-Extensions</w:t>
        <w:tab/>
        <w:tab/>
        <w:tab/>
        <w:tab/>
        <w:tab/>
        <w:t>ProtocolExtensionContainer { { Assistance-Information-ExtIEs} } 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Assistance-Information-ExtIEs LPPA-PROTOCOL-EXTENSION ::= {</w:t>
      </w:r>
    </w:p>
    <w:p>
      <w:pPr>
        <w:pStyle w:val="PL"/>
        <w:rPr/>
      </w:pPr>
      <w:r>
        <w:rPr>
          <w:lang w:val="fr-FR" w:eastAsia="en-US"/>
        </w:rPr>
        <w:tab/>
      </w:r>
      <w:r>
        <w:rPr/>
        <w:t>...</w:t>
      </w:r>
    </w:p>
    <w:p>
      <w:pPr>
        <w:pStyle w:val="PL"/>
        <w:rPr/>
      </w:pPr>
      <w:r>
        <w:rPr/>
        <w:t>}</w:t>
      </w:r>
    </w:p>
    <w:p>
      <w:pPr>
        <w:pStyle w:val="PL"/>
        <w:rPr/>
      </w:pPr>
      <w:r>
        <w:rPr/>
      </w:r>
    </w:p>
    <w:p>
      <w:pPr>
        <w:pStyle w:val="PL"/>
        <w:rPr/>
      </w:pPr>
      <w:r>
        <w:rPr/>
        <w:t>AssistanceInformationFailureList ::= SEQUENCE (SIZE (1..maxnoAssistInfoFailureListItems)) OF SEQUENCE {</w:t>
      </w:r>
    </w:p>
    <w:p>
      <w:pPr>
        <w:pStyle w:val="PL"/>
        <w:rPr/>
      </w:pPr>
      <w:r>
        <w:rPr/>
        <w:tab/>
        <w:t>posSIB-Type</w:t>
        <w:tab/>
        <w:tab/>
        <w:tab/>
        <w:tab/>
        <w:tab/>
        <w:tab/>
        <w:t>PosSIB-Type,</w:t>
      </w:r>
    </w:p>
    <w:p>
      <w:pPr>
        <w:pStyle w:val="PL"/>
        <w:rPr/>
      </w:pPr>
      <w:r>
        <w:rPr/>
        <w:tab/>
        <w:t>outcome</w:t>
        <w:tab/>
        <w:tab/>
        <w:tab/>
        <w:tab/>
        <w:tab/>
        <w:tab/>
        <w:tab/>
        <w:t>Outcome,</w:t>
      </w:r>
    </w:p>
    <w:p>
      <w:pPr>
        <w:pStyle w:val="PL"/>
        <w:rPr>
          <w:lang w:val="fr-FR" w:eastAsia="en-US"/>
        </w:rPr>
      </w:pPr>
      <w:r>
        <w:rPr/>
        <w:tab/>
      </w:r>
      <w:r>
        <w:rPr>
          <w:lang w:val="fr-FR" w:eastAsia="en-US"/>
        </w:rPr>
        <w:t>iE-Extensions</w:t>
        <w:tab/>
        <w:tab/>
        <w:tab/>
        <w:tab/>
        <w:tab/>
        <w:t>ProtocolExtensionContainer { {AssistanceInformationFailureList-ExtIEs} }</w:t>
        <w:tab/>
        <w:t>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AssistanceInformationFailureList-ExtIEs LPPA-PROTOCOL-EXTENSION ::= {</w:t>
      </w:r>
    </w:p>
    <w:p>
      <w:pPr>
        <w:pStyle w:val="PL"/>
        <w:rPr/>
      </w:pPr>
      <w:r>
        <w:rPr>
          <w:lang w:val="fr-FR" w:eastAsia="en-US"/>
        </w:rPr>
        <w:tab/>
      </w:r>
      <w:r>
        <w:rPr/>
        <w:t>...</w:t>
      </w:r>
    </w:p>
    <w:p>
      <w:pPr>
        <w:pStyle w:val="PL"/>
        <w:rPr/>
      </w:pPr>
      <w:r>
        <w:rPr/>
        <w:t>}</w:t>
      </w:r>
    </w:p>
    <w:p>
      <w:pPr>
        <w:pStyle w:val="PL"/>
        <w:rPr/>
      </w:pPr>
      <w:r>
        <w:rPr/>
      </w:r>
    </w:p>
    <w:p>
      <w:pPr>
        <w:pStyle w:val="PL"/>
        <w:rPr/>
      </w:pPr>
      <w:r>
        <w:rPr/>
        <w:t>AssistanceInformationMetaData ::= SEQUENCE {</w:t>
      </w:r>
    </w:p>
    <w:p>
      <w:pPr>
        <w:pStyle w:val="PL"/>
        <w:rPr/>
      </w:pPr>
      <w:r>
        <w:rPr/>
        <w:tab/>
        <w:t>encrypted</w:t>
        <w:tab/>
        <w:tab/>
        <w:tab/>
        <w:t>ENUMERATED {true, ...}</w:t>
        <w:tab/>
        <w:t>OPTIONAL,</w:t>
      </w:r>
    </w:p>
    <w:p>
      <w:pPr>
        <w:pStyle w:val="PL"/>
        <w:rPr/>
      </w:pPr>
      <w:r>
        <w:rPr/>
        <w:tab/>
        <w:t>gNSSID</w:t>
        <w:tab/>
        <w:tab/>
        <w:tab/>
        <w:tab/>
        <w:t>ENUMERATED {gps, sbas, gzss, galileo, glonass, bds, ..., navic}</w:t>
        <w:tab/>
        <w:t>OPTIONAL,</w:t>
      </w:r>
    </w:p>
    <w:p>
      <w:pPr>
        <w:pStyle w:val="PL"/>
        <w:rPr>
          <w:lang w:val="fr-FR" w:eastAsia="en-US"/>
        </w:rPr>
      </w:pPr>
      <w:r>
        <w:rPr/>
        <w:tab/>
        <w:t>sBASID</w:t>
        <w:tab/>
        <w:tab/>
        <w:tab/>
        <w:tab/>
        <w:t>ENUMERATED {waas, egnos, msas, gagan, ...}</w:t>
        <w:tab/>
        <w:tab/>
        <w:tab/>
        <w:tab/>
      </w:r>
      <w:r>
        <w:rPr>
          <w:lang w:val="fr-FR" w:eastAsia="en-US"/>
        </w:rPr>
        <w:t>OPTIONAL,</w:t>
      </w:r>
    </w:p>
    <w:p>
      <w:pPr>
        <w:pStyle w:val="PL"/>
        <w:rPr>
          <w:lang w:val="fr-FR" w:eastAsia="en-US"/>
        </w:rPr>
      </w:pPr>
      <w:r>
        <w:rPr>
          <w:lang w:val="fr-FR" w:eastAsia="en-US"/>
        </w:rPr>
        <w:tab/>
        <w:t>iE-Extensions</w:t>
        <w:tab/>
        <w:tab/>
        <w:tab/>
        <w:tab/>
        <w:tab/>
        <w:tab/>
        <w:t>ProtocolExtensionContainer { { AssistanceInformationMetaData-ExtIEs} }</w:t>
        <w:tab/>
        <w:t>OPTIONAL,</w:t>
      </w:r>
    </w:p>
    <w:p>
      <w:pPr>
        <w:pStyle w:val="PL"/>
        <w:rPr/>
      </w:pPr>
      <w:r>
        <w:rPr>
          <w:lang w:val="fr-FR" w:eastAsia="en-US"/>
        </w:rPr>
        <w:tab/>
      </w:r>
      <w:r>
        <w:rPr/>
        <w:t>...</w:t>
      </w:r>
    </w:p>
    <w:p>
      <w:pPr>
        <w:pStyle w:val="PL"/>
        <w:rPr/>
      </w:pPr>
      <w:r>
        <w:rPr/>
        <w:t>}</w:t>
      </w:r>
    </w:p>
    <w:p>
      <w:pPr>
        <w:pStyle w:val="PL"/>
        <w:rPr/>
      </w:pPr>
      <w:r>
        <w:rPr/>
      </w:r>
    </w:p>
    <w:p>
      <w:pPr>
        <w:pStyle w:val="PL"/>
        <w:rPr/>
      </w:pPr>
      <w:r>
        <w:rPr/>
        <w:t>AssistanceInformationMetaData-ExtIEs LPPA-PROTOCOL-EXTENSION ::= {</w:t>
      </w:r>
    </w:p>
    <w:p>
      <w:pPr>
        <w:pStyle w:val="PL"/>
        <w:rPr/>
      </w:pPr>
      <w:r>
        <w:rPr/>
        <w:tab/>
        <w:t>...</w:t>
      </w:r>
    </w:p>
    <w:p>
      <w:pPr>
        <w:pStyle w:val="PL"/>
        <w:rPr/>
      </w:pPr>
      <w:r>
        <w:rPr/>
        <w:t>}</w:t>
      </w:r>
    </w:p>
    <w:p>
      <w:pPr>
        <w:pStyle w:val="PL"/>
        <w:rPr/>
      </w:pPr>
      <w:r>
        <w:rPr/>
      </w:r>
    </w:p>
    <w:p>
      <w:pPr>
        <w:pStyle w:val="PL"/>
        <w:rPr/>
      </w:pPr>
      <w:r>
        <w:rPr/>
        <w:t>-- B</w:t>
      </w:r>
    </w:p>
    <w:p>
      <w:pPr>
        <w:pStyle w:val="PL"/>
        <w:rPr/>
      </w:pPr>
      <w:r>
        <w:rPr/>
      </w:r>
    </w:p>
    <w:p>
      <w:pPr>
        <w:pStyle w:val="PL"/>
        <w:rPr/>
      </w:pPr>
      <w:r>
        <w:rPr/>
        <w:t>BCCH ::= INTEGER (0..1023, ...)</w:t>
      </w:r>
    </w:p>
    <w:p>
      <w:pPr>
        <w:pStyle w:val="PL"/>
        <w:rPr>
          <w:lang w:val="en-US" w:eastAsia="en-US"/>
        </w:rPr>
      </w:pPr>
      <w:r>
        <w:rPr>
          <w:lang w:val="en-US" w:eastAsia="en-US"/>
        </w:rPr>
      </w:r>
    </w:p>
    <w:p>
      <w:pPr>
        <w:pStyle w:val="PL"/>
        <w:rPr>
          <w:lang w:val="en-GB" w:eastAsia="zh-CN"/>
        </w:rPr>
      </w:pPr>
      <w:r>
        <w:rPr>
          <w:lang w:val="en-GB" w:eastAsia="zh-CN"/>
        </w:rPr>
        <w:t>BitmapsforNPRS</w:t>
        <w:tab/>
      </w:r>
      <w:r>
        <w:rPr>
          <w:lang w:val="en-GB" w:eastAsia="ko-KR"/>
        </w:rPr>
        <w:t>::= CHOICE {</w:t>
      </w:r>
    </w:p>
    <w:p>
      <w:pPr>
        <w:pStyle w:val="PL"/>
        <w:rPr>
          <w:lang w:val="en-GB" w:eastAsia="zh-CN"/>
        </w:rPr>
      </w:pPr>
      <w:r>
        <w:rPr>
          <w:lang w:val="en-GB" w:eastAsia="zh-CN"/>
        </w:rPr>
        <w:tab/>
        <w:t>ten</w:t>
        <w:tab/>
        <w:tab/>
        <w:tab/>
        <w:t>BIT STRING(SIZE (10)),</w:t>
      </w:r>
    </w:p>
    <w:p>
      <w:pPr>
        <w:pStyle w:val="PL"/>
        <w:rPr/>
      </w:pPr>
      <w:r>
        <w:rPr>
          <w:lang w:val="en-GB" w:eastAsia="zh-CN"/>
        </w:rPr>
        <w:tab/>
        <w:t>forty</w:t>
        <w:tab/>
        <w:tab/>
        <w:t>BIT STRING(SIZE (40)),</w:t>
      </w:r>
    </w:p>
    <w:p>
      <w:pPr>
        <w:pStyle w:val="PL"/>
        <w:rPr/>
      </w:pPr>
      <w:r>
        <w:rPr/>
        <w:tab/>
        <w:t>...,</w:t>
      </w:r>
    </w:p>
    <w:p>
      <w:pPr>
        <w:pStyle w:val="PL"/>
        <w:rPr/>
      </w:pPr>
      <w:r>
        <w:rPr>
          <w:lang w:val="en-GB" w:eastAsia="ko-KR"/>
        </w:rPr>
        <w:tab/>
      </w:r>
      <w:r>
        <w:rPr>
          <w:lang w:val="en-GB" w:eastAsia="zh-CN"/>
        </w:rPr>
        <w:t>ten-tdd</w:t>
        <w:tab/>
        <w:tab/>
        <w:t>BIT STRING(SIZE (8)),</w:t>
      </w:r>
    </w:p>
    <w:p>
      <w:pPr>
        <w:pStyle w:val="PL"/>
        <w:rPr>
          <w:lang w:val="en-GB" w:eastAsia="zh-CN"/>
        </w:rPr>
      </w:pPr>
      <w:r>
        <w:rPr>
          <w:lang w:val="en-GB" w:eastAsia="zh-CN"/>
        </w:rPr>
        <w:tab/>
        <w:t>forty-tdd</w:t>
        <w:tab/>
        <w:t>BIT STRING(SIZE (32))}</w:t>
      </w:r>
    </w:p>
    <w:p>
      <w:pPr>
        <w:pStyle w:val="PL"/>
        <w:rPr>
          <w:lang w:val="en-GB" w:eastAsia="zh-CN"/>
        </w:rPr>
      </w:pPr>
      <w:r>
        <w:rPr>
          <w:lang w:val="en-GB" w:eastAsia="zh-CN"/>
        </w:rPr>
      </w:r>
    </w:p>
    <w:p>
      <w:pPr>
        <w:pStyle w:val="PL"/>
        <w:rPr/>
      </w:pPr>
      <w:r>
        <w:rPr/>
        <w:t>Broadcast ::= ENUMERATED {</w:t>
      </w:r>
    </w:p>
    <w:p>
      <w:pPr>
        <w:pStyle w:val="PL"/>
        <w:rPr/>
      </w:pPr>
      <w:r>
        <w:rPr/>
        <w:tab/>
        <w:t>start,</w:t>
      </w:r>
    </w:p>
    <w:p>
      <w:pPr>
        <w:pStyle w:val="PL"/>
        <w:rPr/>
      </w:pPr>
      <w:r>
        <w:rPr/>
        <w:tab/>
        <w:t>stop,</w:t>
      </w:r>
    </w:p>
    <w:p>
      <w:pPr>
        <w:pStyle w:val="PL"/>
        <w:rPr/>
      </w:pPr>
      <w:r>
        <w:rPr/>
        <w:tab/>
        <w:t>...</w:t>
      </w:r>
    </w:p>
    <w:p>
      <w:pPr>
        <w:pStyle w:val="PL"/>
        <w:rPr/>
      </w:pPr>
      <w:r>
        <w:rPr/>
        <w:t>}</w:t>
      </w:r>
    </w:p>
    <w:p>
      <w:pPr>
        <w:pStyle w:val="PL"/>
        <w:rPr/>
      </w:pPr>
      <w:r>
        <w:rPr/>
      </w:r>
    </w:p>
    <w:p>
      <w:pPr>
        <w:pStyle w:val="PL"/>
        <w:rPr/>
      </w:pPr>
      <w:r>
        <w:rPr/>
        <w:t>BroadcastPeriodicity ::= ENUMERATED {</w:t>
      </w:r>
    </w:p>
    <w:p>
      <w:pPr>
        <w:pStyle w:val="PL"/>
        <w:rPr/>
      </w:pPr>
      <w:r>
        <w:rPr/>
        <w:tab/>
        <w:t>ms80,</w:t>
      </w:r>
    </w:p>
    <w:p>
      <w:pPr>
        <w:pStyle w:val="PL"/>
        <w:rPr/>
      </w:pPr>
      <w:r>
        <w:rPr/>
        <w:tab/>
        <w:t>ms160,</w:t>
      </w:r>
    </w:p>
    <w:p>
      <w:pPr>
        <w:pStyle w:val="PL"/>
        <w:rPr/>
      </w:pPr>
      <w:r>
        <w:rPr/>
        <w:tab/>
        <w:t>ms320,</w:t>
      </w:r>
    </w:p>
    <w:p>
      <w:pPr>
        <w:pStyle w:val="PL"/>
        <w:rPr/>
      </w:pPr>
      <w:r>
        <w:rPr/>
        <w:tab/>
        <w:t>ms640,</w:t>
      </w:r>
    </w:p>
    <w:p>
      <w:pPr>
        <w:pStyle w:val="PL"/>
        <w:rPr/>
      </w:pPr>
      <w:r>
        <w:rPr/>
        <w:tab/>
        <w:t>ms1280,</w:t>
      </w:r>
    </w:p>
    <w:p>
      <w:pPr>
        <w:pStyle w:val="PL"/>
        <w:rPr/>
      </w:pPr>
      <w:r>
        <w:rPr/>
        <w:tab/>
        <w:t>ms2560,</w:t>
      </w:r>
    </w:p>
    <w:p>
      <w:pPr>
        <w:pStyle w:val="PL"/>
        <w:rPr/>
      </w:pPr>
      <w:r>
        <w:rPr/>
        <w:tab/>
        <w:t>ms5120,</w:t>
      </w:r>
    </w:p>
    <w:p>
      <w:pPr>
        <w:pStyle w:val="PL"/>
        <w:rPr/>
      </w:pPr>
      <w:r>
        <w:rPr/>
        <w:tab/>
        <w:t>...</w:t>
      </w:r>
    </w:p>
    <w:p>
      <w:pPr>
        <w:pStyle w:val="PL"/>
        <w:rPr/>
      </w:pPr>
      <w:r>
        <w:rPr/>
        <w:t>}</w:t>
      </w:r>
    </w:p>
    <w:p>
      <w:pPr>
        <w:pStyle w:val="PL"/>
        <w:rPr/>
      </w:pPr>
      <w:r>
        <w:rPr/>
      </w:r>
    </w:p>
    <w:p>
      <w:pPr>
        <w:pStyle w:val="PL"/>
        <w:rPr/>
      </w:pPr>
      <w:r>
        <w:rPr/>
        <w:t>BSSID ::= OCTET STRING (SIZE(6))</w:t>
      </w:r>
    </w:p>
    <w:p>
      <w:pPr>
        <w:pStyle w:val="PL"/>
        <w:rPr/>
      </w:pPr>
      <w:r>
        <w:rPr/>
      </w:r>
    </w:p>
    <w:p>
      <w:pPr>
        <w:pStyle w:val="PL"/>
        <w:rPr/>
      </w:pPr>
      <w:r>
        <w:rPr/>
      </w:r>
    </w:p>
    <w:p>
      <w:pPr>
        <w:pStyle w:val="PL"/>
        <w:rPr/>
      </w:pPr>
      <w:r>
        <w:rPr/>
        <w:t>-- C</w:t>
      </w:r>
    </w:p>
    <w:p>
      <w:pPr>
        <w:pStyle w:val="PL"/>
        <w:rPr/>
      </w:pPr>
      <w:r>
        <w:rPr/>
      </w:r>
    </w:p>
    <w:p>
      <w:pPr>
        <w:pStyle w:val="PL"/>
        <w:rPr/>
      </w:pPr>
      <w:r>
        <w:rPr/>
        <w:t>Cause ::= CHOICE {</w:t>
      </w:r>
    </w:p>
    <w:p>
      <w:pPr>
        <w:pStyle w:val="PL"/>
        <w:rPr/>
      </w:pPr>
      <w:r>
        <w:rPr/>
        <w:tab/>
        <w:t>radioNetwork</w:t>
        <w:tab/>
        <w:tab/>
        <w:t>CauseRadioNetwork,</w:t>
      </w:r>
    </w:p>
    <w:p>
      <w:pPr>
        <w:pStyle w:val="PL"/>
        <w:rPr/>
      </w:pPr>
      <w:r>
        <w:rPr/>
        <w:tab/>
        <w:t>protocol</w:t>
        <w:tab/>
        <w:tab/>
        <w:tab/>
        <w:t>CauseProtocol,</w:t>
      </w:r>
    </w:p>
    <w:p>
      <w:pPr>
        <w:pStyle w:val="PL"/>
        <w:rPr/>
      </w:pPr>
      <w:r>
        <w:rPr/>
        <w:tab/>
        <w:t>misc</w:t>
        <w:tab/>
        <w:tab/>
        <w:tab/>
        <w:tab/>
        <w:t>CauseMisc,</w:t>
      </w:r>
    </w:p>
    <w:p>
      <w:pPr>
        <w:pStyle w:val="PL"/>
        <w:rPr/>
      </w:pPr>
      <w:r>
        <w:rPr/>
        <w:tab/>
        <w:t>...</w:t>
      </w:r>
    </w:p>
    <w:p>
      <w:pPr>
        <w:pStyle w:val="PL"/>
        <w:rPr/>
      </w:pPr>
      <w:r>
        <w:rPr/>
        <w:t>}</w:t>
      </w:r>
    </w:p>
    <w:p>
      <w:pPr>
        <w:pStyle w:val="PL"/>
        <w:rPr/>
      </w:pPr>
      <w:r>
        <w:rPr/>
      </w:r>
    </w:p>
    <w:p>
      <w:pPr>
        <w:pStyle w:val="PL"/>
        <w:rPr/>
      </w:pPr>
      <w:r>
        <w:rPr/>
        <w:t>CauseMisc ::= ENUMERATED {</w:t>
      </w:r>
    </w:p>
    <w:p>
      <w:pPr>
        <w:pStyle w:val="PL"/>
        <w:rPr/>
      </w:pPr>
      <w:r>
        <w:rPr/>
        <w:tab/>
        <w:t>unspecified,</w:t>
      </w:r>
    </w:p>
    <w:p>
      <w:pPr>
        <w:pStyle w:val="PL"/>
        <w:rPr/>
      </w:pPr>
      <w:r>
        <w:rPr/>
        <w:tab/>
        <w:t>...</w:t>
      </w:r>
    </w:p>
    <w:p>
      <w:pPr>
        <w:pStyle w:val="PL"/>
        <w:rPr/>
      </w:pPr>
      <w:r>
        <w:rPr/>
        <w:t>}</w:t>
      </w:r>
    </w:p>
    <w:p>
      <w:pPr>
        <w:pStyle w:val="PL"/>
        <w:rPr/>
      </w:pPr>
      <w:r>
        <w:rPr/>
      </w:r>
    </w:p>
    <w:p>
      <w:pPr>
        <w:pStyle w:val="PL"/>
        <w:rPr/>
      </w:pPr>
      <w:r>
        <w:rPr/>
        <w:t>CauseProtocol ::= ENUMERATED {</w:t>
      </w:r>
    </w:p>
    <w:p>
      <w:pPr>
        <w:pStyle w:val="PL"/>
        <w:rPr/>
      </w:pPr>
      <w:r>
        <w:rPr/>
        <w:tab/>
        <w:t>transfer-syntax-error,</w:t>
      </w:r>
    </w:p>
    <w:p>
      <w:pPr>
        <w:pStyle w:val="PL"/>
        <w:rPr/>
      </w:pPr>
      <w:r>
        <w:rPr/>
        <w:tab/>
        <w:t>abstract-syntax-error-reject,</w:t>
      </w:r>
    </w:p>
    <w:p>
      <w:pPr>
        <w:pStyle w:val="PL"/>
        <w:rPr/>
      </w:pPr>
      <w:r>
        <w:rPr/>
        <w:tab/>
        <w:t>abstract-syntax-error-ignore-and-notify,</w:t>
      </w:r>
    </w:p>
    <w:p>
      <w:pPr>
        <w:pStyle w:val="PL"/>
        <w:rPr/>
      </w:pPr>
      <w:r>
        <w:rPr/>
        <w:tab/>
        <w:t>message-not-compatible-with-receiver-state,</w:t>
      </w:r>
    </w:p>
    <w:p>
      <w:pPr>
        <w:pStyle w:val="PL"/>
        <w:rPr/>
      </w:pPr>
      <w:r>
        <w:rPr/>
        <w:tab/>
        <w:t>semantic-error,</w:t>
      </w:r>
    </w:p>
    <w:p>
      <w:pPr>
        <w:pStyle w:val="PL"/>
        <w:rPr/>
      </w:pPr>
      <w:r>
        <w:rPr/>
        <w:tab/>
        <w:t>unspecified,</w:t>
      </w:r>
    </w:p>
    <w:p>
      <w:pPr>
        <w:pStyle w:val="PL"/>
        <w:rPr/>
      </w:pPr>
      <w:r>
        <w:rPr/>
        <w:tab/>
        <w:t>abstract-syntax-error-falsely-constructed-message,</w:t>
      </w:r>
    </w:p>
    <w:p>
      <w:pPr>
        <w:pStyle w:val="PL"/>
        <w:rPr/>
      </w:pPr>
      <w:r>
        <w:rPr/>
        <w:tab/>
        <w:t>...</w:t>
      </w:r>
    </w:p>
    <w:p>
      <w:pPr>
        <w:pStyle w:val="PL"/>
        <w:rPr/>
      </w:pPr>
      <w:r>
        <w:rPr/>
        <w:t>}</w:t>
      </w:r>
    </w:p>
    <w:p>
      <w:pPr>
        <w:pStyle w:val="PL"/>
        <w:rPr/>
      </w:pPr>
      <w:r>
        <w:rPr/>
      </w:r>
    </w:p>
    <w:p>
      <w:pPr>
        <w:pStyle w:val="PL"/>
        <w:rPr/>
      </w:pPr>
      <w:r>
        <w:rPr/>
        <w:t>CauseRadioNetwork ::= ENUMERATED {</w:t>
      </w:r>
    </w:p>
    <w:p>
      <w:pPr>
        <w:pStyle w:val="PL"/>
        <w:rPr>
          <w:lang w:val="en-GB" w:eastAsia="ko-KR"/>
        </w:rPr>
      </w:pPr>
      <w:r>
        <w:rPr>
          <w:lang w:val="en-GB" w:eastAsia="ko-KR"/>
        </w:rPr>
        <w:tab/>
        <w:t>unspecified,</w:t>
      </w:r>
    </w:p>
    <w:p>
      <w:pPr>
        <w:pStyle w:val="PL"/>
        <w:rPr/>
      </w:pPr>
      <w:r>
        <w:rPr>
          <w:lang w:val="en-GB" w:eastAsia="ko-KR"/>
        </w:rPr>
        <w:tab/>
        <w:t>requested-item-not-supported,</w:t>
      </w:r>
    </w:p>
    <w:p>
      <w:pPr>
        <w:pStyle w:val="PL"/>
        <w:rPr>
          <w:lang w:val="en-GB" w:eastAsia="ko-KR"/>
        </w:rPr>
      </w:pPr>
      <w:r>
        <w:rPr>
          <w:lang w:val="en-GB" w:eastAsia="ko-KR"/>
        </w:rPr>
        <w:tab/>
        <w:t>requested-item-temporarily-not-available,</w:t>
      </w:r>
    </w:p>
    <w:p>
      <w:pPr>
        <w:pStyle w:val="PL"/>
        <w:rPr/>
      </w:pPr>
      <w:r>
        <w:rPr/>
        <w:tab/>
        <w:t>...</w:t>
      </w:r>
    </w:p>
    <w:p>
      <w:pPr>
        <w:pStyle w:val="PL"/>
        <w:rPr/>
      </w:pPr>
      <w:r>
        <w:rPr/>
      </w:r>
    </w:p>
    <w:p>
      <w:pPr>
        <w:pStyle w:val="PL"/>
        <w:rPr/>
      </w:pPr>
      <w:r>
        <w:rPr/>
        <w:t>}</w:t>
      </w:r>
    </w:p>
    <w:p>
      <w:pPr>
        <w:pStyle w:val="PL"/>
        <w:rPr/>
      </w:pPr>
      <w:r>
        <w:rPr/>
      </w:r>
    </w:p>
    <w:p>
      <w:pPr>
        <w:pStyle w:val="PL"/>
        <w:rPr/>
      </w:pPr>
      <w:r>
        <w:rPr/>
        <w:t>Cell-Portion-ID ::= INTEGER (0..255,... , 256..4095)</w:t>
      </w:r>
    </w:p>
    <w:p>
      <w:pPr>
        <w:pStyle w:val="PL"/>
        <w:rPr/>
      </w:pPr>
      <w:r>
        <w:rPr/>
      </w:r>
    </w:p>
    <w:p>
      <w:pPr>
        <w:pStyle w:val="PL"/>
        <w:rPr/>
      </w:pPr>
      <w:r>
        <w:rPr/>
        <w:t>CPLength ::= ENUMERATED {</w:t>
      </w:r>
    </w:p>
    <w:p>
      <w:pPr>
        <w:pStyle w:val="PL"/>
        <w:rPr/>
      </w:pPr>
      <w:r>
        <w:rPr/>
        <w:tab/>
        <w:t>normal,</w:t>
      </w:r>
    </w:p>
    <w:p>
      <w:pPr>
        <w:pStyle w:val="PL"/>
        <w:rPr/>
      </w:pPr>
      <w:r>
        <w:rPr/>
        <w:tab/>
        <w:t>extended,</w:t>
      </w:r>
    </w:p>
    <w:p>
      <w:pPr>
        <w:pStyle w:val="PL"/>
        <w:rPr/>
      </w:pPr>
      <w:r>
        <w:rPr/>
        <w:tab/>
        <w:t>...</w:t>
      </w:r>
    </w:p>
    <w:p>
      <w:pPr>
        <w:pStyle w:val="PL"/>
        <w:rPr/>
      </w:pPr>
      <w:r>
        <w:rPr/>
        <w:t>}</w:t>
      </w:r>
    </w:p>
    <w:p>
      <w:pPr>
        <w:pStyle w:val="PL"/>
        <w:rPr/>
      </w:pPr>
      <w:r>
        <w:rPr/>
      </w:r>
    </w:p>
    <w:p>
      <w:pPr>
        <w:pStyle w:val="PL"/>
        <w:rPr/>
      </w:pPr>
      <w:r>
        <w:rPr/>
        <w:t>CriticalityDiagnostics ::= SEQUENCE {</w:t>
      </w:r>
    </w:p>
    <w:p>
      <w:pPr>
        <w:pStyle w:val="PL"/>
        <w:rPr/>
      </w:pPr>
      <w:r>
        <w:rPr/>
        <w:tab/>
        <w:t>procedureCode</w:t>
        <w:tab/>
        <w:tab/>
        <w:tab/>
        <w:tab/>
        <w:tab/>
        <w:t>ProcedureCode</w:t>
        <w:tab/>
        <w:tab/>
        <w:tab/>
        <w:tab/>
        <w:tab/>
        <w:t>OPTIONAL,</w:t>
      </w:r>
    </w:p>
    <w:p>
      <w:pPr>
        <w:pStyle w:val="PL"/>
        <w:rPr/>
      </w:pPr>
      <w:r>
        <w:rPr/>
        <w:tab/>
        <w:t>triggeringMessage</w:t>
        <w:tab/>
        <w:tab/>
        <w:tab/>
        <w:tab/>
        <w:t>TriggeringMessage</w:t>
        <w:tab/>
        <w:tab/>
        <w:tab/>
        <w:tab/>
        <w:t>OPTIONAL,</w:t>
      </w:r>
    </w:p>
    <w:p>
      <w:pPr>
        <w:pStyle w:val="PL"/>
        <w:rPr/>
      </w:pPr>
      <w:r>
        <w:rPr/>
        <w:tab/>
        <w:t>procedureCriticality</w:t>
        <w:tab/>
        <w:tab/>
        <w:tab/>
        <w:t>Criticality</w:t>
        <w:tab/>
        <w:tab/>
        <w:tab/>
        <w:tab/>
        <w:tab/>
        <w:tab/>
        <w:t>OPTIONAL,</w:t>
      </w:r>
    </w:p>
    <w:p>
      <w:pPr>
        <w:pStyle w:val="PL"/>
        <w:rPr/>
      </w:pPr>
      <w:r>
        <w:rPr/>
        <w:tab/>
        <w:t>lppatransactionID</w:t>
        <w:tab/>
        <w:tab/>
        <w:tab/>
        <w:tab/>
        <w:t>LPPATransactionID</w:t>
        <w:tab/>
        <w:tab/>
        <w:tab/>
        <w:tab/>
        <w:t>OPTIONAL,</w:t>
      </w:r>
    </w:p>
    <w:p>
      <w:pPr>
        <w:pStyle w:val="PL"/>
        <w:rPr/>
      </w:pPr>
      <w:r>
        <w:rPr/>
        <w:tab/>
        <w:t>iEsCriticalityDiagnostics</w:t>
        <w:tab/>
        <w:tab/>
        <w:t>CriticalityDiagnostics-IE-List</w:t>
        <w:tab/>
        <w:t>OPTIONAL,</w:t>
      </w:r>
    </w:p>
    <w:p>
      <w:pPr>
        <w:pStyle w:val="PL"/>
        <w:rPr/>
      </w:pPr>
      <w:r>
        <w:rPr/>
        <w:tab/>
        <w:t>iE-Extensions</w:t>
        <w:tab/>
        <w:tab/>
        <w:tab/>
        <w:tab/>
        <w:tab/>
        <w:t>ProtocolExtensionContainer { {CriticalityDiagnostics-ExtIEs} }</w:t>
        <w:tab/>
        <w:t>OPTIONAL,</w:t>
      </w:r>
    </w:p>
    <w:p>
      <w:pPr>
        <w:pStyle w:val="PL"/>
        <w:rPr/>
      </w:pPr>
      <w:r>
        <w:rPr/>
        <w:tab/>
        <w:t>...</w:t>
      </w:r>
    </w:p>
    <w:p>
      <w:pPr>
        <w:pStyle w:val="PL"/>
        <w:rPr/>
      </w:pPr>
      <w:r>
        <w:rPr/>
        <w:t>}</w:t>
      </w:r>
    </w:p>
    <w:p>
      <w:pPr>
        <w:pStyle w:val="PL"/>
        <w:rPr/>
      </w:pPr>
      <w:r>
        <w:rPr/>
      </w:r>
    </w:p>
    <w:p>
      <w:pPr>
        <w:pStyle w:val="PL"/>
        <w:rPr/>
      </w:pPr>
      <w:r>
        <w:rPr/>
      </w:r>
    </w:p>
    <w:p>
      <w:pPr>
        <w:pStyle w:val="PL"/>
        <w:rPr/>
      </w:pPr>
      <w:r>
        <w:rPr/>
        <w:t>CriticalityDiagnostics-ExtIEs LPPA-PROTOCOL-EXTENSION ::= {</w:t>
      </w:r>
    </w:p>
    <w:p>
      <w:pPr>
        <w:pStyle w:val="PL"/>
        <w:rPr/>
      </w:pPr>
      <w:r>
        <w:rPr/>
        <w:tab/>
        <w:t>...</w:t>
      </w:r>
    </w:p>
    <w:p>
      <w:pPr>
        <w:pStyle w:val="PL"/>
        <w:rPr/>
      </w:pPr>
      <w:r>
        <w:rPr/>
        <w:t>}</w:t>
      </w:r>
    </w:p>
    <w:p>
      <w:pPr>
        <w:pStyle w:val="PL"/>
        <w:rPr/>
      </w:pPr>
      <w:r>
        <w:rPr/>
      </w:r>
    </w:p>
    <w:p>
      <w:pPr>
        <w:pStyle w:val="PL"/>
        <w:rPr/>
      </w:pPr>
      <w:r>
        <w:rPr/>
        <w:t>CriticalityDiagnostics-IE-List ::= SEQUENCE (SIZE (1..maxNrOfErrors)) OF</w:t>
      </w:r>
    </w:p>
    <w:p>
      <w:pPr>
        <w:pStyle w:val="PL"/>
        <w:rPr/>
      </w:pPr>
      <w:r>
        <w:rPr/>
        <w:tab/>
        <w:t>SEQUENCE {</w:t>
      </w:r>
    </w:p>
    <w:p>
      <w:pPr>
        <w:pStyle w:val="PL"/>
        <w:rPr/>
      </w:pPr>
      <w:r>
        <w:rPr/>
        <w:tab/>
        <w:tab/>
        <w:t>iECriticality</w:t>
        <w:tab/>
        <w:tab/>
        <w:tab/>
        <w:t>Criticality,</w:t>
      </w:r>
    </w:p>
    <w:p>
      <w:pPr>
        <w:pStyle w:val="PL"/>
        <w:rPr/>
      </w:pPr>
      <w:r>
        <w:rPr/>
        <w:tab/>
        <w:tab/>
        <w:t>iE-ID</w:t>
        <w:tab/>
        <w:tab/>
        <w:tab/>
        <w:tab/>
        <w:tab/>
        <w:t>ProtocolIE-ID,</w:t>
      </w:r>
    </w:p>
    <w:p>
      <w:pPr>
        <w:pStyle w:val="PL"/>
        <w:rPr/>
      </w:pPr>
      <w:r>
        <w:rPr/>
        <w:tab/>
        <w:tab/>
        <w:t>typeOfError</w:t>
        <w:tab/>
        <w:tab/>
        <w:tab/>
        <w:tab/>
        <w:t>TypeOfError,</w:t>
      </w:r>
    </w:p>
    <w:p>
      <w:pPr>
        <w:pStyle w:val="PL"/>
        <w:rPr/>
      </w:pPr>
      <w:r>
        <w:rPr/>
        <w:tab/>
        <w:tab/>
        <w:t>iE-Extensions</w:t>
        <w:tab/>
        <w:tab/>
        <w:tab/>
        <w:t>ProtocolExtensionContainer { {CriticalityDiagnostics-IE-List-ExtIEs} } OPTIONAL,</w:t>
      </w:r>
    </w:p>
    <w:p>
      <w:pPr>
        <w:pStyle w:val="PL"/>
        <w:rPr/>
      </w:pPr>
      <w:r>
        <w:rPr/>
        <w:tab/>
        <w:tab/>
        <w:t>...</w:t>
      </w:r>
    </w:p>
    <w:p>
      <w:pPr>
        <w:pStyle w:val="PL"/>
        <w:rPr/>
      </w:pPr>
      <w:r>
        <w:rPr/>
        <w:t>}</w:t>
      </w:r>
    </w:p>
    <w:p>
      <w:pPr>
        <w:pStyle w:val="PL"/>
        <w:rPr/>
      </w:pPr>
      <w:r>
        <w:rPr/>
      </w:r>
    </w:p>
    <w:p>
      <w:pPr>
        <w:pStyle w:val="PL"/>
        <w:rPr/>
      </w:pPr>
      <w:r>
        <w:rPr/>
        <w:t>CriticalityDiagnostics-IE-List-ExtIEs LPPA-PROTOCOL-EXTENSION ::= {</w:t>
      </w:r>
    </w:p>
    <w:p>
      <w:pPr>
        <w:pStyle w:val="PL"/>
        <w:rPr/>
      </w:pPr>
      <w:r>
        <w:rPr/>
        <w:tab/>
        <w:t>...</w:t>
      </w:r>
    </w:p>
    <w:p>
      <w:pPr>
        <w:pStyle w:val="PL"/>
        <w:rPr/>
      </w:pPr>
      <w:r>
        <w:rPr/>
        <w:t>}</w:t>
      </w:r>
    </w:p>
    <w:p>
      <w:pPr>
        <w:pStyle w:val="PL"/>
        <w:rPr/>
      </w:pPr>
      <w:r>
        <w:rPr/>
      </w:r>
    </w:p>
    <w:p>
      <w:pPr>
        <w:pStyle w:val="PL"/>
        <w:rPr/>
      </w:pPr>
      <w:r>
        <w:rPr/>
        <w:t>-- D</w:t>
      </w:r>
    </w:p>
    <w:p>
      <w:pPr>
        <w:pStyle w:val="PL"/>
        <w:rPr/>
      </w:pPr>
      <w:r>
        <w:rPr/>
      </w:r>
    </w:p>
    <w:p>
      <w:pPr>
        <w:pStyle w:val="PL"/>
        <w:rPr/>
      </w:pPr>
      <w:r>
        <w:rPr/>
        <w:t>DL-Bandwidth ::= ENUMERATED {</w:t>
      </w:r>
    </w:p>
    <w:p>
      <w:pPr>
        <w:pStyle w:val="PL"/>
        <w:rPr/>
      </w:pPr>
      <w:r>
        <w:rPr/>
        <w:tab/>
        <w:t>bw6,</w:t>
      </w:r>
    </w:p>
    <w:p>
      <w:pPr>
        <w:pStyle w:val="PL"/>
        <w:rPr/>
      </w:pPr>
      <w:r>
        <w:rPr/>
        <w:tab/>
        <w:t>bw15,</w:t>
      </w:r>
    </w:p>
    <w:p>
      <w:pPr>
        <w:pStyle w:val="PL"/>
        <w:rPr/>
      </w:pPr>
      <w:r>
        <w:rPr/>
        <w:tab/>
        <w:t>bw25,</w:t>
      </w:r>
    </w:p>
    <w:p>
      <w:pPr>
        <w:pStyle w:val="PL"/>
        <w:rPr/>
      </w:pPr>
      <w:r>
        <w:rPr/>
        <w:tab/>
        <w:t>bw50,</w:t>
      </w:r>
    </w:p>
    <w:p>
      <w:pPr>
        <w:pStyle w:val="PL"/>
        <w:rPr/>
      </w:pPr>
      <w:r>
        <w:rPr/>
        <w:tab/>
        <w:t>bw75,</w:t>
      </w:r>
    </w:p>
    <w:p>
      <w:pPr>
        <w:pStyle w:val="PL"/>
        <w:rPr/>
      </w:pPr>
      <w:r>
        <w:rPr/>
        <w:tab/>
        <w:t>bw100,</w:t>
      </w:r>
    </w:p>
    <w:p>
      <w:pPr>
        <w:pStyle w:val="PL"/>
        <w:rPr/>
      </w:pPr>
      <w:r>
        <w:rPr/>
        <w:tab/>
        <w:t>...</w:t>
      </w:r>
    </w:p>
    <w:p>
      <w:pPr>
        <w:pStyle w:val="PL"/>
        <w:rPr/>
      </w:pPr>
      <w:r>
        <w:rPr/>
        <w:t>}</w:t>
      </w:r>
    </w:p>
    <w:p>
      <w:pPr>
        <w:pStyle w:val="PL"/>
        <w:rPr/>
      </w:pPr>
      <w:r>
        <w:rPr/>
      </w:r>
    </w:p>
    <w:p>
      <w:pPr>
        <w:pStyle w:val="PL"/>
        <w:rPr/>
      </w:pPr>
      <w:r>
        <w:rPr/>
        <w:t>-- E</w:t>
      </w:r>
    </w:p>
    <w:p>
      <w:pPr>
        <w:pStyle w:val="PL"/>
        <w:rPr/>
      </w:pPr>
      <w:r>
        <w:rPr/>
      </w:r>
    </w:p>
    <w:p>
      <w:pPr>
        <w:pStyle w:val="PL"/>
        <w:rPr/>
      </w:pPr>
      <w:r>
        <w:rPr/>
        <w:t>E-CID-MeasurementResult ::= SEQUENCE {</w:t>
      </w:r>
    </w:p>
    <w:p>
      <w:pPr>
        <w:pStyle w:val="PL"/>
        <w:rPr/>
      </w:pPr>
      <w:r>
        <w:rPr/>
        <w:tab/>
        <w:t>servingCell-ID</w:t>
        <w:tab/>
        <w:tab/>
        <w:tab/>
        <w:tab/>
        <w:tab/>
        <w:t>ECGI,</w:t>
      </w:r>
    </w:p>
    <w:p>
      <w:pPr>
        <w:pStyle w:val="PL"/>
        <w:rPr/>
      </w:pPr>
      <w:r>
        <w:rPr/>
        <w:tab/>
        <w:t>servingCellTAC</w:t>
        <w:tab/>
        <w:tab/>
        <w:tab/>
        <w:tab/>
        <w:tab/>
        <w:t>TAC,</w:t>
      </w:r>
    </w:p>
    <w:p>
      <w:pPr>
        <w:pStyle w:val="PL"/>
        <w:rPr>
          <w:lang w:val="fr-FR" w:eastAsia="en-US"/>
        </w:rPr>
      </w:pPr>
      <w:r>
        <w:rPr>
          <w:lang w:val="en-US" w:eastAsia="en-US"/>
        </w:rPr>
        <w:tab/>
      </w:r>
      <w:r>
        <w:rPr>
          <w:lang w:val="fr-FR" w:eastAsia="en-US"/>
        </w:rPr>
        <w:t>e-UTRANAccessPointPosition</w:t>
        <w:tab/>
        <w:tab/>
        <w:t>E-UTRANAccessPointPosition</w:t>
        <w:tab/>
        <w:t>OPTIONAL,</w:t>
      </w:r>
    </w:p>
    <w:p>
      <w:pPr>
        <w:pStyle w:val="PL"/>
        <w:rPr/>
      </w:pPr>
      <w:r>
        <w:rPr>
          <w:lang w:val="fr-FR" w:eastAsia="en-US"/>
        </w:rPr>
        <w:tab/>
      </w:r>
      <w:r>
        <w:rPr/>
        <w:t>measuredResults</w:t>
        <w:tab/>
        <w:tab/>
        <w:tab/>
        <w:tab/>
        <w:tab/>
        <w:t>MeasuredResults</w:t>
        <w:tab/>
        <w:tab/>
        <w:tab/>
        <w:tab/>
        <w:t>OPTIONAL,</w:t>
      </w:r>
    </w:p>
    <w:p>
      <w:pPr>
        <w:pStyle w:val="PL"/>
        <w:rPr/>
      </w:pPr>
      <w:r>
        <w:rPr/>
        <w:tab/>
        <w:t>...</w:t>
      </w:r>
    </w:p>
    <w:p>
      <w:pPr>
        <w:pStyle w:val="PL"/>
        <w:rPr/>
      </w:pPr>
      <w:r>
        <w:rPr/>
        <w:t>}</w:t>
      </w:r>
    </w:p>
    <w:p>
      <w:pPr>
        <w:pStyle w:val="PL"/>
        <w:rPr/>
      </w:pPr>
      <w:r>
        <w:rPr/>
      </w:r>
    </w:p>
    <w:p>
      <w:pPr>
        <w:pStyle w:val="PL"/>
        <w:rPr/>
      </w:pPr>
      <w:r>
        <w:rPr/>
        <w:t>ECGI ::= SEQUENCE {</w:t>
      </w:r>
    </w:p>
    <w:p>
      <w:pPr>
        <w:pStyle w:val="PL"/>
        <w:rPr>
          <w:lang w:val="fr-FR" w:eastAsia="en-US"/>
        </w:rPr>
      </w:pPr>
      <w:r>
        <w:rPr/>
        <w:tab/>
      </w:r>
      <w:r>
        <w:rPr>
          <w:lang w:val="fr-FR" w:eastAsia="en-US"/>
        </w:rPr>
        <w:t>pLMN-Identity</w:t>
        <w:tab/>
        <w:tab/>
        <w:tab/>
        <w:tab/>
        <w:t>PLMN-Identity,</w:t>
      </w:r>
    </w:p>
    <w:p>
      <w:pPr>
        <w:pStyle w:val="PL"/>
        <w:rPr>
          <w:lang w:val="fr-FR" w:eastAsia="en-US"/>
        </w:rPr>
      </w:pPr>
      <w:r>
        <w:rPr>
          <w:lang w:val="fr-FR" w:eastAsia="en-US"/>
        </w:rPr>
        <w:tab/>
        <w:t>eUTRANcellIdentifier</w:t>
        <w:tab/>
        <w:tab/>
        <w:t>EUTRANCellIdentifier,</w:t>
      </w:r>
    </w:p>
    <w:p>
      <w:pPr>
        <w:pStyle w:val="PL"/>
        <w:rPr>
          <w:lang w:val="fr-FR" w:eastAsia="en-US"/>
        </w:rPr>
      </w:pPr>
      <w:r>
        <w:rPr>
          <w:lang w:val="fr-FR" w:eastAsia="en-US"/>
        </w:rPr>
        <w:tab/>
        <w:t>iE-Extensions</w:t>
        <w:tab/>
        <w:tab/>
        <w:tab/>
        <w:tab/>
        <w:t>ProtocolExtensionContainer { {ECGI-ExtIEs} } 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ECGI-ExtIEs LPPA-PROTOCOL-EXTENSION ::= {</w:t>
      </w:r>
    </w:p>
    <w:p>
      <w:pPr>
        <w:pStyle w:val="PL"/>
        <w:rPr/>
      </w:pPr>
      <w:r>
        <w:rPr>
          <w:lang w:val="fr-FR" w:eastAsia="en-US"/>
        </w:rPr>
        <w:tab/>
      </w:r>
      <w:r>
        <w:rPr/>
        <w:t>...</w:t>
      </w:r>
    </w:p>
    <w:p>
      <w:pPr>
        <w:pStyle w:val="PL"/>
        <w:rPr/>
      </w:pPr>
      <w:r>
        <w:rPr/>
        <w:t>}</w:t>
      </w:r>
    </w:p>
    <w:p>
      <w:pPr>
        <w:pStyle w:val="PL"/>
        <w:rPr/>
      </w:pPr>
      <w:r>
        <w:rPr/>
      </w:r>
    </w:p>
    <w:p>
      <w:pPr>
        <w:pStyle w:val="PL"/>
        <w:rPr/>
      </w:pPr>
      <w:r>
        <w:rPr/>
        <w:t>EUTRANCellIdentifier ::= BIT STRING (SIZE (28))</w:t>
      </w:r>
    </w:p>
    <w:p>
      <w:pPr>
        <w:pStyle w:val="PL"/>
        <w:rPr/>
      </w:pPr>
      <w:r>
        <w:rPr/>
      </w:r>
    </w:p>
    <w:p>
      <w:pPr>
        <w:pStyle w:val="PL"/>
        <w:rPr/>
      </w:pPr>
      <w:r>
        <w:rPr/>
        <w:t>EARFCN ::= INTEGER (0..65535, ..., 65536..262143)</w:t>
      </w:r>
    </w:p>
    <w:p>
      <w:pPr>
        <w:pStyle w:val="PL"/>
        <w:rPr/>
      </w:pPr>
      <w:r>
        <w:rPr/>
      </w:r>
    </w:p>
    <w:p>
      <w:pPr>
        <w:pStyle w:val="PL"/>
        <w:rPr>
          <w:lang w:val="en-US" w:eastAsia="en-US"/>
        </w:rPr>
      </w:pPr>
      <w:r>
        <w:rPr>
          <w:lang w:val="en-US" w:eastAsia="en-US"/>
        </w:rPr>
        <w:t>E-UTRANAccessPointPosition ::= SEQUENCE {</w:t>
      </w:r>
    </w:p>
    <w:p>
      <w:pPr>
        <w:pStyle w:val="PL"/>
        <w:rPr>
          <w:lang w:val="en-US" w:eastAsia="en-US"/>
        </w:rPr>
      </w:pPr>
      <w:r>
        <w:rPr>
          <w:lang w:val="en-US" w:eastAsia="en-US"/>
        </w:rPr>
        <w:tab/>
        <w:t>latitudeSign</w:t>
        <w:tab/>
        <w:tab/>
        <w:tab/>
        <w:tab/>
        <w:t>ENUMERATED {north, south},</w:t>
      </w:r>
    </w:p>
    <w:p>
      <w:pPr>
        <w:pStyle w:val="PL"/>
        <w:rPr>
          <w:lang w:val="en-US" w:eastAsia="en-US"/>
        </w:rPr>
      </w:pPr>
      <w:r>
        <w:rPr>
          <w:lang w:val="en-US" w:eastAsia="en-US"/>
        </w:rPr>
        <w:tab/>
        <w:t>latitude</w:t>
        <w:tab/>
        <w:tab/>
        <w:tab/>
        <w:tab/>
        <w:tab/>
        <w:t xml:space="preserve">INTEGER </w:t>
      </w:r>
      <w:r>
        <w:rPr/>
        <w:t>(0..8388607),</w:t>
      </w:r>
    </w:p>
    <w:p>
      <w:pPr>
        <w:pStyle w:val="PL"/>
        <w:rPr>
          <w:rFonts w:cs="Courier New"/>
          <w:szCs w:val="16"/>
          <w:lang w:val="en-US" w:eastAsia="en-US"/>
        </w:rPr>
      </w:pPr>
      <w:r>
        <w:rPr>
          <w:lang w:val="en-US" w:eastAsia="en-US"/>
        </w:rPr>
        <w:tab/>
        <w:t>longitude</w:t>
        <w:tab/>
        <w:tab/>
        <w:tab/>
        <w:tab/>
        <w:tab/>
        <w:t xml:space="preserve">INTEGER </w:t>
      </w:r>
      <w:r>
        <w:rPr/>
        <w:t>(-8388608..8388607),</w:t>
      </w:r>
    </w:p>
    <w:p>
      <w:pPr>
        <w:pStyle w:val="PL"/>
        <w:rPr/>
      </w:pPr>
      <w:r>
        <w:rPr>
          <w:rFonts w:cs="Courier New"/>
          <w:szCs w:val="16"/>
          <w:lang w:val="en-GB" w:eastAsia="ja-JP"/>
        </w:rPr>
        <w:tab/>
      </w:r>
      <w:r>
        <w:rPr/>
        <w:t>directionOfAltitude</w:t>
        <w:tab/>
        <w:tab/>
      </w:r>
      <w:r>
        <w:rPr>
          <w:lang w:val="en-US" w:eastAsia="en-US"/>
        </w:rPr>
        <w:tab/>
      </w:r>
      <w:r>
        <w:rPr>
          <w:lang w:val="en-GB" w:eastAsia="ko-KR"/>
        </w:rPr>
        <w:t xml:space="preserve">ENUMERATED {height, </w:t>
      </w:r>
      <w:r>
        <w:rPr/>
        <w:t>depth</w:t>
      </w:r>
      <w:r>
        <w:rPr>
          <w:lang w:val="en-GB" w:eastAsia="ko-KR"/>
        </w:rPr>
        <w:t>},</w:t>
      </w:r>
    </w:p>
    <w:p>
      <w:pPr>
        <w:pStyle w:val="PL"/>
        <w:rPr>
          <w:lang w:val="en-US" w:eastAsia="en-US"/>
        </w:rPr>
      </w:pPr>
      <w:r>
        <w:rPr/>
        <w:tab/>
        <w:t>altitude</w:t>
        <w:tab/>
        <w:tab/>
        <w:tab/>
        <w:tab/>
      </w:r>
      <w:r>
        <w:rPr>
          <w:lang w:val="en-US" w:eastAsia="en-US"/>
        </w:rPr>
        <w:tab/>
      </w:r>
      <w:r>
        <w:rPr>
          <w:lang w:val="en-GB" w:eastAsia="ko-KR"/>
        </w:rPr>
        <w:t>INTEGER</w:t>
      </w:r>
      <w:r>
        <w:rPr/>
        <w:t xml:space="preserve"> (0..32767),</w:t>
      </w:r>
    </w:p>
    <w:p>
      <w:pPr>
        <w:pStyle w:val="PL"/>
        <w:rPr/>
      </w:pPr>
      <w:r>
        <w:rPr>
          <w:rFonts w:cs="Courier New"/>
          <w:szCs w:val="16"/>
          <w:lang w:val="en-GB" w:eastAsia="ja-JP"/>
        </w:rPr>
        <w:tab/>
      </w:r>
      <w:r>
        <w:rPr/>
        <w:t>uncertaintySemi-major</w:t>
        <w:tab/>
        <w:tab/>
      </w:r>
      <w:r>
        <w:rPr>
          <w:lang w:val="en-GB" w:eastAsia="ko-KR"/>
        </w:rPr>
        <w:t>INTEGER (0..127),</w:t>
      </w:r>
    </w:p>
    <w:p>
      <w:pPr>
        <w:pStyle w:val="PL"/>
        <w:rPr/>
      </w:pPr>
      <w:r>
        <w:rPr/>
        <w:tab/>
        <w:t>uncertaintySemi-minor</w:t>
        <w:tab/>
        <w:tab/>
      </w:r>
      <w:r>
        <w:rPr>
          <w:lang w:val="en-GB" w:eastAsia="ko-KR"/>
        </w:rPr>
        <w:t>INTEGER (0..127),</w:t>
      </w:r>
    </w:p>
    <w:p>
      <w:pPr>
        <w:pStyle w:val="PL"/>
        <w:rPr>
          <w:lang w:val="en-GB" w:eastAsia="ja-JP"/>
        </w:rPr>
      </w:pPr>
      <w:r>
        <w:rPr/>
        <w:tab/>
        <w:t>orientationOfMajorAxis</w:t>
        <w:tab/>
        <w:tab/>
      </w:r>
      <w:r>
        <w:rPr>
          <w:lang w:val="en-GB" w:eastAsia="ko-KR"/>
        </w:rPr>
        <w:t>INTEGER (0..179),</w:t>
      </w:r>
    </w:p>
    <w:p>
      <w:pPr>
        <w:pStyle w:val="PL"/>
        <w:rPr/>
      </w:pPr>
      <w:r>
        <w:rPr>
          <w:lang w:val="en-US" w:eastAsia="en-US"/>
        </w:rPr>
        <w:tab/>
      </w:r>
      <w:r>
        <w:rPr/>
        <w:t>uncertaintyAltitude</w:t>
        <w:tab/>
        <w:tab/>
        <w:tab/>
      </w:r>
      <w:r>
        <w:rPr>
          <w:lang w:val="en-GB" w:eastAsia="ko-KR"/>
        </w:rPr>
        <w:t>INTEGER (0..127),</w:t>
      </w:r>
    </w:p>
    <w:p>
      <w:pPr>
        <w:pStyle w:val="PL"/>
        <w:rPr/>
      </w:pPr>
      <w:r>
        <w:rPr>
          <w:lang w:val="en-GB" w:eastAsia="ko-KR"/>
        </w:rPr>
        <w:tab/>
        <w:t>confidence</w:t>
        <w:tab/>
        <w:tab/>
        <w:tab/>
        <w:tab/>
        <w:tab/>
        <w:t>INTEGER (0..100),</w:t>
      </w:r>
    </w:p>
    <w:p>
      <w:pPr>
        <w:pStyle w:val="PL"/>
        <w:rPr>
          <w:lang w:val="en-US" w:eastAsia="en-US"/>
        </w:rPr>
      </w:pPr>
      <w:r>
        <w:rPr>
          <w:lang w:val="en-US" w:eastAsia="en-US"/>
        </w:rPr>
        <w:tab/>
        <w:t>...</w:t>
      </w:r>
    </w:p>
    <w:p>
      <w:pPr>
        <w:pStyle w:val="PL"/>
        <w:rPr>
          <w:lang w:val="en-US" w:eastAsia="en-US"/>
        </w:rPr>
      </w:pPr>
      <w:r>
        <w:rPr>
          <w:lang w:val="en-US" w:eastAsia="en-US"/>
        </w:rPr>
        <w:t>}</w:t>
      </w:r>
    </w:p>
    <w:p>
      <w:pPr>
        <w:pStyle w:val="PL"/>
        <w:rPr/>
      </w:pPr>
      <w:r>
        <w:rPr/>
      </w:r>
    </w:p>
    <w:p>
      <w:pPr>
        <w:pStyle w:val="PL"/>
        <w:rPr/>
      </w:pPr>
      <w:r>
        <w:rPr/>
        <w:t>-- F</w:t>
      </w:r>
    </w:p>
    <w:p>
      <w:pPr>
        <w:pStyle w:val="PL"/>
        <w:rPr/>
      </w:pPr>
      <w:r>
        <w:rPr/>
        <w:t>-- G</w:t>
      </w:r>
    </w:p>
    <w:p>
      <w:pPr>
        <w:pStyle w:val="PL"/>
        <w:rPr/>
      </w:pPr>
      <w:r>
        <w:rPr/>
        <w:t>-- H</w:t>
      </w:r>
    </w:p>
    <w:p>
      <w:pPr>
        <w:pStyle w:val="PL"/>
        <w:rPr/>
      </w:pPr>
      <w:r>
        <w:rPr/>
      </w:r>
    </w:p>
    <w:p>
      <w:pPr>
        <w:pStyle w:val="PL"/>
        <w:rPr/>
      </w:pPr>
      <w:r>
        <w:rPr/>
        <w:t>HESSID ::= OCTET STRING (SIZE(6))</w:t>
      </w:r>
    </w:p>
    <w:p>
      <w:pPr>
        <w:pStyle w:val="PL"/>
        <w:rPr/>
      </w:pPr>
      <w:r>
        <w:rPr/>
      </w:r>
    </w:p>
    <w:p>
      <w:pPr>
        <w:pStyle w:val="PL"/>
        <w:rPr/>
      </w:pPr>
      <w:r>
        <w:rPr/>
      </w:r>
    </w:p>
    <w:p>
      <w:pPr>
        <w:pStyle w:val="PL"/>
        <w:rPr/>
      </w:pPr>
      <w:r>
        <w:rPr/>
        <w:t>-- I</w:t>
      </w:r>
    </w:p>
    <w:p>
      <w:pPr>
        <w:pStyle w:val="PL"/>
        <w:rPr/>
      </w:pPr>
      <w:r>
        <w:rPr/>
      </w:r>
    </w:p>
    <w:p>
      <w:pPr>
        <w:pStyle w:val="PL"/>
        <w:rPr/>
      </w:pPr>
      <w:r>
        <w:rPr/>
        <w:t>InterRATMeasurementQuantities ::= SEQUENCE (SIZE (0.. maxNoMeas)) OF ProtocolIE-Single-Container { {InterRATMeasurementQuantities-ItemIEs} }</w:t>
      </w:r>
    </w:p>
    <w:p>
      <w:pPr>
        <w:pStyle w:val="PL"/>
        <w:rPr/>
      </w:pPr>
      <w:r>
        <w:rPr/>
      </w:r>
    </w:p>
    <w:p>
      <w:pPr>
        <w:pStyle w:val="PL"/>
        <w:rPr/>
      </w:pPr>
      <w:r>
        <w:rPr/>
        <w:t>InterRATMeasurementQuantities-ItemIEs LPPA-PROTOCOL-IES ::= {</w:t>
      </w:r>
    </w:p>
    <w:p>
      <w:pPr>
        <w:pStyle w:val="PL"/>
        <w:rPr/>
      </w:pPr>
      <w:r>
        <w:rPr/>
        <w:tab/>
        <w:t>{ ID id-InterRATMeasurementQuantities-Item</w:t>
        <w:tab/>
        <w:t>CRITICALITY reject</w:t>
        <w:tab/>
        <w:t>TYPE InterRATMeasurementQuantities-Item PRESENCE mandatory}}</w:t>
      </w:r>
    </w:p>
    <w:p>
      <w:pPr>
        <w:pStyle w:val="PL"/>
        <w:rPr/>
      </w:pPr>
      <w:r>
        <w:rPr/>
      </w:r>
    </w:p>
    <w:p>
      <w:pPr>
        <w:pStyle w:val="PL"/>
        <w:rPr>
          <w:lang w:val="fr-FR" w:eastAsia="en-US"/>
        </w:rPr>
      </w:pPr>
      <w:r>
        <w:rPr>
          <w:lang w:val="fr-FR" w:eastAsia="en-US"/>
        </w:rPr>
        <w:t>InterRATMeasurementQuantities-Item ::= SEQUENCE {</w:t>
      </w:r>
    </w:p>
    <w:p>
      <w:pPr>
        <w:pStyle w:val="PL"/>
        <w:rPr>
          <w:lang w:val="fr-FR" w:eastAsia="en-US"/>
        </w:rPr>
      </w:pPr>
      <w:r>
        <w:rPr>
          <w:lang w:val="fr-FR" w:eastAsia="en-US"/>
        </w:rPr>
        <w:tab/>
        <w:t>interRATMeasurementQuantitiesValue</w:t>
        <w:tab/>
        <w:tab/>
        <w:tab/>
        <w:t>InterRATMeasurementQuantitiesValue,</w:t>
      </w:r>
    </w:p>
    <w:p>
      <w:pPr>
        <w:pStyle w:val="PL"/>
        <w:rPr>
          <w:lang w:val="fr-FR" w:eastAsia="en-US"/>
        </w:rPr>
      </w:pPr>
      <w:r>
        <w:rPr>
          <w:lang w:val="fr-FR" w:eastAsia="en-US"/>
        </w:rPr>
        <w:tab/>
        <w:t>iE-Extensions</w:t>
        <w:tab/>
        <w:tab/>
        <w:tab/>
        <w:tab/>
        <w:tab/>
        <w:tab/>
        <w:tab/>
        <w:tab/>
        <w:t>ProtocolExtensionContainer { { InterRATMeasurementQuantitiesValue-ExtIEs} } 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InterRATMeasurementQuantitiesValue-ExtIEs LPPA-PROTOCOL-EXTENSION ::= {</w:t>
      </w:r>
    </w:p>
    <w:p>
      <w:pPr>
        <w:pStyle w:val="PL"/>
        <w:rPr/>
      </w:pPr>
      <w:r>
        <w:rPr>
          <w:lang w:val="fr-FR" w:eastAsia="en-US"/>
        </w:rPr>
        <w:tab/>
      </w:r>
      <w:r>
        <w:rPr/>
        <w:t>...</w:t>
      </w:r>
    </w:p>
    <w:p>
      <w:pPr>
        <w:pStyle w:val="PL"/>
        <w:rPr/>
      </w:pPr>
      <w:r>
        <w:rPr/>
        <w:t>}</w:t>
      </w:r>
    </w:p>
    <w:p>
      <w:pPr>
        <w:pStyle w:val="PL"/>
        <w:rPr/>
      </w:pPr>
      <w:r>
        <w:rPr/>
      </w:r>
    </w:p>
    <w:p>
      <w:pPr>
        <w:pStyle w:val="PL"/>
        <w:rPr/>
      </w:pPr>
      <w:r>
        <w:rPr/>
        <w:t>InterRATMeasurementQuantitiesValue ::= ENUMERATED {</w:t>
      </w:r>
    </w:p>
    <w:p>
      <w:pPr>
        <w:pStyle w:val="PL"/>
        <w:rPr/>
      </w:pPr>
      <w:r>
        <w:rPr/>
        <w:tab/>
        <w:t>geran,</w:t>
      </w:r>
    </w:p>
    <w:p>
      <w:pPr>
        <w:pStyle w:val="PL"/>
        <w:rPr/>
      </w:pPr>
      <w:r>
        <w:rPr/>
        <w:tab/>
        <w:t>utran,</w:t>
      </w:r>
    </w:p>
    <w:p>
      <w:pPr>
        <w:pStyle w:val="PL"/>
        <w:rPr/>
      </w:pPr>
      <w:r>
        <w:rPr/>
        <w:tab/>
        <w:t>...,</w:t>
      </w:r>
    </w:p>
    <w:p>
      <w:pPr>
        <w:pStyle w:val="PL"/>
        <w:rPr/>
      </w:pPr>
      <w:r>
        <w:rPr/>
        <w:tab/>
        <w:t>nr</w:t>
      </w:r>
    </w:p>
    <w:p>
      <w:pPr>
        <w:pStyle w:val="PL"/>
        <w:rPr/>
      </w:pPr>
      <w:r>
        <w:rPr/>
        <w:t>}</w:t>
      </w:r>
    </w:p>
    <w:p>
      <w:pPr>
        <w:pStyle w:val="PL"/>
        <w:rPr/>
      </w:pPr>
      <w:r>
        <w:rPr/>
      </w:r>
    </w:p>
    <w:p>
      <w:pPr>
        <w:pStyle w:val="PL"/>
        <w:rPr/>
      </w:pPr>
      <w:r>
        <w:rPr/>
        <w:t>InterRATMeasurementResult ::= SEQUENCE (SIZE (1.. maxNoMeas)) OF InterRATMeasuredResultsValue</w:t>
      </w:r>
    </w:p>
    <w:p>
      <w:pPr>
        <w:pStyle w:val="PL"/>
        <w:rPr/>
      </w:pPr>
      <w:r>
        <w:rPr/>
      </w:r>
    </w:p>
    <w:p>
      <w:pPr>
        <w:pStyle w:val="PL"/>
        <w:rPr/>
      </w:pPr>
      <w:r>
        <w:rPr/>
        <w:t>InterRATMeasuredResultsValue ::= CHOICE {</w:t>
      </w:r>
    </w:p>
    <w:p>
      <w:pPr>
        <w:pStyle w:val="PL"/>
        <w:rPr/>
      </w:pPr>
      <w:r>
        <w:rPr/>
        <w:tab/>
        <w:t>resultGERAN</w:t>
        <w:tab/>
        <w:tab/>
        <w:tab/>
        <w:t>ResultGERAN,</w:t>
      </w:r>
    </w:p>
    <w:p>
      <w:pPr>
        <w:pStyle w:val="PL"/>
        <w:rPr/>
      </w:pPr>
      <w:r>
        <w:rPr/>
        <w:tab/>
        <w:t>resultUTRAN</w:t>
        <w:tab/>
        <w:tab/>
        <w:tab/>
        <w:t>ResultUTRAN,</w:t>
      </w:r>
    </w:p>
    <w:p>
      <w:pPr>
        <w:pStyle w:val="PL"/>
        <w:rPr/>
      </w:pPr>
      <w:r>
        <w:rPr/>
        <w:tab/>
        <w:t>...,</w:t>
      </w:r>
    </w:p>
    <w:p>
      <w:pPr>
        <w:pStyle w:val="PL"/>
        <w:rPr/>
      </w:pPr>
      <w:r>
        <w:rPr/>
        <w:tab/>
        <w:t>resultNR</w:t>
        <w:tab/>
        <w:tab/>
        <w:tab/>
        <w:t>ResultNR</w:t>
      </w:r>
    </w:p>
    <w:p>
      <w:pPr>
        <w:pStyle w:val="PL"/>
        <w:rPr/>
      </w:pPr>
      <w:r>
        <w:rPr/>
        <w:t>}</w:t>
      </w:r>
    </w:p>
    <w:p>
      <w:pPr>
        <w:pStyle w:val="PL"/>
        <w:rPr/>
      </w:pPr>
      <w:r>
        <w:rPr/>
      </w:r>
    </w:p>
    <w:p>
      <w:pPr>
        <w:pStyle w:val="PL"/>
        <w:rPr/>
      </w:pPr>
      <w:r>
        <w:rPr/>
        <w:t>-- J</w:t>
      </w:r>
    </w:p>
    <w:p>
      <w:pPr>
        <w:pStyle w:val="PL"/>
        <w:rPr/>
      </w:pPr>
      <w:r>
        <w:rPr/>
        <w:t>-- K</w:t>
      </w:r>
    </w:p>
    <w:p>
      <w:pPr>
        <w:pStyle w:val="PL"/>
        <w:rPr/>
      </w:pPr>
      <w:r>
        <w:rPr/>
        <w:t>-- L</w:t>
      </w:r>
    </w:p>
    <w:p>
      <w:pPr>
        <w:pStyle w:val="PL"/>
        <w:rPr/>
      </w:pPr>
      <w:r>
        <w:rPr/>
        <w:t>-- M</w:t>
      </w:r>
    </w:p>
    <w:p>
      <w:pPr>
        <w:pStyle w:val="PL"/>
        <w:rPr/>
      </w:pPr>
      <w:r>
        <w:rPr/>
      </w:r>
    </w:p>
    <w:p>
      <w:pPr>
        <w:pStyle w:val="PL"/>
        <w:rPr/>
      </w:pPr>
      <w:r>
        <w:rPr/>
        <w:t>Measurement-ID ::= INTEGER (1..15, ...)</w:t>
      </w:r>
    </w:p>
    <w:p>
      <w:pPr>
        <w:pStyle w:val="PL"/>
        <w:rPr/>
      </w:pPr>
      <w:r>
        <w:rPr/>
      </w:r>
    </w:p>
    <w:p>
      <w:pPr>
        <w:pStyle w:val="PL"/>
        <w:rPr/>
      </w:pPr>
      <w:r>
        <w:rPr>
          <w:lang w:val="en-GB" w:eastAsia="ko-KR"/>
        </w:rPr>
        <w:t>MeasurementPeriodicity ::= ENUMERATED {</w:t>
      </w:r>
    </w:p>
    <w:p>
      <w:pPr>
        <w:pStyle w:val="PL"/>
        <w:rPr/>
      </w:pPr>
      <w:r>
        <w:rPr>
          <w:lang w:val="en-GB" w:eastAsia="ko-KR"/>
        </w:rPr>
        <w:tab/>
        <w:t>ms</w:t>
      </w:r>
      <w:r>
        <w:rPr/>
        <w:t>120,</w:t>
      </w:r>
    </w:p>
    <w:p>
      <w:pPr>
        <w:pStyle w:val="PL"/>
        <w:rPr/>
      </w:pPr>
      <w:r>
        <w:rPr/>
        <w:tab/>
        <w:t>ms240,</w:t>
      </w:r>
    </w:p>
    <w:p>
      <w:pPr>
        <w:pStyle w:val="PL"/>
        <w:rPr/>
      </w:pPr>
      <w:r>
        <w:rPr/>
        <w:tab/>
        <w:t>ms480,</w:t>
      </w:r>
    </w:p>
    <w:p>
      <w:pPr>
        <w:pStyle w:val="PL"/>
        <w:rPr/>
      </w:pPr>
      <w:r>
        <w:rPr/>
        <w:tab/>
        <w:t>ms640,</w:t>
      </w:r>
    </w:p>
    <w:p>
      <w:pPr>
        <w:pStyle w:val="PL"/>
        <w:rPr/>
      </w:pPr>
      <w:r>
        <w:rPr/>
        <w:tab/>
        <w:t>ms1024,</w:t>
      </w:r>
    </w:p>
    <w:p>
      <w:pPr>
        <w:pStyle w:val="PL"/>
        <w:rPr/>
      </w:pPr>
      <w:r>
        <w:rPr/>
        <w:tab/>
      </w:r>
      <w:r>
        <w:rPr>
          <w:lang w:val="fr-FR" w:eastAsia="en-US"/>
        </w:rPr>
        <w:t>ms2048,</w:t>
      </w:r>
    </w:p>
    <w:p>
      <w:pPr>
        <w:pStyle w:val="PL"/>
        <w:rPr>
          <w:lang w:val="fr-FR" w:eastAsia="en-US"/>
        </w:rPr>
      </w:pPr>
      <w:r>
        <w:rPr>
          <w:lang w:val="fr-FR" w:eastAsia="en-US"/>
        </w:rPr>
        <w:tab/>
        <w:t>ms5120,</w:t>
      </w:r>
    </w:p>
    <w:p>
      <w:pPr>
        <w:pStyle w:val="PL"/>
        <w:rPr>
          <w:lang w:val="fr-FR" w:eastAsia="en-US"/>
        </w:rPr>
      </w:pPr>
      <w:r>
        <w:rPr>
          <w:lang w:val="fr-FR" w:eastAsia="en-US"/>
        </w:rPr>
        <w:tab/>
        <w:t>ms10240,</w:t>
      </w:r>
    </w:p>
    <w:p>
      <w:pPr>
        <w:pStyle w:val="PL"/>
        <w:rPr>
          <w:lang w:val="fr-FR" w:eastAsia="en-US"/>
        </w:rPr>
      </w:pPr>
      <w:r>
        <w:rPr>
          <w:lang w:val="fr-FR" w:eastAsia="en-US"/>
        </w:rPr>
        <w:tab/>
        <w:t>min1,</w:t>
      </w:r>
    </w:p>
    <w:p>
      <w:pPr>
        <w:pStyle w:val="PL"/>
        <w:rPr>
          <w:lang w:val="fr-FR" w:eastAsia="en-US"/>
        </w:rPr>
      </w:pPr>
      <w:r>
        <w:rPr>
          <w:lang w:val="fr-FR" w:eastAsia="en-US"/>
        </w:rPr>
        <w:tab/>
        <w:t>min6,</w:t>
      </w:r>
    </w:p>
    <w:p>
      <w:pPr>
        <w:pStyle w:val="PL"/>
        <w:rPr/>
      </w:pPr>
      <w:r>
        <w:rPr>
          <w:lang w:val="fr-FR" w:eastAsia="en-US"/>
        </w:rPr>
        <w:tab/>
      </w:r>
      <w:r>
        <w:rPr/>
        <w:t>min12,</w:t>
      </w:r>
    </w:p>
    <w:p>
      <w:pPr>
        <w:pStyle w:val="PL"/>
        <w:rPr/>
      </w:pPr>
      <w:r>
        <w:rPr/>
        <w:tab/>
        <w:t>min30,</w:t>
      </w:r>
    </w:p>
    <w:p>
      <w:pPr>
        <w:pStyle w:val="PL"/>
        <w:rPr>
          <w:lang w:val="en-GB" w:eastAsia="ko-KR"/>
        </w:rPr>
      </w:pPr>
      <w:r>
        <w:rPr/>
        <w:tab/>
        <w:t>min60,</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t xml:space="preserve">MeasurementQuantities ::= </w:t>
      </w:r>
      <w:r>
        <w:rPr>
          <w:rFonts w:cs="Courier New"/>
          <w:szCs w:val="16"/>
        </w:rPr>
        <w:t xml:space="preserve">SEQUENCE (SIZE (1.. maxNoMeas)) OF </w:t>
      </w:r>
      <w:r>
        <w:rPr/>
        <w:t>ProtocolIE-Single-Container { {MeasurementQuantities-ItemIEs} }</w:t>
      </w:r>
    </w:p>
    <w:p>
      <w:pPr>
        <w:pStyle w:val="PL"/>
        <w:rPr/>
      </w:pPr>
      <w:r>
        <w:rPr/>
      </w:r>
    </w:p>
    <w:p>
      <w:pPr>
        <w:pStyle w:val="PL"/>
        <w:rPr/>
      </w:pPr>
      <w:r>
        <w:rPr/>
        <w:t>MeasurementQuantities-ItemIEs LPPA-PROTOCOL-IES ::= {</w:t>
      </w:r>
    </w:p>
    <w:p>
      <w:pPr>
        <w:pStyle w:val="PL"/>
        <w:rPr/>
      </w:pPr>
      <w:r>
        <w:rPr/>
        <w:tab/>
        <w:t>{ ID id-MeasurementQuantities-Item</w:t>
      </w:r>
      <w:r>
        <w:rPr>
          <w:lang w:val="en-US" w:eastAsia="en-US"/>
        </w:rPr>
        <w:tab/>
      </w:r>
      <w:r>
        <w:rPr/>
        <w:t>CRITICALITY reject</w:t>
        <w:tab/>
        <w:t>TYPE MeasurementQuantities-Item</w:t>
        <w:tab/>
        <w:tab/>
        <w:t>PRESENCE mandatory}</w:t>
      </w:r>
    </w:p>
    <w:p>
      <w:pPr>
        <w:pStyle w:val="PL"/>
        <w:rPr>
          <w:lang w:val="en-US" w:eastAsia="en-US"/>
        </w:rPr>
      </w:pPr>
      <w:r>
        <w:rPr/>
        <w:t>}</w:t>
      </w:r>
    </w:p>
    <w:p>
      <w:pPr>
        <w:pStyle w:val="PL"/>
        <w:rPr>
          <w:lang w:val="en-US" w:eastAsia="en-US"/>
        </w:rPr>
      </w:pPr>
      <w:r>
        <w:rPr>
          <w:lang w:val="en-US" w:eastAsia="en-US"/>
        </w:rPr>
      </w:r>
    </w:p>
    <w:p>
      <w:pPr>
        <w:pStyle w:val="PL"/>
        <w:rPr/>
      </w:pPr>
      <w:r>
        <w:rPr/>
        <w:t>MeasurementQuantities-Item ::= SEQUENCE {</w:t>
      </w:r>
    </w:p>
    <w:p>
      <w:pPr>
        <w:pStyle w:val="PL"/>
        <w:rPr/>
      </w:pPr>
      <w:r>
        <w:rPr/>
        <w:tab/>
      </w:r>
      <w:r>
        <w:rPr>
          <w:lang w:val="en-US" w:eastAsia="en-US"/>
        </w:rPr>
        <w:t>measurementQuantitiesValue</w:t>
        <w:tab/>
        <w:tab/>
      </w:r>
      <w:r>
        <w:rPr/>
        <w:tab/>
        <w:tab/>
        <w:tab/>
        <w:tab/>
        <w:tab/>
        <w:t>MeasurementQuantitiesValue,</w:t>
      </w:r>
    </w:p>
    <w:p>
      <w:pPr>
        <w:pStyle w:val="PL"/>
        <w:rPr/>
      </w:pPr>
      <w:r>
        <w:rPr/>
        <w:tab/>
        <w:t>iE-Extensions</w:t>
        <w:tab/>
        <w:tab/>
        <w:tab/>
        <w:tab/>
        <w:tab/>
        <w:tab/>
        <w:tab/>
        <w:tab/>
        <w:tab/>
        <w:tab/>
        <w:t>ProtocolExtensionContainer { { MeasurementQuantitiesValue-ExtIEs} } OPTIONAL,</w:t>
      </w:r>
    </w:p>
    <w:p>
      <w:pPr>
        <w:pStyle w:val="PL"/>
        <w:rPr/>
      </w:pPr>
      <w:r>
        <w:rPr/>
        <w:tab/>
        <w:t>...</w:t>
      </w:r>
    </w:p>
    <w:p>
      <w:pPr>
        <w:pStyle w:val="PL"/>
        <w:rPr/>
      </w:pPr>
      <w:r>
        <w:rPr/>
        <w:t>}</w:t>
      </w:r>
    </w:p>
    <w:p>
      <w:pPr>
        <w:pStyle w:val="PL"/>
        <w:rPr>
          <w:lang w:val="en-US" w:eastAsia="en-US"/>
        </w:rPr>
      </w:pPr>
      <w:r>
        <w:rPr>
          <w:lang w:val="en-US" w:eastAsia="en-US"/>
        </w:rPr>
      </w:r>
    </w:p>
    <w:p>
      <w:pPr>
        <w:pStyle w:val="PL"/>
        <w:rPr/>
      </w:pPr>
      <w:r>
        <w:rPr/>
        <w:t>MeasurementQuantitiesValue-ExtIEs LPPA-PROTOCOL-EXTENSION ::= {</w:t>
      </w:r>
    </w:p>
    <w:p>
      <w:pPr>
        <w:pStyle w:val="PL"/>
        <w:rPr/>
      </w:pPr>
      <w:r>
        <w:rPr/>
        <w:tab/>
        <w:t>...</w:t>
      </w:r>
    </w:p>
    <w:p>
      <w:pPr>
        <w:pStyle w:val="PL"/>
        <w:rPr>
          <w:lang w:val="en-US" w:eastAsia="en-US"/>
        </w:rPr>
      </w:pPr>
      <w:r>
        <w:rPr/>
        <w:t>}</w:t>
      </w:r>
    </w:p>
    <w:p>
      <w:pPr>
        <w:pStyle w:val="PL"/>
        <w:rPr>
          <w:lang w:val="en-US" w:eastAsia="en-US"/>
        </w:rPr>
      </w:pPr>
      <w:r>
        <w:rPr>
          <w:lang w:val="en-US" w:eastAsia="en-US"/>
        </w:rPr>
      </w:r>
    </w:p>
    <w:p>
      <w:pPr>
        <w:pStyle w:val="PL"/>
        <w:rPr/>
      </w:pPr>
      <w:r>
        <w:rPr/>
        <w:t>MeasurementQuantitiesValue ::= ENUMERATED {</w:t>
      </w:r>
    </w:p>
    <w:p>
      <w:pPr>
        <w:pStyle w:val="PL"/>
        <w:rPr/>
      </w:pPr>
      <w:r>
        <w:rPr/>
        <w:tab/>
        <w:t>cell-ID,</w:t>
      </w:r>
    </w:p>
    <w:p>
      <w:pPr>
        <w:pStyle w:val="PL"/>
        <w:rPr/>
      </w:pPr>
      <w:r>
        <w:rPr/>
        <w:tab/>
        <w:t>angleOfArrival,</w:t>
      </w:r>
    </w:p>
    <w:p>
      <w:pPr>
        <w:pStyle w:val="PL"/>
        <w:rPr/>
      </w:pPr>
      <w:r>
        <w:rPr/>
        <w:tab/>
        <w:t>timingAdvanceType1,</w:t>
      </w:r>
    </w:p>
    <w:p>
      <w:pPr>
        <w:pStyle w:val="PL"/>
        <w:rPr/>
      </w:pPr>
      <w:r>
        <w:rPr/>
        <w:tab/>
        <w:t>timingAdvanceType2,</w:t>
      </w:r>
    </w:p>
    <w:p>
      <w:pPr>
        <w:pStyle w:val="PL"/>
        <w:rPr/>
      </w:pPr>
      <w:r>
        <w:rPr/>
        <w:tab/>
        <w:t>rSRP,</w:t>
      </w:r>
    </w:p>
    <w:p>
      <w:pPr>
        <w:pStyle w:val="PL"/>
        <w:rPr/>
      </w:pPr>
      <w:r>
        <w:rPr/>
        <w:tab/>
        <w:t>rSRQ,</w:t>
      </w:r>
    </w:p>
    <w:p>
      <w:pPr>
        <w:pStyle w:val="PL"/>
        <w:rPr/>
      </w:pPr>
      <w:r>
        <w:rPr/>
        <w:tab/>
        <w:t>...</w:t>
      </w:r>
    </w:p>
    <w:p>
      <w:pPr>
        <w:pStyle w:val="PL"/>
        <w:rPr/>
      </w:pPr>
      <w:r>
        <w:rPr/>
        <w:t>}</w:t>
      </w:r>
    </w:p>
    <w:p>
      <w:pPr>
        <w:pStyle w:val="PL"/>
        <w:rPr/>
      </w:pPr>
      <w:r>
        <w:rPr/>
      </w:r>
    </w:p>
    <w:p>
      <w:pPr>
        <w:pStyle w:val="PL"/>
        <w:rPr/>
      </w:pPr>
      <w:r>
        <w:rPr/>
        <w:t xml:space="preserve">MeasuredResults ::= </w:t>
      </w:r>
      <w:r>
        <w:rPr>
          <w:rFonts w:cs="Courier New"/>
          <w:szCs w:val="16"/>
        </w:rPr>
        <w:t xml:space="preserve">SEQUENCE (SIZE (1.. maxNoMeas)) OF </w:t>
      </w:r>
      <w:r>
        <w:rPr/>
        <w:t>MeasuredResultsValue</w:t>
      </w:r>
    </w:p>
    <w:p>
      <w:pPr>
        <w:pStyle w:val="PL"/>
        <w:rPr/>
      </w:pPr>
      <w:r>
        <w:rPr/>
      </w:r>
    </w:p>
    <w:p>
      <w:pPr>
        <w:pStyle w:val="PL"/>
        <w:rPr/>
      </w:pPr>
      <w:r>
        <w:rPr/>
      </w:r>
    </w:p>
    <w:p>
      <w:pPr>
        <w:pStyle w:val="PL"/>
        <w:rPr/>
      </w:pPr>
      <w:r>
        <w:rPr/>
        <w:t xml:space="preserve">MeasuredResultsValue ::= CHOICE { </w:t>
      </w:r>
    </w:p>
    <w:p>
      <w:pPr>
        <w:pStyle w:val="PL"/>
        <w:rPr/>
      </w:pPr>
      <w:r>
        <w:rPr/>
        <w:tab/>
        <w:t>valueAngleOfArrival</w:t>
        <w:tab/>
        <w:tab/>
        <w:tab/>
        <w:tab/>
        <w:t xml:space="preserve">INTEGER </w:t>
      </w:r>
      <w:r>
        <w:rPr>
          <w:rFonts w:cs="Courier New"/>
          <w:szCs w:val="16"/>
        </w:rPr>
        <w:t>(0..</w:t>
      </w:r>
      <w:r>
        <w:rPr>
          <w:rFonts w:cs="Courier New"/>
          <w:szCs w:val="16"/>
          <w:lang w:val="en-US" w:eastAsia="en-US"/>
        </w:rPr>
        <w:t>719</w:t>
      </w:r>
      <w:r>
        <w:rPr>
          <w:rFonts w:cs="Courier New"/>
          <w:szCs w:val="16"/>
        </w:rPr>
        <w:t>)</w:t>
      </w:r>
      <w:r>
        <w:rPr/>
        <w:t>,</w:t>
      </w:r>
    </w:p>
    <w:p>
      <w:pPr>
        <w:pStyle w:val="PL"/>
        <w:rPr/>
      </w:pPr>
      <w:r>
        <w:rPr/>
        <w:tab/>
        <w:t>valueTimingAdvanceType1</w:t>
        <w:tab/>
        <w:tab/>
        <w:tab/>
        <w:t xml:space="preserve">INTEGER </w:t>
      </w:r>
      <w:r>
        <w:rPr>
          <w:rFonts w:cs="Courier New"/>
          <w:szCs w:val="16"/>
        </w:rPr>
        <w:t>(0..</w:t>
      </w:r>
      <w:r>
        <w:rPr>
          <w:rFonts w:cs="Courier New"/>
          <w:szCs w:val="16"/>
          <w:lang w:val="en-US" w:eastAsia="en-US"/>
        </w:rPr>
        <w:t>7690</w:t>
      </w:r>
      <w:r>
        <w:rPr>
          <w:rFonts w:cs="Courier New"/>
          <w:szCs w:val="16"/>
        </w:rPr>
        <w:t>)</w:t>
      </w:r>
      <w:r>
        <w:rPr/>
        <w:t>,</w:t>
      </w:r>
    </w:p>
    <w:p>
      <w:pPr>
        <w:pStyle w:val="PL"/>
        <w:rPr/>
      </w:pPr>
      <w:r>
        <w:rPr/>
        <w:tab/>
        <w:t>valueTimingAdvanceType2</w:t>
        <w:tab/>
        <w:tab/>
        <w:tab/>
        <w:t xml:space="preserve">INTEGER </w:t>
      </w:r>
      <w:r>
        <w:rPr>
          <w:rFonts w:cs="Courier New"/>
          <w:szCs w:val="16"/>
        </w:rPr>
        <w:t>(0..</w:t>
      </w:r>
      <w:r>
        <w:rPr>
          <w:rFonts w:cs="Courier New"/>
          <w:szCs w:val="16"/>
          <w:lang w:val="en-US" w:eastAsia="en-US"/>
        </w:rPr>
        <w:t>7690</w:t>
      </w:r>
      <w:r>
        <w:rPr>
          <w:rFonts w:cs="Courier New"/>
          <w:szCs w:val="16"/>
        </w:rPr>
        <w:t>)</w:t>
      </w:r>
      <w:r>
        <w:rPr/>
        <w:t>,</w:t>
      </w:r>
    </w:p>
    <w:p>
      <w:pPr>
        <w:pStyle w:val="PL"/>
        <w:rPr/>
      </w:pPr>
      <w:r>
        <w:rPr/>
        <w:tab/>
        <w:t>resultRSRP</w:t>
        <w:tab/>
        <w:tab/>
        <w:tab/>
        <w:tab/>
        <w:tab/>
        <w:tab/>
        <w:t>ResultRSRP,</w:t>
      </w:r>
    </w:p>
    <w:p>
      <w:pPr>
        <w:pStyle w:val="PL"/>
        <w:rPr/>
      </w:pPr>
      <w:r>
        <w:rPr/>
        <w:tab/>
        <w:t>resultRSRQ</w:t>
        <w:tab/>
        <w:tab/>
        <w:tab/>
        <w:tab/>
        <w:tab/>
        <w:tab/>
        <w:t>ResultRSRQ,</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t>MBSFNsubframeConfiguration ::= SEQUENCE (SIZE (1.. maxMBSFN-Allocations)) OF MBSFNsubframeConfigurationValue</w:t>
      </w:r>
    </w:p>
    <w:p>
      <w:pPr>
        <w:pStyle w:val="PL"/>
        <w:rPr/>
      </w:pPr>
      <w:r>
        <w:rPr/>
      </w:r>
    </w:p>
    <w:p>
      <w:pPr>
        <w:pStyle w:val="PL"/>
        <w:rPr/>
      </w:pPr>
      <w:r>
        <w:rPr/>
        <w:t>MBSFNsubframeConfigurationValue ::=</w:t>
        <w:tab/>
        <w:tab/>
        <w:tab/>
        <w:t>SEQUENCE {</w:t>
      </w:r>
    </w:p>
    <w:p>
      <w:pPr>
        <w:pStyle w:val="PL"/>
        <w:rPr/>
      </w:pPr>
      <w:r>
        <w:rPr/>
        <w:tab/>
        <w:t>radioframeAllocationPeriod</w:t>
        <w:tab/>
        <w:tab/>
        <w:tab/>
        <w:t>ENUMERATED {n1, n2, n4, n8, n16, n32},</w:t>
      </w:r>
    </w:p>
    <w:p>
      <w:pPr>
        <w:pStyle w:val="PL"/>
        <w:rPr/>
      </w:pPr>
      <w:r>
        <w:rPr/>
        <w:tab/>
        <w:t>radioframeAllocationOffset</w:t>
        <w:tab/>
        <w:tab/>
        <w:tab/>
        <w:t>INTEGER (0..7),</w:t>
      </w:r>
    </w:p>
    <w:p>
      <w:pPr>
        <w:pStyle w:val="PL"/>
        <w:rPr/>
      </w:pPr>
      <w:r>
        <w:rPr/>
        <w:tab/>
        <w:t>subframeAllocation</w:t>
        <w:tab/>
        <w:tab/>
        <w:tab/>
        <w:tab/>
        <w:tab/>
        <w:t>Subframeallocation</w:t>
      </w:r>
    </w:p>
    <w:p>
      <w:pPr>
        <w:pStyle w:val="PL"/>
        <w:rPr/>
      </w:pPr>
      <w:r>
        <w:rPr/>
        <w:t>}</w:t>
      </w:r>
    </w:p>
    <w:p>
      <w:pPr>
        <w:pStyle w:val="PL"/>
        <w:rPr/>
      </w:pPr>
      <w:r>
        <w:rPr/>
      </w:r>
    </w:p>
    <w:p>
      <w:pPr>
        <w:pStyle w:val="PL"/>
        <w:rPr/>
      </w:pPr>
      <w:r>
        <w:rPr/>
      </w:r>
    </w:p>
    <w:p>
      <w:pPr>
        <w:pStyle w:val="PL"/>
        <w:numPr>
          <w:ilvl w:val="0"/>
          <w:numId w:val="0"/>
        </w:numPr>
        <w:outlineLvl w:val="3"/>
        <w:rPr>
          <w:lang w:val="en-GB" w:eastAsia="ko-KR"/>
        </w:rPr>
      </w:pPr>
      <w:r>
        <w:rPr>
          <w:lang w:val="en-GB" w:eastAsia="ko-KR"/>
        </w:rPr>
        <w:t>-- N</w:t>
      </w:r>
    </w:p>
    <w:p>
      <w:pPr>
        <w:pStyle w:val="PL"/>
        <w:rPr>
          <w:lang w:val="en-GB" w:eastAsia="ko-KR"/>
        </w:rPr>
      </w:pPr>
      <w:r>
        <w:rPr>
          <w:lang w:val="en-GB" w:eastAsia="ko-KR"/>
        </w:rPr>
      </w:r>
    </w:p>
    <w:p>
      <w:pPr>
        <w:pStyle w:val="PL"/>
        <w:rPr/>
      </w:pPr>
      <w:r>
        <w:rPr/>
        <w:t>NarrowBandIndex ::= INTEGER (0..15,...)</w:t>
      </w:r>
    </w:p>
    <w:p>
      <w:pPr>
        <w:pStyle w:val="PL"/>
        <w:rPr/>
      </w:pPr>
      <w:r>
        <w:rPr/>
      </w:r>
    </w:p>
    <w:p>
      <w:pPr>
        <w:pStyle w:val="PL"/>
        <w:rPr>
          <w:lang w:val="en-GB" w:eastAsia="ko-KR"/>
        </w:rPr>
      </w:pPr>
      <w:r>
        <w:rPr>
          <w:lang w:val="en-GB" w:eastAsia="ko-KR"/>
        </w:rPr>
        <w:t>NRCellIdentity ::= BIT STRING (SIZE(36))</w:t>
      </w:r>
    </w:p>
    <w:p>
      <w:pPr>
        <w:pStyle w:val="PL"/>
        <w:rPr>
          <w:lang w:val="en-GB" w:eastAsia="ko-KR"/>
        </w:rPr>
      </w:pPr>
      <w:r>
        <w:rPr>
          <w:lang w:val="en-GB" w:eastAsia="ko-KR"/>
        </w:rPr>
      </w:r>
    </w:p>
    <w:p>
      <w:pPr>
        <w:pStyle w:val="PL"/>
        <w:rPr>
          <w:lang w:val="en-GB" w:eastAsia="ko-KR"/>
        </w:rPr>
      </w:pPr>
      <w:r>
        <w:rPr>
          <w:lang w:val="en-GB" w:eastAsia="ko-KR"/>
        </w:rPr>
        <w:t>NR-CGI ::= SEQUENCE {</w:t>
      </w:r>
    </w:p>
    <w:p>
      <w:pPr>
        <w:pStyle w:val="PL"/>
        <w:rPr>
          <w:lang w:val="en-GB" w:eastAsia="ko-KR"/>
        </w:rPr>
      </w:pPr>
      <w:r>
        <w:rPr>
          <w:lang w:val="en-GB" w:eastAsia="ko-KR"/>
        </w:rPr>
        <w:tab/>
        <w:t>pLMN-Identity</w:t>
        <w:tab/>
        <w:tab/>
        <w:t>PLMN-Identity,</w:t>
      </w:r>
    </w:p>
    <w:p>
      <w:pPr>
        <w:pStyle w:val="PL"/>
        <w:rPr>
          <w:lang w:val="en-GB" w:eastAsia="ko-KR"/>
        </w:rPr>
      </w:pPr>
      <w:r>
        <w:rPr>
          <w:lang w:val="en-GB" w:eastAsia="ko-KR"/>
        </w:rPr>
        <w:tab/>
        <w:t>nRCellIdentity</w:t>
        <w:tab/>
        <w:tab/>
        <w:t>NRCellIdentity,</w:t>
      </w:r>
    </w:p>
    <w:p>
      <w:pPr>
        <w:pStyle w:val="PL"/>
        <w:rPr>
          <w:lang w:val="en-GB" w:eastAsia="ko-KR"/>
        </w:rPr>
      </w:pPr>
      <w:r>
        <w:rPr>
          <w:lang w:val="en-GB" w:eastAsia="ko-KR"/>
        </w:rPr>
        <w:tab/>
        <w:t>iE-Extensions</w:t>
        <w:tab/>
        <w:tab/>
        <w:t>ProtocolExtensionContainer { {NR-CGI-ExtIEs} } OPTIONAL,</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lang w:val="en-GB" w:eastAsia="ko-KR"/>
        </w:rPr>
      </w:pPr>
      <w:r>
        <w:rPr>
          <w:lang w:val="en-GB" w:eastAsia="ko-KR"/>
        </w:rPr>
        <w:t>NR-CGI-ExtIEs LPPA-PROTOCOL-EXTENSION ::= {</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t>NPRSConfiguration ::=</w:t>
        <w:tab/>
        <w:tab/>
        <w:tab/>
        <w:t>SEQUENCE {</w:t>
      </w:r>
    </w:p>
    <w:p>
      <w:pPr>
        <w:pStyle w:val="PL"/>
        <w:rPr/>
      </w:pPr>
      <w:r>
        <w:rPr/>
        <w:tab/>
        <w:t>nPRSSubframePartA</w:t>
        <w:tab/>
        <w:tab/>
        <w:tab/>
        <w:t xml:space="preserve">NPRSSubframePartA </w:t>
        <w:tab/>
        <w:tab/>
        <w:t>OPTIONAL,</w:t>
      </w:r>
    </w:p>
    <w:p>
      <w:pPr>
        <w:pStyle w:val="PL"/>
        <w:rPr/>
      </w:pPr>
      <w:r>
        <w:rPr/>
        <w:tab/>
        <w:t>nPRSSubframePartB</w:t>
        <w:tab/>
        <w:tab/>
        <w:tab/>
        <w:t xml:space="preserve">NPRSSubframePartB </w:t>
        <w:tab/>
        <w:tab/>
        <w:t>OPTIONAL,</w:t>
      </w:r>
    </w:p>
    <w:p>
      <w:pPr>
        <w:pStyle w:val="PL"/>
        <w:rPr/>
      </w:pPr>
      <w:r>
        <w:rPr/>
        <w:tab/>
        <w:t>...</w:t>
      </w:r>
    </w:p>
    <w:p>
      <w:pPr>
        <w:pStyle w:val="PL"/>
        <w:rPr/>
      </w:pPr>
      <w:r>
        <w:rPr/>
        <w:t>}</w:t>
      </w:r>
    </w:p>
    <w:p>
      <w:pPr>
        <w:pStyle w:val="PL"/>
        <w:rPr/>
      </w:pPr>
      <w:r>
        <w:rPr/>
      </w:r>
    </w:p>
    <w:p>
      <w:pPr>
        <w:pStyle w:val="PL"/>
        <w:rPr/>
      </w:pPr>
      <w:r>
        <w:rPr/>
        <w:t>NPRSMutingConfiguration ::= CHOICE {</w:t>
      </w:r>
    </w:p>
    <w:p>
      <w:pPr>
        <w:pStyle w:val="PL"/>
        <w:rPr/>
      </w:pPr>
      <w:r>
        <w:rPr/>
        <w:tab/>
        <w:t xml:space="preserve">two </w:t>
        <w:tab/>
        <w:tab/>
        <w:tab/>
        <w:tab/>
        <w:t>BIT STRING (SIZE (2)),</w:t>
      </w:r>
    </w:p>
    <w:p>
      <w:pPr>
        <w:pStyle w:val="PL"/>
        <w:rPr/>
      </w:pPr>
      <w:r>
        <w:rPr/>
        <w:tab/>
        <w:t xml:space="preserve">four </w:t>
        <w:tab/>
        <w:tab/>
        <w:tab/>
        <w:tab/>
        <w:t>BIT STRING (SIZE (4)),</w:t>
      </w:r>
    </w:p>
    <w:p>
      <w:pPr>
        <w:pStyle w:val="PL"/>
        <w:rPr/>
      </w:pPr>
      <w:r>
        <w:rPr/>
        <w:tab/>
        <w:t xml:space="preserve">eight </w:t>
        <w:tab/>
        <w:tab/>
        <w:tab/>
        <w:tab/>
        <w:t>BIT STRING (SIZE (8)),</w:t>
      </w:r>
    </w:p>
    <w:p>
      <w:pPr>
        <w:pStyle w:val="PL"/>
        <w:rPr/>
      </w:pPr>
      <w:r>
        <w:rPr/>
        <w:tab/>
        <w:t xml:space="preserve">sixteen </w:t>
        <w:tab/>
        <w:tab/>
        <w:tab/>
        <w:t>BIT STRING (SIZE (16)),</w:t>
      </w:r>
    </w:p>
    <w:p>
      <w:pPr>
        <w:pStyle w:val="PL"/>
        <w:rPr/>
      </w:pPr>
      <w:r>
        <w:rPr/>
        <w:tab/>
        <w:t>...</w:t>
      </w:r>
    </w:p>
    <w:p>
      <w:pPr>
        <w:pStyle w:val="PL"/>
        <w:rPr/>
      </w:pPr>
      <w:r>
        <w:rPr/>
        <w:t>}</w:t>
      </w:r>
    </w:p>
    <w:p>
      <w:pPr>
        <w:pStyle w:val="PL"/>
        <w:rPr/>
      </w:pPr>
      <w:r>
        <w:rPr/>
      </w:r>
    </w:p>
    <w:p>
      <w:pPr>
        <w:pStyle w:val="PL"/>
        <w:rPr/>
      </w:pPr>
      <w:r>
        <w:rPr/>
        <w:t>NPRSSubframePartA ::=</w:t>
        <w:tab/>
        <w:tab/>
        <w:tab/>
        <w:t>SEQUENCE {</w:t>
      </w:r>
    </w:p>
    <w:p>
      <w:pPr>
        <w:pStyle w:val="PL"/>
        <w:rPr/>
      </w:pPr>
      <w:r>
        <w:rPr/>
        <w:tab/>
        <w:t>bitmapsforNPRS</w:t>
        <w:tab/>
        <w:tab/>
        <w:tab/>
        <w:tab/>
        <w:t>BitmapsforNPRS,</w:t>
      </w:r>
    </w:p>
    <w:p>
      <w:pPr>
        <w:pStyle w:val="PL"/>
        <w:rPr/>
      </w:pPr>
      <w:r>
        <w:rPr/>
        <w:tab/>
        <w:t>nPRSMutingConfiguration</w:t>
        <w:tab/>
        <w:tab/>
        <w:t xml:space="preserve">NPRSMutingConfiguration </w:t>
        <w:tab/>
        <w:tab/>
        <w:t>OPTIONAL,</w:t>
      </w:r>
    </w:p>
    <w:p>
      <w:pPr>
        <w:pStyle w:val="PL"/>
        <w:rPr/>
      </w:pPr>
      <w:r>
        <w:rPr/>
        <w:tab/>
        <w:t>...</w:t>
      </w:r>
    </w:p>
    <w:p>
      <w:pPr>
        <w:pStyle w:val="PL"/>
        <w:rPr/>
      </w:pPr>
      <w:r>
        <w:rPr/>
        <w:t>}</w:t>
      </w:r>
    </w:p>
    <w:p>
      <w:pPr>
        <w:pStyle w:val="PL"/>
        <w:rPr/>
      </w:pPr>
      <w:r>
        <w:rPr/>
      </w:r>
    </w:p>
    <w:p>
      <w:pPr>
        <w:pStyle w:val="PL"/>
        <w:rPr/>
      </w:pPr>
      <w:r>
        <w:rPr/>
        <w:t>NPRSSubframePartB ::=</w:t>
        <w:tab/>
        <w:tab/>
        <w:tab/>
        <w:t>SEQUENCE {</w:t>
      </w:r>
    </w:p>
    <w:p>
      <w:pPr>
        <w:pStyle w:val="PL"/>
        <w:rPr/>
      </w:pPr>
      <w:r>
        <w:rPr/>
        <w:tab/>
        <w:t>numberofNPRSOneOccasion</w:t>
        <w:tab/>
        <w:tab/>
        <w:t>ENUMERATED {sf10, sf20, sf40, sf80, sf160, sf320, sf640, sf1280, ..., sf2560},</w:t>
      </w:r>
    </w:p>
    <w:p>
      <w:pPr>
        <w:pStyle w:val="PL"/>
        <w:rPr/>
      </w:pPr>
      <w:r>
        <w:rPr/>
        <w:tab/>
        <w:t>periodicityofNPRS</w:t>
        <w:tab/>
        <w:tab/>
        <w:tab/>
        <w:t>ENUMERATED {sf160, sf320, sf640, sf1280, ..., sf2560},</w:t>
      </w:r>
    </w:p>
    <w:p>
      <w:pPr>
        <w:pStyle w:val="PL"/>
        <w:rPr/>
      </w:pPr>
      <w:r>
        <w:rPr/>
        <w:tab/>
        <w:t>startingsubframeoffset</w:t>
        <w:tab/>
        <w:tab/>
        <w:t>ENUMERATED {zero, one-Eighth, two-Eighths, three-Eighths, four-Eighths, five-Eighths, six-Eighths, seven-Eighths, ...},</w:t>
      </w:r>
    </w:p>
    <w:p>
      <w:pPr>
        <w:pStyle w:val="PL"/>
        <w:rPr/>
      </w:pPr>
      <w:r>
        <w:rPr/>
        <w:tab/>
        <w:t>nPRSMutingConfiguration</w:t>
        <w:tab/>
        <w:tab/>
        <w:t xml:space="preserve">NPRSMutingConfiguration </w:t>
        <w:tab/>
        <w:tab/>
        <w:t>OPTIONAL,</w:t>
      </w:r>
    </w:p>
    <w:p>
      <w:pPr>
        <w:pStyle w:val="PL"/>
        <w:rPr/>
      </w:pPr>
      <w:r>
        <w:rPr/>
        <w:tab/>
        <w:t>...,</w:t>
      </w:r>
    </w:p>
    <w:p>
      <w:pPr>
        <w:pStyle w:val="PL"/>
        <w:rPr/>
      </w:pPr>
      <w:r>
        <w:rPr/>
        <w:tab/>
      </w:r>
      <w:r>
        <w:rPr>
          <w:lang w:val="en-US" w:eastAsia="en-US"/>
        </w:rPr>
        <w:t>sIB1-NB-Subframe-TDD</w:t>
        <w:tab/>
        <w:tab/>
        <w:tab/>
      </w:r>
      <w:r>
        <w:rPr/>
        <w:t>ENUMERATED {</w:t>
        <w:tab/>
        <w:t xml:space="preserve">sf0, sf4, sf0and5, ...} </w:t>
        <w:tab/>
        <w:tab/>
        <w:t>OPTIONAL</w:t>
        <w:tab/>
      </w:r>
    </w:p>
    <w:p>
      <w:pPr>
        <w:pStyle w:val="PL"/>
        <w:rPr/>
      </w:pPr>
      <w:r>
        <w:rPr/>
      </w:r>
    </w:p>
    <w:p>
      <w:pPr>
        <w:pStyle w:val="PL"/>
        <w:rPr/>
      </w:pPr>
      <w:r>
        <w:rPr/>
        <w:t>}</w:t>
      </w:r>
    </w:p>
    <w:p>
      <w:pPr>
        <w:pStyle w:val="PL"/>
        <w:rPr/>
      </w:pPr>
      <w:r>
        <w:rPr/>
      </w:r>
    </w:p>
    <w:p>
      <w:pPr>
        <w:pStyle w:val="PL"/>
        <w:rPr/>
      </w:pPr>
      <w:r>
        <w:rPr/>
        <w:t>NumberOfAntennaPorts ::= ENUMERATED {</w:t>
      </w:r>
    </w:p>
    <w:p>
      <w:pPr>
        <w:pStyle w:val="PL"/>
        <w:rPr/>
      </w:pPr>
      <w:r>
        <w:rPr/>
        <w:tab/>
        <w:tab/>
        <w:t>n1-or-n2,</w:t>
      </w:r>
    </w:p>
    <w:p>
      <w:pPr>
        <w:pStyle w:val="PL"/>
        <w:rPr/>
      </w:pPr>
      <w:r>
        <w:rPr/>
        <w:tab/>
        <w:tab/>
        <w:t>n4,</w:t>
      </w:r>
    </w:p>
    <w:p>
      <w:pPr>
        <w:pStyle w:val="PL"/>
        <w:rPr/>
      </w:pPr>
      <w:r>
        <w:rPr/>
        <w:tab/>
        <w:tab/>
        <w:t>...</w:t>
      </w:r>
    </w:p>
    <w:p>
      <w:pPr>
        <w:pStyle w:val="PL"/>
        <w:rPr/>
      </w:pPr>
      <w:r>
        <w:rPr/>
        <w:t>}</w:t>
      </w:r>
    </w:p>
    <w:p>
      <w:pPr>
        <w:pStyle w:val="PL"/>
        <w:rPr/>
      </w:pPr>
      <w:r>
        <w:rPr/>
      </w:r>
    </w:p>
    <w:p>
      <w:pPr>
        <w:pStyle w:val="PL"/>
        <w:rPr/>
      </w:pPr>
      <w:r>
        <w:rPr/>
        <w:t>NumberOfDlFrames ::= ENUMERATED {</w:t>
      </w:r>
    </w:p>
    <w:p>
      <w:pPr>
        <w:pStyle w:val="PL"/>
        <w:rPr/>
      </w:pPr>
      <w:r>
        <w:rPr/>
        <w:tab/>
        <w:tab/>
        <w:t>sf1,</w:t>
      </w:r>
    </w:p>
    <w:p>
      <w:pPr>
        <w:pStyle w:val="PL"/>
        <w:rPr/>
      </w:pPr>
      <w:r>
        <w:rPr/>
        <w:tab/>
        <w:tab/>
        <w:t>sf2,</w:t>
      </w:r>
    </w:p>
    <w:p>
      <w:pPr>
        <w:pStyle w:val="PL"/>
        <w:rPr/>
      </w:pPr>
      <w:r>
        <w:rPr/>
        <w:tab/>
        <w:tab/>
        <w:t>sf4,</w:t>
      </w:r>
    </w:p>
    <w:p>
      <w:pPr>
        <w:pStyle w:val="PL"/>
        <w:rPr/>
      </w:pPr>
      <w:r>
        <w:rPr/>
        <w:tab/>
        <w:tab/>
        <w:t>sf6,</w:t>
      </w:r>
    </w:p>
    <w:p>
      <w:pPr>
        <w:pStyle w:val="PL"/>
        <w:rPr/>
      </w:pPr>
      <w:r>
        <w:rPr/>
        <w:tab/>
        <w:tab/>
        <w:t>...</w:t>
      </w:r>
    </w:p>
    <w:p>
      <w:pPr>
        <w:pStyle w:val="PL"/>
        <w:rPr/>
      </w:pPr>
      <w:r>
        <w:rPr/>
        <w:t>}</w:t>
      </w:r>
    </w:p>
    <w:p>
      <w:pPr>
        <w:pStyle w:val="PL"/>
        <w:rPr/>
      </w:pPr>
      <w:r>
        <w:rPr/>
      </w:r>
    </w:p>
    <w:p>
      <w:pPr>
        <w:pStyle w:val="PL"/>
        <w:rPr/>
      </w:pPr>
      <w:r>
        <w:rPr/>
      </w:r>
    </w:p>
    <w:p>
      <w:pPr>
        <w:pStyle w:val="PL"/>
        <w:rPr/>
      </w:pPr>
      <w:r>
        <w:rPr/>
        <w:t>NumberOfDlFrames-Extended ::= INTEGER (1..160,...)</w:t>
      </w:r>
    </w:p>
    <w:p>
      <w:pPr>
        <w:pStyle w:val="PL"/>
        <w:rPr/>
      </w:pPr>
      <w:r>
        <w:rPr/>
      </w:r>
    </w:p>
    <w:p>
      <w:pPr>
        <w:pStyle w:val="PL"/>
        <w:rPr/>
      </w:pPr>
      <w:r>
        <w:rPr/>
        <w:t>NumberOfFrequencyHoppingBands ::= ENUMERATED {</w:t>
      </w:r>
    </w:p>
    <w:p>
      <w:pPr>
        <w:pStyle w:val="PL"/>
        <w:rPr/>
      </w:pPr>
      <w:r>
        <w:rPr/>
        <w:tab/>
        <w:t>twobands,</w:t>
      </w:r>
    </w:p>
    <w:p>
      <w:pPr>
        <w:pStyle w:val="PL"/>
        <w:rPr/>
      </w:pPr>
      <w:r>
        <w:rPr/>
        <w:tab/>
        <w:t>fourbands,</w:t>
      </w:r>
    </w:p>
    <w:p>
      <w:pPr>
        <w:pStyle w:val="PL"/>
        <w:rPr/>
      </w:pPr>
      <w:r>
        <w:rPr/>
        <w:tab/>
        <w:t>...</w:t>
      </w:r>
    </w:p>
    <w:p>
      <w:pPr>
        <w:pStyle w:val="PL"/>
        <w:rPr/>
      </w:pPr>
      <w:r>
        <w:rPr/>
        <w:t>}</w:t>
      </w:r>
    </w:p>
    <w:p>
      <w:pPr>
        <w:pStyle w:val="PL"/>
        <w:rPr/>
      </w:pPr>
      <w:r>
        <w:rPr/>
      </w:r>
    </w:p>
    <w:p>
      <w:pPr>
        <w:pStyle w:val="PL"/>
        <w:rPr/>
      </w:pPr>
      <w:r>
        <w:rPr/>
        <w:t>NPRSSequenceInfo ::= INTEGER (0..174,...)</w:t>
      </w:r>
    </w:p>
    <w:p>
      <w:pPr>
        <w:pStyle w:val="PL"/>
        <w:rPr/>
      </w:pPr>
      <w:r>
        <w:rPr/>
      </w:r>
    </w:p>
    <w:p>
      <w:pPr>
        <w:pStyle w:val="PL"/>
        <w:rPr/>
      </w:pPr>
      <w:r>
        <w:rPr/>
      </w:r>
    </w:p>
    <w:p>
      <w:pPr>
        <w:pStyle w:val="PL"/>
        <w:rPr/>
      </w:pPr>
      <w:r>
        <w:rPr/>
        <w:t>NRARFCN ::= INTEGER (0.. 3279165)</w:t>
      </w:r>
    </w:p>
    <w:p>
      <w:pPr>
        <w:pStyle w:val="PL"/>
        <w:rPr/>
      </w:pPr>
      <w:r>
        <w:rPr/>
      </w:r>
    </w:p>
    <w:p>
      <w:pPr>
        <w:pStyle w:val="PL"/>
        <w:rPr/>
      </w:pPr>
      <w:r>
        <w:rPr/>
        <w:t>NRPCI ::= INTEGER (0..1007)</w:t>
      </w:r>
    </w:p>
    <w:p>
      <w:pPr>
        <w:pStyle w:val="PL"/>
        <w:rPr/>
      </w:pPr>
      <w:r>
        <w:rPr/>
      </w:r>
    </w:p>
    <w:p>
      <w:pPr>
        <w:pStyle w:val="PL"/>
        <w:numPr>
          <w:ilvl w:val="0"/>
          <w:numId w:val="0"/>
        </w:numPr>
        <w:outlineLvl w:val="3"/>
        <w:rPr/>
      </w:pPr>
      <w:r>
        <w:rPr>
          <w:lang w:val="en-GB" w:eastAsia="ko-KR"/>
        </w:rPr>
        <w:t>-- O</w:t>
      </w:r>
    </w:p>
    <w:p>
      <w:pPr>
        <w:pStyle w:val="PL"/>
        <w:rPr>
          <w:lang w:val="en-GB" w:eastAsia="zh-CN"/>
        </w:rPr>
      </w:pPr>
      <w:r>
        <w:rPr>
          <w:lang w:val="en-GB" w:eastAsia="zh-CN"/>
        </w:rPr>
      </w:r>
    </w:p>
    <w:p>
      <w:pPr>
        <w:pStyle w:val="PL"/>
        <w:rPr/>
      </w:pPr>
      <w:r>
        <w:rPr>
          <w:lang w:val="en-US" w:eastAsia="en-US"/>
        </w:rPr>
        <w:t>OffsetNBChanneltoEARFCN</w:t>
      </w:r>
      <w:r>
        <w:rPr/>
        <w:t xml:space="preserve"> ::= ENUMERATED {</w:t>
      </w:r>
    </w:p>
    <w:p>
      <w:pPr>
        <w:pStyle w:val="PL"/>
        <w:rPr/>
      </w:pPr>
      <w:r>
        <w:rPr/>
        <w:tab/>
        <w:tab/>
        <w:t>minusTen,</w:t>
      </w:r>
    </w:p>
    <w:p>
      <w:pPr>
        <w:pStyle w:val="PL"/>
        <w:rPr/>
      </w:pPr>
      <w:r>
        <w:rPr/>
        <w:tab/>
        <w:tab/>
        <w:t>minusNine,</w:t>
      </w:r>
    </w:p>
    <w:p>
      <w:pPr>
        <w:pStyle w:val="PL"/>
        <w:rPr/>
      </w:pPr>
      <w:r>
        <w:rPr/>
        <w:tab/>
        <w:tab/>
        <w:t>minusEight,</w:t>
      </w:r>
    </w:p>
    <w:p>
      <w:pPr>
        <w:pStyle w:val="PL"/>
        <w:rPr/>
      </w:pPr>
      <w:r>
        <w:rPr/>
        <w:tab/>
        <w:tab/>
        <w:t>minusSeven,</w:t>
      </w:r>
    </w:p>
    <w:p>
      <w:pPr>
        <w:pStyle w:val="PL"/>
        <w:rPr/>
      </w:pPr>
      <w:r>
        <w:rPr/>
        <w:tab/>
        <w:tab/>
        <w:t>minusSix,</w:t>
      </w:r>
    </w:p>
    <w:p>
      <w:pPr>
        <w:pStyle w:val="PL"/>
        <w:rPr/>
      </w:pPr>
      <w:r>
        <w:rPr/>
        <w:tab/>
        <w:tab/>
        <w:t>minusFive,</w:t>
      </w:r>
    </w:p>
    <w:p>
      <w:pPr>
        <w:pStyle w:val="PL"/>
        <w:rPr/>
      </w:pPr>
      <w:r>
        <w:rPr/>
        <w:tab/>
        <w:tab/>
        <w:t>minusFour,</w:t>
      </w:r>
    </w:p>
    <w:p>
      <w:pPr>
        <w:pStyle w:val="PL"/>
        <w:rPr/>
      </w:pPr>
      <w:r>
        <w:rPr/>
        <w:tab/>
        <w:tab/>
        <w:t>minusThree,</w:t>
      </w:r>
    </w:p>
    <w:p>
      <w:pPr>
        <w:pStyle w:val="PL"/>
        <w:rPr/>
      </w:pPr>
      <w:r>
        <w:rPr/>
        <w:tab/>
        <w:tab/>
        <w:t>minusTwo,</w:t>
      </w:r>
    </w:p>
    <w:p>
      <w:pPr>
        <w:pStyle w:val="PL"/>
        <w:rPr/>
      </w:pPr>
      <w:r>
        <w:rPr/>
        <w:tab/>
        <w:tab/>
        <w:t>minusOne,</w:t>
      </w:r>
    </w:p>
    <w:p>
      <w:pPr>
        <w:pStyle w:val="PL"/>
        <w:rPr/>
      </w:pPr>
      <w:r>
        <w:rPr/>
        <w:tab/>
        <w:tab/>
        <w:t>minusZeroDotFive,</w:t>
      </w:r>
    </w:p>
    <w:p>
      <w:pPr>
        <w:pStyle w:val="PL"/>
        <w:rPr/>
      </w:pPr>
      <w:r>
        <w:rPr/>
        <w:tab/>
        <w:tab/>
        <w:t>zero,</w:t>
      </w:r>
    </w:p>
    <w:p>
      <w:pPr>
        <w:pStyle w:val="PL"/>
        <w:rPr/>
      </w:pPr>
      <w:r>
        <w:rPr/>
        <w:tab/>
        <w:tab/>
        <w:t>one,</w:t>
      </w:r>
    </w:p>
    <w:p>
      <w:pPr>
        <w:pStyle w:val="PL"/>
        <w:rPr/>
      </w:pPr>
      <w:r>
        <w:rPr/>
        <w:tab/>
        <w:tab/>
        <w:t>two,</w:t>
      </w:r>
    </w:p>
    <w:p>
      <w:pPr>
        <w:pStyle w:val="PL"/>
        <w:rPr/>
      </w:pPr>
      <w:r>
        <w:rPr/>
        <w:tab/>
        <w:tab/>
        <w:t>three,</w:t>
      </w:r>
    </w:p>
    <w:p>
      <w:pPr>
        <w:pStyle w:val="PL"/>
        <w:rPr/>
      </w:pPr>
      <w:r>
        <w:rPr/>
        <w:tab/>
        <w:tab/>
        <w:t>four,</w:t>
      </w:r>
    </w:p>
    <w:p>
      <w:pPr>
        <w:pStyle w:val="PL"/>
        <w:rPr/>
      </w:pPr>
      <w:r>
        <w:rPr/>
        <w:tab/>
        <w:tab/>
        <w:t>five,</w:t>
      </w:r>
    </w:p>
    <w:p>
      <w:pPr>
        <w:pStyle w:val="PL"/>
        <w:rPr/>
      </w:pPr>
      <w:r>
        <w:rPr/>
        <w:tab/>
        <w:tab/>
        <w:t>six,</w:t>
      </w:r>
    </w:p>
    <w:p>
      <w:pPr>
        <w:pStyle w:val="PL"/>
        <w:rPr/>
      </w:pPr>
      <w:r>
        <w:rPr/>
        <w:tab/>
        <w:tab/>
        <w:t>seven,</w:t>
      </w:r>
    </w:p>
    <w:p>
      <w:pPr>
        <w:pStyle w:val="PL"/>
        <w:rPr/>
      </w:pPr>
      <w:r>
        <w:rPr/>
        <w:tab/>
        <w:tab/>
        <w:t>eight,</w:t>
      </w:r>
    </w:p>
    <w:p>
      <w:pPr>
        <w:pStyle w:val="PL"/>
        <w:rPr/>
      </w:pPr>
      <w:r>
        <w:rPr/>
        <w:tab/>
        <w:tab/>
        <w:t>nine,</w:t>
      </w:r>
    </w:p>
    <w:p>
      <w:pPr>
        <w:pStyle w:val="PL"/>
        <w:rPr/>
      </w:pPr>
      <w:r>
        <w:rPr/>
        <w:tab/>
        <w:tab/>
        <w:t>...</w:t>
      </w:r>
    </w:p>
    <w:p>
      <w:pPr>
        <w:pStyle w:val="PL"/>
        <w:rPr/>
      </w:pPr>
      <w:r>
        <w:rPr/>
        <w:t>}</w:t>
      </w:r>
    </w:p>
    <w:p>
      <w:pPr>
        <w:pStyle w:val="PL"/>
        <w:rPr>
          <w:rFonts w:cs="Courier New"/>
          <w:szCs w:val="16"/>
          <w:lang w:val="en-GB" w:eastAsia="zh-CN"/>
        </w:rPr>
      </w:pPr>
      <w:r>
        <w:rPr>
          <w:rFonts w:cs="Courier New"/>
          <w:szCs w:val="16"/>
          <w:lang w:val="en-GB" w:eastAsia="zh-CN"/>
        </w:rPr>
      </w:r>
    </w:p>
    <w:p>
      <w:pPr>
        <w:pStyle w:val="PL"/>
        <w:rPr>
          <w:lang w:val="en-GB" w:eastAsia="zh-CN"/>
        </w:rPr>
      </w:pPr>
      <w:r>
        <w:rPr>
          <w:lang w:val="en-GB" w:eastAsia="zh-CN"/>
        </w:rPr>
        <w:t>OperationModeInfo</w:t>
      </w:r>
      <w:r>
        <w:rPr>
          <w:lang w:val="en-GB" w:eastAsia="ko-KR"/>
        </w:rPr>
        <w:t xml:space="preserve"> ::= </w:t>
      </w:r>
      <w:r>
        <w:rPr>
          <w:rFonts w:cs="Courier New"/>
          <w:szCs w:val="16"/>
          <w:lang w:val="en-GB" w:eastAsia="ko-KR"/>
        </w:rPr>
        <w:t>ENUMERATED {</w:t>
      </w:r>
    </w:p>
    <w:p>
      <w:pPr>
        <w:pStyle w:val="PL"/>
        <w:rPr>
          <w:lang w:val="en-GB" w:eastAsia="zh-CN"/>
        </w:rPr>
      </w:pPr>
      <w:r>
        <w:rPr>
          <w:lang w:val="en-GB" w:eastAsia="zh-CN"/>
        </w:rPr>
        <w:tab/>
        <w:tab/>
        <w:t>inband,</w:t>
      </w:r>
    </w:p>
    <w:p>
      <w:pPr>
        <w:pStyle w:val="PL"/>
        <w:rPr>
          <w:lang w:val="en-GB" w:eastAsia="zh-CN"/>
        </w:rPr>
      </w:pPr>
      <w:r>
        <w:rPr>
          <w:lang w:val="en-GB" w:eastAsia="zh-CN"/>
        </w:rPr>
        <w:tab/>
        <w:tab/>
        <w:t>guardband,</w:t>
      </w:r>
    </w:p>
    <w:p>
      <w:pPr>
        <w:pStyle w:val="PL"/>
        <w:rPr>
          <w:lang w:val="en-GB" w:eastAsia="zh-CN"/>
        </w:rPr>
      </w:pPr>
      <w:r>
        <w:rPr>
          <w:lang w:val="en-GB" w:eastAsia="zh-CN"/>
        </w:rPr>
        <w:tab/>
        <w:tab/>
        <w:t>standalone,</w:t>
      </w:r>
    </w:p>
    <w:p>
      <w:pPr>
        <w:pStyle w:val="PL"/>
        <w:rPr>
          <w:lang w:val="en-GB" w:eastAsia="zh-CN"/>
        </w:rPr>
      </w:pPr>
      <w:r>
        <w:rPr>
          <w:lang w:val="en-GB" w:eastAsia="zh-CN"/>
        </w:rPr>
        <w:tab/>
        <w:tab/>
      </w:r>
      <w:r>
        <w:rPr>
          <w:lang w:val="en-GB" w:eastAsia="ko-KR"/>
        </w:rPr>
        <w:t>...</w:t>
      </w:r>
    </w:p>
    <w:p>
      <w:pPr>
        <w:pStyle w:val="PL"/>
        <w:rPr>
          <w:lang w:val="en-GB" w:eastAsia="zh-CN"/>
        </w:rPr>
      </w:pPr>
      <w:r>
        <w:rPr>
          <w:lang w:val="en-GB" w:eastAsia="zh-CN"/>
        </w:rPr>
        <w:t>}</w:t>
      </w:r>
    </w:p>
    <w:p>
      <w:pPr>
        <w:pStyle w:val="PL"/>
        <w:rPr>
          <w:lang w:val="en-GB" w:eastAsia="zh-CN"/>
        </w:rPr>
      </w:pPr>
      <w:r>
        <w:rPr>
          <w:lang w:val="en-GB" w:eastAsia="zh-CN"/>
        </w:rPr>
      </w:r>
    </w:p>
    <w:p>
      <w:pPr>
        <w:pStyle w:val="PL"/>
        <w:rPr/>
      </w:pPr>
      <w:r>
        <w:rPr>
          <w:rFonts w:cs="Courier New"/>
          <w:szCs w:val="16"/>
        </w:rPr>
        <w:t>OTDOACells ::= SEQUENCE (SIZE (1.. maxCellineNB)) OF SEQUENCE {</w:t>
      </w:r>
    </w:p>
    <w:p>
      <w:pPr>
        <w:pStyle w:val="PL"/>
        <w:rPr/>
      </w:pPr>
      <w:r>
        <w:rPr>
          <w:rFonts w:cs="Courier New"/>
          <w:szCs w:val="16"/>
        </w:rPr>
        <w:tab/>
        <w:t>oTDOACellInfo</w:t>
        <w:tab/>
        <w:tab/>
        <w:tab/>
        <w:tab/>
        <w:tab/>
        <w:t>OTDOACell-Information,</w:t>
      </w:r>
    </w:p>
    <w:p>
      <w:pPr>
        <w:pStyle w:val="PL"/>
        <w:rPr/>
      </w:pPr>
      <w:r>
        <w:rPr>
          <w:rFonts w:cs="Courier New"/>
          <w:szCs w:val="16"/>
        </w:rPr>
        <w:tab/>
        <w:t>iE-Extensions</w:t>
        <w:tab/>
        <w:tab/>
        <w:tab/>
        <w:tab/>
        <w:tab/>
        <w:t>ProtocolExtensionContainer { {OTDOACells-ExtIEs} } OPTIONAL,</w:t>
      </w:r>
    </w:p>
    <w:p>
      <w:pPr>
        <w:pStyle w:val="PL"/>
        <w:rPr>
          <w:rFonts w:cs="Courier New"/>
          <w:szCs w:val="16"/>
        </w:rPr>
      </w:pPr>
      <w:r>
        <w:rPr>
          <w:rFonts w:cs="Courier New"/>
          <w:szCs w:val="16"/>
        </w:rPr>
        <w:tab/>
        <w:t>...</w:t>
      </w:r>
    </w:p>
    <w:p>
      <w:pPr>
        <w:pStyle w:val="PL"/>
        <w:rPr>
          <w:rFonts w:cs="Courier New"/>
          <w:szCs w:val="16"/>
        </w:rPr>
      </w:pPr>
      <w:r>
        <w:rPr>
          <w:rFonts w:cs="Courier New"/>
          <w:szCs w:val="16"/>
        </w:rPr>
        <w:t>}</w:t>
      </w:r>
    </w:p>
    <w:p>
      <w:pPr>
        <w:pStyle w:val="PL"/>
        <w:rPr>
          <w:rFonts w:cs="Courier New"/>
          <w:szCs w:val="16"/>
        </w:rPr>
      </w:pPr>
      <w:r>
        <w:rPr>
          <w:rFonts w:cs="Courier New"/>
          <w:szCs w:val="16"/>
        </w:rPr>
      </w:r>
    </w:p>
    <w:p>
      <w:pPr>
        <w:pStyle w:val="PL"/>
        <w:rPr/>
      </w:pPr>
      <w:r>
        <w:rPr>
          <w:rFonts w:cs="Courier New"/>
          <w:szCs w:val="16"/>
        </w:rPr>
        <w:t>OTDOACells-ExtIEs LPPA-PROTOCOL-EXTENSION ::= {</w:t>
      </w:r>
    </w:p>
    <w:p>
      <w:pPr>
        <w:pStyle w:val="PL"/>
        <w:rPr>
          <w:rFonts w:cs="Courier New"/>
          <w:szCs w:val="16"/>
        </w:rPr>
      </w:pPr>
      <w:r>
        <w:rPr>
          <w:rFonts w:cs="Courier New"/>
          <w:szCs w:val="16"/>
        </w:rPr>
        <w:tab/>
        <w:t>...</w:t>
      </w:r>
    </w:p>
    <w:p>
      <w:pPr>
        <w:pStyle w:val="PL"/>
        <w:rPr>
          <w:rFonts w:cs="Courier New"/>
          <w:szCs w:val="16"/>
        </w:rPr>
      </w:pPr>
      <w:r>
        <w:rPr>
          <w:rFonts w:cs="Courier New"/>
          <w:szCs w:val="16"/>
        </w:rPr>
        <w:t>}</w:t>
      </w:r>
    </w:p>
    <w:p>
      <w:pPr>
        <w:pStyle w:val="PL"/>
        <w:rPr>
          <w:rFonts w:cs="Courier New"/>
          <w:szCs w:val="16"/>
        </w:rPr>
      </w:pPr>
      <w:r>
        <w:rPr>
          <w:rFonts w:cs="Courier New"/>
          <w:szCs w:val="16"/>
        </w:rPr>
      </w:r>
    </w:p>
    <w:p>
      <w:pPr>
        <w:pStyle w:val="PL"/>
        <w:rPr>
          <w:rFonts w:cs="Courier New"/>
          <w:szCs w:val="16"/>
        </w:rPr>
      </w:pPr>
      <w:r>
        <w:rPr>
          <w:rFonts w:cs="Courier New"/>
          <w:szCs w:val="16"/>
        </w:rPr>
        <w:t>OTDOACell-Information ::= SEQUENCE (SIZE (1..</w:t>
      </w:r>
      <w:r>
        <w:rPr>
          <w:szCs w:val="16"/>
        </w:rPr>
        <w:t>maxnoOTDOAtypes</w:t>
      </w:r>
      <w:r>
        <w:rPr>
          <w:rFonts w:cs="Courier New"/>
          <w:szCs w:val="16"/>
        </w:rPr>
        <w:t>)) OF OTDOACell-Information-Item</w:t>
      </w:r>
    </w:p>
    <w:p>
      <w:pPr>
        <w:pStyle w:val="PL"/>
        <w:rPr>
          <w:rFonts w:cs="Courier New"/>
          <w:szCs w:val="16"/>
        </w:rPr>
      </w:pPr>
      <w:r>
        <w:rPr>
          <w:rFonts w:cs="Courier New"/>
          <w:szCs w:val="16"/>
        </w:rPr>
      </w:r>
    </w:p>
    <w:p>
      <w:pPr>
        <w:pStyle w:val="PL"/>
        <w:rPr/>
      </w:pPr>
      <w:r>
        <w:rPr>
          <w:rFonts w:cs="Courier New"/>
          <w:szCs w:val="16"/>
        </w:rPr>
        <w:t>OTDOACell-Information-Item ::= CHOICE {</w:t>
      </w:r>
    </w:p>
    <w:p>
      <w:pPr>
        <w:pStyle w:val="PL"/>
        <w:rPr>
          <w:rFonts w:cs="Courier New"/>
          <w:szCs w:val="16"/>
        </w:rPr>
      </w:pPr>
      <w:r>
        <w:rPr>
          <w:rFonts w:cs="Courier New"/>
          <w:szCs w:val="16"/>
        </w:rPr>
        <w:tab/>
        <w:t>pCI</w:t>
        <w:tab/>
        <w:tab/>
        <w:tab/>
        <w:tab/>
        <w:tab/>
        <w:tab/>
        <w:tab/>
        <w:t>PCI,</w:t>
      </w:r>
    </w:p>
    <w:p>
      <w:pPr>
        <w:pStyle w:val="PL"/>
        <w:rPr/>
      </w:pPr>
      <w:r>
        <w:rPr>
          <w:rFonts w:cs="Courier New"/>
          <w:szCs w:val="16"/>
        </w:rPr>
        <w:tab/>
        <w:t>cellId</w:t>
        <w:tab/>
        <w:tab/>
        <w:tab/>
        <w:tab/>
        <w:tab/>
        <w:tab/>
        <w:t>ECGI,</w:t>
      </w:r>
    </w:p>
    <w:p>
      <w:pPr>
        <w:pStyle w:val="PL"/>
        <w:rPr>
          <w:rFonts w:cs="Courier New"/>
          <w:szCs w:val="16"/>
        </w:rPr>
      </w:pPr>
      <w:r>
        <w:rPr>
          <w:rFonts w:cs="Courier New"/>
          <w:szCs w:val="16"/>
        </w:rPr>
        <w:tab/>
        <w:t>tAC</w:t>
        <w:tab/>
        <w:tab/>
        <w:tab/>
        <w:tab/>
        <w:tab/>
        <w:tab/>
        <w:tab/>
        <w:t>TAC,</w:t>
      </w:r>
    </w:p>
    <w:p>
      <w:pPr>
        <w:pStyle w:val="PL"/>
        <w:rPr/>
      </w:pPr>
      <w:r>
        <w:rPr>
          <w:rFonts w:cs="Courier New"/>
          <w:szCs w:val="16"/>
        </w:rPr>
        <w:tab/>
        <w:t>eARFCN</w:t>
        <w:tab/>
        <w:tab/>
        <w:tab/>
        <w:tab/>
        <w:tab/>
        <w:tab/>
        <w:t>EARFCN,</w:t>
      </w:r>
    </w:p>
    <w:p>
      <w:pPr>
        <w:pStyle w:val="PL"/>
        <w:rPr/>
      </w:pPr>
      <w:r>
        <w:rPr>
          <w:rFonts w:cs="Courier New"/>
          <w:szCs w:val="16"/>
        </w:rPr>
        <w:tab/>
        <w:t>pRS-Bandwidth</w:t>
        <w:tab/>
        <w:tab/>
        <w:tab/>
        <w:tab/>
        <w:t>PRS-Bandwidth,</w:t>
      </w:r>
    </w:p>
    <w:p>
      <w:pPr>
        <w:pStyle w:val="PL"/>
        <w:rPr/>
      </w:pPr>
      <w:r>
        <w:rPr>
          <w:rFonts w:cs="Courier New"/>
          <w:szCs w:val="16"/>
        </w:rPr>
        <w:tab/>
        <w:t>pRS-ConfigurationIndex</w:t>
        <w:tab/>
        <w:tab/>
        <w:t xml:space="preserve">PRS-Configuration-Index, </w:t>
      </w:r>
    </w:p>
    <w:p>
      <w:pPr>
        <w:pStyle w:val="PL"/>
        <w:rPr>
          <w:rFonts w:cs="Courier New"/>
          <w:szCs w:val="16"/>
        </w:rPr>
      </w:pPr>
      <w:r>
        <w:rPr>
          <w:rFonts w:cs="Courier New"/>
          <w:szCs w:val="16"/>
        </w:rPr>
        <w:tab/>
        <w:t>cPLength</w:t>
        <w:tab/>
        <w:tab/>
        <w:tab/>
        <w:tab/>
        <w:tab/>
        <w:t>CPLength,</w:t>
      </w:r>
    </w:p>
    <w:p>
      <w:pPr>
        <w:pStyle w:val="PL"/>
        <w:rPr>
          <w:rFonts w:cs="Courier New"/>
          <w:szCs w:val="16"/>
        </w:rPr>
      </w:pPr>
      <w:r>
        <w:rPr>
          <w:rFonts w:cs="Courier New"/>
          <w:szCs w:val="16"/>
        </w:rPr>
        <w:tab/>
        <w:t>numberOfDlFrames</w:t>
        <w:tab/>
        <w:tab/>
        <w:tab/>
        <w:t>NumberOfDlFrames,</w:t>
      </w:r>
    </w:p>
    <w:p>
      <w:pPr>
        <w:pStyle w:val="PL"/>
        <w:rPr>
          <w:rFonts w:cs="Courier New"/>
          <w:szCs w:val="16"/>
        </w:rPr>
      </w:pPr>
      <w:r>
        <w:rPr>
          <w:rFonts w:cs="Courier New"/>
          <w:szCs w:val="16"/>
        </w:rPr>
        <w:tab/>
        <w:t>numberOfAntennaPorts</w:t>
        <w:tab/>
        <w:tab/>
        <w:t>NumberOfAntennaPorts,</w:t>
      </w:r>
    </w:p>
    <w:p>
      <w:pPr>
        <w:pStyle w:val="PL"/>
        <w:rPr/>
      </w:pPr>
      <w:r>
        <w:rPr>
          <w:rFonts w:cs="Courier New"/>
          <w:szCs w:val="16"/>
        </w:rPr>
        <w:tab/>
      </w:r>
      <w:r>
        <w:rPr>
          <w:rFonts w:cs="Courier New"/>
          <w:szCs w:val="16"/>
          <w:lang w:val="fr-FR" w:eastAsia="en-US"/>
        </w:rPr>
        <w:t>sFNInitialisationTime</w:t>
        <w:tab/>
        <w:tab/>
        <w:t>SFNInitialisationTime,</w:t>
      </w:r>
    </w:p>
    <w:p>
      <w:pPr>
        <w:pStyle w:val="PL"/>
        <w:rPr/>
      </w:pPr>
      <w:r>
        <w:rPr>
          <w:rFonts w:cs="Courier New"/>
          <w:szCs w:val="16"/>
          <w:lang w:val="fr-FR" w:eastAsia="en-US"/>
        </w:rPr>
        <w:tab/>
        <w:t>e-UTRANAccessPointPosition</w:t>
        <w:tab/>
        <w:t>E-UTRANAccessPointPosition,</w:t>
      </w:r>
    </w:p>
    <w:p>
      <w:pPr>
        <w:pStyle w:val="PL"/>
        <w:rPr/>
      </w:pPr>
      <w:r>
        <w:rPr>
          <w:rFonts w:cs="Courier New"/>
          <w:szCs w:val="16"/>
          <w:lang w:val="fr-FR" w:eastAsia="en-US"/>
        </w:rPr>
        <w:tab/>
      </w:r>
      <w:r>
        <w:rPr>
          <w:rFonts w:cs="Courier New"/>
          <w:szCs w:val="16"/>
        </w:rPr>
        <w:t>...,</w:t>
      </w:r>
    </w:p>
    <w:p>
      <w:pPr>
        <w:pStyle w:val="PL"/>
        <w:rPr/>
      </w:pPr>
      <w:r>
        <w:rPr>
          <w:rFonts w:cs="Courier New"/>
          <w:szCs w:val="16"/>
        </w:rPr>
        <w:tab/>
        <w:t>pRSMutingConfiguration</w:t>
        <w:tab/>
        <w:tab/>
        <w:t>PRSMutingConfiguration,</w:t>
      </w:r>
    </w:p>
    <w:p>
      <w:pPr>
        <w:pStyle w:val="PL"/>
        <w:rPr/>
      </w:pPr>
      <w:r>
        <w:rPr>
          <w:rFonts w:cs="Courier New"/>
          <w:szCs w:val="16"/>
        </w:rPr>
        <w:tab/>
        <w:t>prsid</w:t>
        <w:tab/>
        <w:tab/>
        <w:tab/>
        <w:tab/>
        <w:tab/>
        <w:tab/>
        <w:t>PRS-ID,</w:t>
      </w:r>
    </w:p>
    <w:p>
      <w:pPr>
        <w:pStyle w:val="PL"/>
        <w:rPr/>
      </w:pPr>
      <w:r>
        <w:rPr>
          <w:rFonts w:cs="Courier New"/>
          <w:szCs w:val="16"/>
        </w:rPr>
        <w:tab/>
        <w:t>tpid</w:t>
        <w:tab/>
        <w:tab/>
        <w:tab/>
        <w:tab/>
        <w:tab/>
        <w:tab/>
        <w:t>TP-ID,</w:t>
      </w:r>
    </w:p>
    <w:p>
      <w:pPr>
        <w:pStyle w:val="PL"/>
        <w:rPr/>
      </w:pPr>
      <w:r>
        <w:rPr>
          <w:rFonts w:cs="Courier New"/>
          <w:szCs w:val="16"/>
        </w:rPr>
        <w:tab/>
        <w:t>tpType</w:t>
        <w:tab/>
        <w:tab/>
        <w:tab/>
        <w:tab/>
        <w:tab/>
        <w:tab/>
        <w:t>TP-Type,</w:t>
      </w:r>
    </w:p>
    <w:p>
      <w:pPr>
        <w:pStyle w:val="PL"/>
        <w:rPr/>
      </w:pPr>
      <w:r>
        <w:rPr>
          <w:rFonts w:cs="Courier New"/>
          <w:szCs w:val="16"/>
        </w:rPr>
        <w:tab/>
        <w:t>numberOfDlFrames-Extended</w:t>
        <w:tab/>
        <w:t>NumberOfDlFrames-Extended,</w:t>
      </w:r>
    </w:p>
    <w:p>
      <w:pPr>
        <w:pStyle w:val="PL"/>
        <w:rPr>
          <w:rFonts w:cs="Courier New"/>
          <w:szCs w:val="16"/>
        </w:rPr>
      </w:pPr>
      <w:r>
        <w:rPr>
          <w:rFonts w:cs="Courier New"/>
          <w:szCs w:val="16"/>
        </w:rPr>
        <w:tab/>
        <w:t>crsCPlength</w:t>
        <w:tab/>
        <w:tab/>
        <w:tab/>
        <w:tab/>
        <w:tab/>
        <w:t>CPLength,</w:t>
      </w:r>
    </w:p>
    <w:p>
      <w:pPr>
        <w:pStyle w:val="PL"/>
        <w:rPr/>
      </w:pPr>
      <w:r>
        <w:rPr>
          <w:rFonts w:cs="Courier New"/>
          <w:szCs w:val="16"/>
        </w:rPr>
        <w:tab/>
        <w:t>mBSFNsubframeConfiguration</w:t>
        <w:tab/>
        <w:t>MBSFNsubframeConfiguration,</w:t>
      </w:r>
    </w:p>
    <w:p>
      <w:pPr>
        <w:pStyle w:val="PL"/>
        <w:rPr>
          <w:rFonts w:cs="Courier New"/>
          <w:szCs w:val="16"/>
          <w:lang w:val="en-US" w:eastAsia="en-US"/>
        </w:rPr>
      </w:pPr>
      <w:r>
        <w:rPr>
          <w:rFonts w:cs="Courier New"/>
          <w:szCs w:val="16"/>
          <w:lang w:val="en-US" w:eastAsia="en-US"/>
        </w:rPr>
        <w:tab/>
        <w:t>nPRSConfiguration</w:t>
        <w:tab/>
        <w:tab/>
        <w:tab/>
        <w:t>NPRSConfiguration,</w:t>
      </w:r>
    </w:p>
    <w:p>
      <w:pPr>
        <w:pStyle w:val="PL"/>
        <w:rPr>
          <w:rFonts w:cs="Courier New"/>
          <w:szCs w:val="16"/>
          <w:lang w:val="en-US" w:eastAsia="en-US"/>
        </w:rPr>
      </w:pPr>
      <w:r>
        <w:rPr>
          <w:rFonts w:cs="Courier New"/>
          <w:szCs w:val="16"/>
        </w:rPr>
        <w:tab/>
      </w:r>
      <w:r>
        <w:rPr>
          <w:rFonts w:cs="Courier New"/>
          <w:szCs w:val="16"/>
          <w:lang w:val="en-US" w:eastAsia="en-US"/>
        </w:rPr>
        <w:t>offsetNBChanneltoEARFCN</w:t>
        <w:tab/>
        <w:tab/>
        <w:t>OffsetNBChanneltoEARFCN,</w:t>
      </w:r>
    </w:p>
    <w:p>
      <w:pPr>
        <w:pStyle w:val="PL"/>
        <w:rPr/>
      </w:pPr>
      <w:r>
        <w:rPr>
          <w:rFonts w:cs="Courier New"/>
          <w:szCs w:val="16"/>
          <w:lang w:val="en-US" w:eastAsia="en-US"/>
        </w:rPr>
        <w:tab/>
        <w:t>operationModeInfo</w:t>
        <w:tab/>
        <w:tab/>
        <w:tab/>
        <w:t>OperationModeInfo,</w:t>
      </w:r>
    </w:p>
    <w:p>
      <w:pPr>
        <w:pStyle w:val="PL"/>
        <w:rPr>
          <w:rFonts w:cs="Courier New"/>
          <w:szCs w:val="16"/>
        </w:rPr>
      </w:pPr>
      <w:r>
        <w:rPr>
          <w:rFonts w:cs="Courier New"/>
          <w:szCs w:val="16"/>
          <w:lang w:val="en-US" w:eastAsia="en-US"/>
        </w:rPr>
        <w:tab/>
      </w:r>
      <w:r>
        <w:rPr>
          <w:lang w:val="en-US" w:eastAsia="en-US"/>
        </w:rPr>
        <w:t>nPRS-ID</w:t>
        <w:tab/>
        <w:tab/>
        <w:tab/>
        <w:tab/>
        <w:tab/>
        <w:tab/>
      </w:r>
      <w:r>
        <w:rPr/>
        <w:t xml:space="preserve">INTEGER </w:t>
      </w:r>
      <w:r>
        <w:rPr>
          <w:rFonts w:cs="Courier New"/>
          <w:szCs w:val="16"/>
        </w:rPr>
        <w:t>(</w:t>
      </w:r>
      <w:r>
        <w:rPr>
          <w:rFonts w:cs="Courier New"/>
          <w:szCs w:val="16"/>
          <w:lang w:val="en-US" w:eastAsia="en-US"/>
        </w:rPr>
        <w:t>0</w:t>
      </w:r>
      <w:r>
        <w:rPr>
          <w:rFonts w:cs="Courier New"/>
          <w:szCs w:val="16"/>
        </w:rPr>
        <w:t>..</w:t>
      </w:r>
      <w:r>
        <w:rPr>
          <w:rFonts w:cs="Courier New"/>
          <w:szCs w:val="16"/>
          <w:lang w:val="en-US" w:eastAsia="en-US"/>
        </w:rPr>
        <w:t>409</w:t>
      </w:r>
      <w:r>
        <w:rPr>
          <w:rFonts w:cs="Courier New"/>
          <w:szCs w:val="16"/>
        </w:rPr>
        <w:t xml:space="preserve">5, ...), </w:t>
      </w:r>
    </w:p>
    <w:p>
      <w:pPr>
        <w:pStyle w:val="PL"/>
        <w:rPr/>
      </w:pPr>
      <w:r>
        <w:rPr>
          <w:rFonts w:cs="Courier New"/>
          <w:szCs w:val="16"/>
        </w:rPr>
        <w:tab/>
        <w:t>dL-Bandwidth</w:t>
        <w:tab/>
        <w:tab/>
        <w:tab/>
        <w:tab/>
        <w:t>DL-Bandwidth,</w:t>
      </w:r>
    </w:p>
    <w:p>
      <w:pPr>
        <w:pStyle w:val="PL"/>
        <w:rPr/>
      </w:pPr>
      <w:r>
        <w:rPr>
          <w:rFonts w:cs="Courier New"/>
          <w:szCs w:val="16"/>
        </w:rPr>
        <w:tab/>
        <w:t>pRSOccasionGroup</w:t>
        <w:tab/>
        <w:tab/>
        <w:tab/>
        <w:t>PRSOccasionGroup,</w:t>
      </w:r>
    </w:p>
    <w:p>
      <w:pPr>
        <w:pStyle w:val="PL"/>
        <w:rPr/>
      </w:pPr>
      <w:r>
        <w:rPr>
          <w:rFonts w:cs="Courier New"/>
          <w:szCs w:val="16"/>
        </w:rPr>
        <w:tab/>
        <w:t>pRSFreqHoppingConfig</w:t>
        <w:tab/>
        <w:tab/>
        <w:t>PRSFrequencyHoppingConfiguration,</w:t>
      </w:r>
    </w:p>
    <w:p>
      <w:pPr>
        <w:pStyle w:val="PL"/>
        <w:rPr/>
      </w:pPr>
      <w:r>
        <w:rPr/>
        <w:tab/>
        <w:t>repetitionNumberofSIB1-NB</w:t>
        <w:tab/>
        <w:t>RepetitionNumberofSIB1-NB,</w:t>
      </w:r>
    </w:p>
    <w:p>
      <w:pPr>
        <w:pStyle w:val="PL"/>
        <w:rPr/>
      </w:pPr>
      <w:r>
        <w:rPr/>
        <w:tab/>
        <w:t>nPRSSequenceInfo</w:t>
        <w:tab/>
        <w:tab/>
        <w:tab/>
        <w:t>NPRSSequenceInfo,</w:t>
      </w:r>
    </w:p>
    <w:p>
      <w:pPr>
        <w:pStyle w:val="PL"/>
        <w:rPr/>
      </w:pPr>
      <w:r>
        <w:rPr/>
        <w:tab/>
        <w:t>nPRSType2</w:t>
        <w:tab/>
        <w:tab/>
        <w:tab/>
        <w:tab/>
        <w:tab/>
        <w:t>NPRSConfiguration,</w:t>
      </w:r>
    </w:p>
    <w:p>
      <w:pPr>
        <w:pStyle w:val="PL"/>
        <w:rPr>
          <w:rFonts w:cs="Courier New"/>
          <w:szCs w:val="16"/>
        </w:rPr>
      </w:pPr>
      <w:r>
        <w:rPr/>
        <w:tab/>
        <w:t>tddConfiguration</w:t>
        <w:tab/>
        <w:tab/>
        <w:tab/>
        <w:t>TDDConfiguration</w:t>
      </w:r>
    </w:p>
    <w:p>
      <w:pPr>
        <w:pStyle w:val="PL"/>
        <w:rPr>
          <w:rFonts w:cs="Courier New"/>
          <w:szCs w:val="16"/>
        </w:rPr>
      </w:pPr>
      <w:r>
        <w:rPr>
          <w:rFonts w:cs="Courier New"/>
          <w:szCs w:val="16"/>
        </w:rPr>
        <w:t>}</w:t>
      </w:r>
    </w:p>
    <w:p>
      <w:pPr>
        <w:pStyle w:val="PL"/>
        <w:rPr>
          <w:rFonts w:cs="Courier New"/>
          <w:szCs w:val="16"/>
        </w:rPr>
      </w:pPr>
      <w:r>
        <w:rPr>
          <w:rFonts w:cs="Courier New"/>
          <w:szCs w:val="16"/>
        </w:rPr>
      </w:r>
    </w:p>
    <w:p>
      <w:pPr>
        <w:pStyle w:val="PL"/>
        <w:rPr>
          <w:rFonts w:cs="Courier New"/>
          <w:szCs w:val="16"/>
        </w:rPr>
      </w:pPr>
      <w:r>
        <w:rPr/>
        <w:t xml:space="preserve">OTDOA-Information-Item </w:t>
      </w:r>
      <w:r>
        <w:rPr>
          <w:rFonts w:cs="Courier New"/>
          <w:szCs w:val="16"/>
        </w:rPr>
        <w:t>::= ENUMERATED {</w:t>
      </w:r>
    </w:p>
    <w:p>
      <w:pPr>
        <w:pStyle w:val="PL"/>
        <w:rPr/>
      </w:pPr>
      <w:r>
        <w:rPr/>
        <w:tab/>
        <w:tab/>
        <w:t>pci,</w:t>
      </w:r>
    </w:p>
    <w:p>
      <w:pPr>
        <w:pStyle w:val="PL"/>
        <w:rPr/>
      </w:pPr>
      <w:r>
        <w:rPr/>
        <w:tab/>
        <w:tab/>
        <w:t>cellid,</w:t>
      </w:r>
    </w:p>
    <w:p>
      <w:pPr>
        <w:pStyle w:val="PL"/>
        <w:rPr/>
      </w:pPr>
      <w:r>
        <w:rPr/>
        <w:tab/>
        <w:tab/>
        <w:t>tac,</w:t>
      </w:r>
    </w:p>
    <w:p>
      <w:pPr>
        <w:pStyle w:val="PL"/>
        <w:rPr/>
      </w:pPr>
      <w:r>
        <w:rPr/>
        <w:tab/>
        <w:tab/>
        <w:t>earfcn,</w:t>
      </w:r>
    </w:p>
    <w:p>
      <w:pPr>
        <w:pStyle w:val="PL"/>
        <w:rPr/>
      </w:pPr>
      <w:r>
        <w:rPr/>
        <w:tab/>
        <w:tab/>
        <w:t>prsBandwidth,</w:t>
      </w:r>
    </w:p>
    <w:p>
      <w:pPr>
        <w:pStyle w:val="PL"/>
        <w:rPr/>
      </w:pPr>
      <w:r>
        <w:rPr/>
        <w:tab/>
        <w:tab/>
        <w:t>prsConfigIndex,</w:t>
      </w:r>
    </w:p>
    <w:p>
      <w:pPr>
        <w:pStyle w:val="PL"/>
        <w:rPr/>
      </w:pPr>
      <w:r>
        <w:rPr/>
        <w:tab/>
        <w:tab/>
        <w:t>cpLength,</w:t>
      </w:r>
    </w:p>
    <w:p>
      <w:pPr>
        <w:pStyle w:val="PL"/>
        <w:rPr/>
      </w:pPr>
      <w:r>
        <w:rPr/>
        <w:tab/>
        <w:tab/>
        <w:t>noDlFrames,</w:t>
      </w:r>
    </w:p>
    <w:p>
      <w:pPr>
        <w:pStyle w:val="PL"/>
        <w:rPr/>
      </w:pPr>
      <w:r>
        <w:rPr/>
        <w:tab/>
        <w:tab/>
        <w:t>noAntennaPorts,</w:t>
      </w:r>
    </w:p>
    <w:p>
      <w:pPr>
        <w:pStyle w:val="PL"/>
        <w:rPr/>
      </w:pPr>
      <w:r>
        <w:rPr/>
        <w:tab/>
        <w:tab/>
        <w:t>sFNInitTime,</w:t>
      </w:r>
    </w:p>
    <w:p>
      <w:pPr>
        <w:pStyle w:val="PL"/>
        <w:rPr/>
      </w:pPr>
      <w:r>
        <w:rPr/>
        <w:tab/>
        <w:tab/>
        <w:t>...,</w:t>
      </w:r>
    </w:p>
    <w:p>
      <w:pPr>
        <w:pStyle w:val="PL"/>
        <w:rPr/>
      </w:pPr>
      <w:r>
        <w:rPr/>
        <w:tab/>
        <w:tab/>
      </w:r>
      <w:r>
        <w:rPr>
          <w:lang w:val="en-US" w:eastAsia="en-US"/>
        </w:rPr>
        <w:t>e-UTRANAccessPointPosition</w:t>
      </w:r>
      <w:r>
        <w:rPr/>
        <w:t>,</w:t>
      </w:r>
    </w:p>
    <w:p>
      <w:pPr>
        <w:pStyle w:val="PL"/>
        <w:rPr/>
      </w:pPr>
      <w:r>
        <w:rPr/>
        <w:tab/>
        <w:tab/>
        <w:t>prsmutingconfiguration,</w:t>
      </w:r>
    </w:p>
    <w:p>
      <w:pPr>
        <w:pStyle w:val="PL"/>
        <w:rPr/>
      </w:pPr>
      <w:r>
        <w:rPr/>
        <w:tab/>
        <w:tab/>
        <w:t>prsid,</w:t>
      </w:r>
    </w:p>
    <w:p>
      <w:pPr>
        <w:pStyle w:val="PL"/>
        <w:rPr/>
      </w:pPr>
      <w:r>
        <w:rPr/>
        <w:tab/>
        <w:tab/>
        <w:t>tpid,</w:t>
      </w:r>
    </w:p>
    <w:p>
      <w:pPr>
        <w:pStyle w:val="PL"/>
        <w:rPr/>
      </w:pPr>
      <w:r>
        <w:rPr/>
        <w:tab/>
        <w:tab/>
        <w:t>tpType,</w:t>
      </w:r>
    </w:p>
    <w:p>
      <w:pPr>
        <w:pStyle w:val="PL"/>
        <w:rPr/>
      </w:pPr>
      <w:r>
        <w:rPr/>
        <w:tab/>
        <w:tab/>
        <w:t>crsCPlength,</w:t>
      </w:r>
    </w:p>
    <w:p>
      <w:pPr>
        <w:pStyle w:val="PL"/>
        <w:rPr>
          <w:lang w:val="en-US" w:eastAsia="en-US"/>
        </w:rPr>
      </w:pPr>
      <w:r>
        <w:rPr/>
        <w:tab/>
        <w:tab/>
        <w:t>mBSFNsubframeConfiguration,</w:t>
      </w:r>
    </w:p>
    <w:p>
      <w:pPr>
        <w:pStyle w:val="PL"/>
        <w:rPr>
          <w:lang w:val="en-US" w:eastAsia="en-US"/>
        </w:rPr>
      </w:pPr>
      <w:r>
        <w:rPr>
          <w:lang w:val="en-US" w:eastAsia="en-US"/>
        </w:rPr>
        <w:tab/>
        <w:tab/>
        <w:t>nPRSConfiguration,</w:t>
      </w:r>
    </w:p>
    <w:p>
      <w:pPr>
        <w:pStyle w:val="PL"/>
        <w:rPr>
          <w:lang w:val="en-US" w:eastAsia="en-US"/>
        </w:rPr>
      </w:pPr>
      <w:r>
        <w:rPr>
          <w:lang w:val="en-US" w:eastAsia="en-US"/>
        </w:rPr>
        <w:tab/>
        <w:tab/>
        <w:t>offsetNBChannelNumbertoEARFCN,</w:t>
      </w:r>
    </w:p>
    <w:p>
      <w:pPr>
        <w:pStyle w:val="PL"/>
        <w:rPr>
          <w:lang w:val="en-US" w:eastAsia="en-US"/>
        </w:rPr>
      </w:pPr>
      <w:r>
        <w:rPr>
          <w:lang w:val="en-US" w:eastAsia="en-US"/>
        </w:rPr>
        <w:tab/>
        <w:tab/>
        <w:t>operationModeInfo,</w:t>
      </w:r>
    </w:p>
    <w:p>
      <w:pPr>
        <w:pStyle w:val="PL"/>
        <w:rPr>
          <w:rFonts w:cs="Courier New"/>
          <w:szCs w:val="16"/>
        </w:rPr>
      </w:pPr>
      <w:r>
        <w:rPr>
          <w:rFonts w:cs="Courier New"/>
          <w:szCs w:val="16"/>
          <w:lang w:val="en-US" w:eastAsia="en-US"/>
        </w:rPr>
        <w:tab/>
        <w:tab/>
      </w:r>
      <w:r>
        <w:rPr>
          <w:lang w:val="en-US" w:eastAsia="en-US"/>
        </w:rPr>
        <w:t>nPRS-ID</w:t>
      </w:r>
      <w:r>
        <w:rPr>
          <w:rFonts w:cs="Courier New"/>
          <w:szCs w:val="16"/>
        </w:rPr>
        <w:t>,</w:t>
      </w:r>
    </w:p>
    <w:p>
      <w:pPr>
        <w:pStyle w:val="PL"/>
        <w:rPr/>
      </w:pPr>
      <w:r>
        <w:rPr/>
        <w:tab/>
        <w:tab/>
        <w:t>dlBandwidth,</w:t>
      </w:r>
    </w:p>
    <w:p>
      <w:pPr>
        <w:pStyle w:val="PL"/>
        <w:rPr/>
      </w:pPr>
      <w:r>
        <w:rPr/>
        <w:tab/>
        <w:tab/>
        <w:t>multipleprsConfigurationsperCell,</w:t>
      </w:r>
    </w:p>
    <w:p>
      <w:pPr>
        <w:pStyle w:val="PL"/>
        <w:rPr/>
      </w:pPr>
      <w:r>
        <w:rPr/>
        <w:tab/>
        <w:tab/>
        <w:t>prsOccasionGroup,</w:t>
      </w:r>
    </w:p>
    <w:p>
      <w:pPr>
        <w:pStyle w:val="PL"/>
        <w:rPr/>
      </w:pPr>
      <w:r>
        <w:rPr/>
        <w:tab/>
        <w:tab/>
        <w:t>prsFrequencyHoppingConfiguration,</w:t>
      </w:r>
    </w:p>
    <w:p>
      <w:pPr>
        <w:pStyle w:val="PL"/>
        <w:rPr/>
      </w:pPr>
      <w:r>
        <w:rPr/>
        <w:tab/>
        <w:tab/>
        <w:t>repetitionNumberofSIB1-NB,</w:t>
      </w:r>
    </w:p>
    <w:p>
      <w:pPr>
        <w:pStyle w:val="PL"/>
        <w:rPr/>
      </w:pPr>
      <w:r>
        <w:rPr/>
        <w:tab/>
        <w:tab/>
        <w:t>nPRSSequenceInfo,</w:t>
      </w:r>
    </w:p>
    <w:p>
      <w:pPr>
        <w:pStyle w:val="PL"/>
        <w:rPr/>
      </w:pPr>
      <w:r>
        <w:rPr/>
        <w:tab/>
        <w:tab/>
        <w:t>nPRSType2,</w:t>
      </w:r>
    </w:p>
    <w:p>
      <w:pPr>
        <w:pStyle w:val="PL"/>
        <w:rPr/>
      </w:pPr>
      <w:r>
        <w:rPr/>
        <w:tab/>
        <w:tab/>
        <w:t>tddConfig</w:t>
      </w:r>
    </w:p>
    <w:p>
      <w:pPr>
        <w:pStyle w:val="PL"/>
        <w:rPr>
          <w:rFonts w:cs="Courier New"/>
          <w:szCs w:val="16"/>
          <w:lang w:val="en-GB" w:eastAsia="ko-KR"/>
        </w:rPr>
      </w:pPr>
      <w:r>
        <w:rPr>
          <w:rFonts w:cs="Courier New"/>
          <w:szCs w:val="16"/>
          <w:lang w:val="en-GB" w:eastAsia="ko-KR"/>
        </w:rPr>
        <w:t>}</w:t>
      </w:r>
    </w:p>
    <w:p>
      <w:pPr>
        <w:pStyle w:val="PL"/>
        <w:rPr>
          <w:rFonts w:cs="Courier New"/>
          <w:szCs w:val="16"/>
          <w:lang w:val="en-GB" w:eastAsia="ko-KR"/>
        </w:rPr>
      </w:pPr>
      <w:r>
        <w:rPr>
          <w:rFonts w:cs="Courier New"/>
          <w:szCs w:val="16"/>
          <w:lang w:val="en-GB" w:eastAsia="ko-KR"/>
        </w:rPr>
      </w:r>
    </w:p>
    <w:p>
      <w:pPr>
        <w:pStyle w:val="PL"/>
        <w:rPr>
          <w:lang w:val="en-GB" w:eastAsia="ko-KR"/>
        </w:rPr>
      </w:pPr>
      <w:r>
        <w:rPr>
          <w:lang w:val="en-GB" w:eastAsia="ko-KR"/>
        </w:rPr>
        <w:t>Outcome ::= ENUMERATED {</w:t>
      </w:r>
    </w:p>
    <w:p>
      <w:pPr>
        <w:pStyle w:val="PL"/>
        <w:rPr>
          <w:lang w:val="en-GB" w:eastAsia="ko-KR"/>
        </w:rPr>
      </w:pPr>
      <w:r>
        <w:rPr>
          <w:lang w:val="en-GB" w:eastAsia="ko-KR"/>
        </w:rPr>
        <w:tab/>
        <w:tab/>
        <w:t>failed,</w:t>
      </w:r>
    </w:p>
    <w:p>
      <w:pPr>
        <w:pStyle w:val="PL"/>
        <w:rPr>
          <w:lang w:val="en-GB" w:eastAsia="ko-KR"/>
        </w:rPr>
      </w:pPr>
      <w:r>
        <w:rPr>
          <w:lang w:val="en-GB" w:eastAsia="ko-KR"/>
        </w:rPr>
        <w:tab/>
        <w:tab/>
        <w:t>...</w:t>
      </w:r>
    </w:p>
    <w:p>
      <w:pPr>
        <w:pStyle w:val="PL"/>
        <w:rPr>
          <w:lang w:val="en-GB" w:eastAsia="ko-KR"/>
        </w:rPr>
      </w:pPr>
      <w:r>
        <w:rPr>
          <w:lang w:val="en-GB" w:eastAsia="ko-KR"/>
        </w:rPr>
        <w:t>}</w:t>
      </w:r>
    </w:p>
    <w:p>
      <w:pPr>
        <w:pStyle w:val="PL"/>
        <w:rPr>
          <w:lang w:val="en-GB" w:eastAsia="ko-KR"/>
        </w:rPr>
      </w:pPr>
      <w:r>
        <w:rPr>
          <w:lang w:val="en-GB" w:eastAsia="ko-KR"/>
        </w:rPr>
      </w:r>
    </w:p>
    <w:p>
      <w:pPr>
        <w:pStyle w:val="PL"/>
        <w:numPr>
          <w:ilvl w:val="0"/>
          <w:numId w:val="0"/>
        </w:numPr>
        <w:outlineLvl w:val="3"/>
        <w:rPr>
          <w:lang w:val="en-GB" w:eastAsia="ko-KR"/>
        </w:rPr>
      </w:pPr>
      <w:r>
        <w:rPr>
          <w:lang w:val="en-GB" w:eastAsia="ko-KR"/>
        </w:rPr>
        <w:t>-- P</w:t>
      </w:r>
    </w:p>
    <w:p>
      <w:pPr>
        <w:pStyle w:val="PL"/>
        <w:rPr>
          <w:lang w:val="en-GB" w:eastAsia="ko-KR"/>
        </w:rPr>
      </w:pPr>
      <w:r>
        <w:rPr>
          <w:lang w:val="en-GB" w:eastAsia="ko-KR"/>
        </w:rPr>
      </w:r>
    </w:p>
    <w:p>
      <w:pPr>
        <w:pStyle w:val="PL"/>
        <w:rPr/>
      </w:pPr>
      <w:r>
        <w:rPr/>
        <w:t>PCI ::= INTEGER (0..503, ...)</w:t>
      </w:r>
    </w:p>
    <w:p>
      <w:pPr>
        <w:pStyle w:val="PL"/>
        <w:rPr/>
      </w:pPr>
      <w:r>
        <w:rPr/>
      </w:r>
    </w:p>
    <w:p>
      <w:pPr>
        <w:pStyle w:val="PL"/>
        <w:rPr/>
      </w:pPr>
      <w:r>
        <w:rPr/>
        <w:t>PhysCellIDGERAN ::= INTEGER (0..63, ...)</w:t>
      </w:r>
    </w:p>
    <w:p>
      <w:pPr>
        <w:pStyle w:val="PL"/>
        <w:rPr/>
      </w:pPr>
      <w:r>
        <w:rPr/>
      </w:r>
    </w:p>
    <w:p>
      <w:pPr>
        <w:pStyle w:val="PL"/>
        <w:rPr/>
      </w:pPr>
      <w:r>
        <w:rPr/>
        <w:t>PhysCellIDUTRA-FDD ::= INTEGER (0..511, ...)</w:t>
      </w:r>
    </w:p>
    <w:p>
      <w:pPr>
        <w:pStyle w:val="PL"/>
        <w:rPr/>
      </w:pPr>
      <w:r>
        <w:rPr/>
      </w:r>
    </w:p>
    <w:p>
      <w:pPr>
        <w:pStyle w:val="PL"/>
        <w:rPr/>
      </w:pPr>
      <w:r>
        <w:rPr/>
        <w:t>PhysCellIDUTRA-TDD ::= INTEGER (0..127, ...)</w:t>
      </w:r>
    </w:p>
    <w:p>
      <w:pPr>
        <w:pStyle w:val="PL"/>
        <w:rPr/>
      </w:pPr>
      <w:r>
        <w:rPr/>
      </w:r>
    </w:p>
    <w:p>
      <w:pPr>
        <w:pStyle w:val="PL"/>
        <w:rPr/>
      </w:pPr>
      <w:r>
        <w:rPr/>
        <w:t>PLMN-Identity ::= OCTET STRING (SIZE(3))</w:t>
      </w:r>
    </w:p>
    <w:p>
      <w:pPr>
        <w:pStyle w:val="PL"/>
        <w:rPr/>
      </w:pPr>
      <w:r>
        <w:rPr/>
      </w:r>
    </w:p>
    <w:p>
      <w:pPr>
        <w:pStyle w:val="PL"/>
        <w:rPr/>
      </w:pPr>
      <w:r>
        <w:rPr/>
        <w:t>PosSIBs ::= SEQUENCE (SIZE (1.. maxNrOfPosSIBs)) OF SEQUENCE {</w:t>
      </w:r>
    </w:p>
    <w:p>
      <w:pPr>
        <w:pStyle w:val="PL"/>
        <w:rPr/>
      </w:pPr>
      <w:r>
        <w:rPr/>
        <w:tab/>
        <w:t>posSIB-Type</w:t>
        <w:tab/>
        <w:tab/>
        <w:tab/>
        <w:tab/>
        <w:tab/>
        <w:tab/>
        <w:t>PosSIB-Type,</w:t>
      </w:r>
    </w:p>
    <w:p>
      <w:pPr>
        <w:pStyle w:val="PL"/>
        <w:rPr/>
      </w:pPr>
      <w:r>
        <w:rPr/>
        <w:tab/>
        <w:t>posSIB-Segments</w:t>
        <w:tab/>
        <w:tab/>
        <w:tab/>
        <w:tab/>
        <w:tab/>
        <w:t>PosSIB-Segments,</w:t>
      </w:r>
    </w:p>
    <w:p>
      <w:pPr>
        <w:pStyle w:val="PL"/>
        <w:rPr/>
      </w:pPr>
      <w:r>
        <w:rPr/>
        <w:tab/>
        <w:t>assistanceInformationMetaData</w:t>
        <w:tab/>
        <w:t>AssistanceInformationMetaData</w:t>
        <w:tab/>
        <w:tab/>
        <w:t>OPTIONAL,</w:t>
      </w:r>
    </w:p>
    <w:p>
      <w:pPr>
        <w:pStyle w:val="PL"/>
        <w:rPr/>
      </w:pPr>
      <w:r>
        <w:rPr/>
        <w:tab/>
        <w:t>broadcastPriority</w:t>
        <w:tab/>
        <w:tab/>
        <w:tab/>
        <w:tab/>
        <w:t>INTEGER (1..16,...)</w:t>
        <w:tab/>
        <w:tab/>
        <w:tab/>
        <w:tab/>
        <w:t>OPTIONAL,</w:t>
      </w:r>
    </w:p>
    <w:p>
      <w:pPr>
        <w:pStyle w:val="PL"/>
        <w:rPr/>
      </w:pPr>
      <w:r>
        <w:rPr/>
        <w:tab/>
        <w:t>iE-Extensions</w:t>
        <w:tab/>
        <w:tab/>
        <w:tab/>
        <w:tab/>
        <w:tab/>
        <w:t>ProtocolExtensionContainer { { PosSIBs-ExtIEs} }</w:t>
        <w:tab/>
        <w:t>OPTIONAL,</w:t>
      </w:r>
    </w:p>
    <w:p>
      <w:pPr>
        <w:pStyle w:val="PL"/>
        <w:rPr/>
      </w:pPr>
      <w:r>
        <w:rPr/>
        <w:tab/>
        <w:t>...</w:t>
      </w:r>
    </w:p>
    <w:p>
      <w:pPr>
        <w:pStyle w:val="PL"/>
        <w:rPr/>
      </w:pPr>
      <w:r>
        <w:rPr/>
        <w:t>}</w:t>
      </w:r>
    </w:p>
    <w:p>
      <w:pPr>
        <w:pStyle w:val="PL"/>
        <w:rPr/>
      </w:pPr>
      <w:r>
        <w:rPr/>
      </w:r>
    </w:p>
    <w:p>
      <w:pPr>
        <w:pStyle w:val="PL"/>
        <w:rPr/>
      </w:pPr>
      <w:r>
        <w:rPr/>
        <w:t>PosSIBs-ExtIEs LPPA-PROTOCOL-EXTENSION ::= {</w:t>
      </w:r>
    </w:p>
    <w:p>
      <w:pPr>
        <w:pStyle w:val="PL"/>
        <w:rPr/>
      </w:pPr>
      <w:r>
        <w:rPr/>
        <w:tab/>
        <w:t>...</w:t>
      </w:r>
    </w:p>
    <w:p>
      <w:pPr>
        <w:pStyle w:val="PL"/>
        <w:rPr/>
      </w:pPr>
      <w:r>
        <w:rPr/>
        <w:t>}</w:t>
      </w:r>
    </w:p>
    <w:p>
      <w:pPr>
        <w:pStyle w:val="PL"/>
        <w:rPr/>
      </w:pPr>
      <w:r>
        <w:rPr/>
      </w:r>
    </w:p>
    <w:p>
      <w:pPr>
        <w:pStyle w:val="PL"/>
        <w:rPr/>
      </w:pPr>
      <w:r>
        <w:rPr/>
        <w:t>PosSIB-Segments ::= SEQUENCE (SIZE (1.. maxNrOfSegments)) OF SEQUENCE {</w:t>
      </w:r>
    </w:p>
    <w:p>
      <w:pPr>
        <w:pStyle w:val="PL"/>
        <w:rPr/>
      </w:pPr>
      <w:r>
        <w:rPr/>
        <w:tab/>
        <w:t>assistanceDataSIBelement</w:t>
        <w:tab/>
        <w:tab/>
        <w:tab/>
        <w:t>OCTET STRING,</w:t>
      </w:r>
    </w:p>
    <w:p>
      <w:pPr>
        <w:pStyle w:val="PL"/>
        <w:rPr/>
      </w:pPr>
      <w:r>
        <w:rPr/>
        <w:tab/>
        <w:t>iE-Extensions</w:t>
        <w:tab/>
        <w:tab/>
        <w:tab/>
        <w:tab/>
        <w:tab/>
        <w:tab/>
        <w:t>ProtocolExtensionContainer { { PosSIB-Segments-ExtIEs} }</w:t>
        <w:tab/>
        <w:t>OPTIONAL,</w:t>
      </w:r>
    </w:p>
    <w:p>
      <w:pPr>
        <w:pStyle w:val="PL"/>
        <w:rPr/>
      </w:pPr>
      <w:r>
        <w:rPr/>
        <w:tab/>
        <w:t>...</w:t>
      </w:r>
    </w:p>
    <w:p>
      <w:pPr>
        <w:pStyle w:val="PL"/>
        <w:rPr/>
      </w:pPr>
      <w:r>
        <w:rPr/>
        <w:t>}</w:t>
      </w:r>
    </w:p>
    <w:p>
      <w:pPr>
        <w:pStyle w:val="PL"/>
        <w:rPr/>
      </w:pPr>
      <w:r>
        <w:rPr/>
      </w:r>
    </w:p>
    <w:p>
      <w:pPr>
        <w:pStyle w:val="PL"/>
        <w:rPr/>
      </w:pPr>
      <w:r>
        <w:rPr/>
        <w:t>PosSIB-Segments-ExtIEs LPPA-PROTOCOL-EXTENSION ::= {</w:t>
      </w:r>
    </w:p>
    <w:p>
      <w:pPr>
        <w:pStyle w:val="PL"/>
        <w:rPr/>
      </w:pPr>
      <w:r>
        <w:rPr/>
        <w:tab/>
        <w:t>...</w:t>
      </w:r>
    </w:p>
    <w:p>
      <w:pPr>
        <w:pStyle w:val="PL"/>
        <w:rPr/>
      </w:pPr>
      <w:r>
        <w:rPr/>
        <w:t>}</w:t>
      </w:r>
    </w:p>
    <w:p>
      <w:pPr>
        <w:pStyle w:val="PL"/>
        <w:rPr/>
      </w:pPr>
      <w:r>
        <w:rPr/>
      </w:r>
    </w:p>
    <w:p>
      <w:pPr>
        <w:pStyle w:val="PL"/>
        <w:rPr/>
      </w:pPr>
      <w:r>
        <w:rPr/>
      </w:r>
    </w:p>
    <w:p>
      <w:pPr>
        <w:pStyle w:val="PL"/>
        <w:rPr/>
      </w:pPr>
      <w:r>
        <w:rPr/>
        <w:t>PosSIB-Type ::= ENUMERATED {</w:t>
      </w:r>
    </w:p>
    <w:p>
      <w:pPr>
        <w:pStyle w:val="PL"/>
        <w:rPr/>
      </w:pPr>
      <w:r>
        <w:rPr/>
        <w:tab/>
        <w:t xml:space="preserve">posSibType1-1, </w:t>
      </w:r>
    </w:p>
    <w:p>
      <w:pPr>
        <w:pStyle w:val="PL"/>
        <w:rPr>
          <w:lang w:val="fr-FR" w:eastAsia="en-US"/>
        </w:rPr>
      </w:pPr>
      <w:r>
        <w:rPr/>
        <w:tab/>
      </w:r>
      <w:r>
        <w:rPr>
          <w:lang w:val="fr-FR" w:eastAsia="en-US"/>
        </w:rPr>
        <w:t xml:space="preserve">posSibType1-2, </w:t>
      </w:r>
    </w:p>
    <w:p>
      <w:pPr>
        <w:pStyle w:val="PL"/>
        <w:rPr>
          <w:lang w:val="fr-FR" w:eastAsia="en-US"/>
        </w:rPr>
      </w:pPr>
      <w:r>
        <w:rPr>
          <w:lang w:val="fr-FR" w:eastAsia="en-US"/>
        </w:rPr>
        <w:tab/>
        <w:t xml:space="preserve">posSibType1-3, </w:t>
      </w:r>
    </w:p>
    <w:p>
      <w:pPr>
        <w:pStyle w:val="PL"/>
        <w:rPr>
          <w:lang w:val="fr-FR" w:eastAsia="en-US"/>
        </w:rPr>
      </w:pPr>
      <w:r>
        <w:rPr>
          <w:lang w:val="fr-FR" w:eastAsia="en-US"/>
        </w:rPr>
        <w:tab/>
        <w:t xml:space="preserve">posSibType1-4, </w:t>
      </w:r>
    </w:p>
    <w:p>
      <w:pPr>
        <w:pStyle w:val="PL"/>
        <w:rPr>
          <w:lang w:val="fr-FR" w:eastAsia="en-US"/>
        </w:rPr>
      </w:pPr>
      <w:r>
        <w:rPr>
          <w:lang w:val="fr-FR" w:eastAsia="en-US"/>
        </w:rPr>
        <w:tab/>
        <w:t>posSibType1-5,</w:t>
      </w:r>
    </w:p>
    <w:p>
      <w:pPr>
        <w:pStyle w:val="PL"/>
        <w:rPr>
          <w:lang w:val="fr-FR" w:eastAsia="en-US"/>
        </w:rPr>
      </w:pPr>
      <w:r>
        <w:rPr>
          <w:lang w:val="fr-FR" w:eastAsia="en-US"/>
        </w:rPr>
        <w:tab/>
        <w:t xml:space="preserve">posSibType1-6, </w:t>
      </w:r>
    </w:p>
    <w:p>
      <w:pPr>
        <w:pStyle w:val="PL"/>
        <w:rPr>
          <w:lang w:val="fr-FR" w:eastAsia="en-US"/>
        </w:rPr>
      </w:pPr>
      <w:r>
        <w:rPr>
          <w:lang w:val="fr-FR" w:eastAsia="en-US"/>
        </w:rPr>
        <w:tab/>
        <w:t xml:space="preserve">posSibType1-7, </w:t>
      </w:r>
    </w:p>
    <w:p>
      <w:pPr>
        <w:pStyle w:val="PL"/>
        <w:rPr>
          <w:lang w:val="fr-FR" w:eastAsia="en-US"/>
        </w:rPr>
      </w:pPr>
      <w:r>
        <w:rPr>
          <w:lang w:val="fr-FR" w:eastAsia="en-US"/>
        </w:rPr>
        <w:tab/>
        <w:t xml:space="preserve">posSibType2-1, </w:t>
      </w:r>
    </w:p>
    <w:p>
      <w:pPr>
        <w:pStyle w:val="PL"/>
        <w:rPr>
          <w:lang w:val="fr-FR" w:eastAsia="en-US"/>
        </w:rPr>
      </w:pPr>
      <w:r>
        <w:rPr>
          <w:lang w:val="fr-FR" w:eastAsia="en-US"/>
        </w:rPr>
        <w:tab/>
        <w:t xml:space="preserve">posSibType2-2, </w:t>
      </w:r>
    </w:p>
    <w:p>
      <w:pPr>
        <w:pStyle w:val="PL"/>
        <w:rPr>
          <w:lang w:val="fr-FR" w:eastAsia="en-US"/>
        </w:rPr>
      </w:pPr>
      <w:r>
        <w:rPr>
          <w:lang w:val="fr-FR" w:eastAsia="en-US"/>
        </w:rPr>
        <w:tab/>
        <w:t>posSibType2-3,</w:t>
      </w:r>
    </w:p>
    <w:p>
      <w:pPr>
        <w:pStyle w:val="PL"/>
        <w:rPr>
          <w:lang w:val="fr-FR" w:eastAsia="en-US"/>
        </w:rPr>
      </w:pPr>
      <w:r>
        <w:rPr>
          <w:lang w:val="fr-FR" w:eastAsia="en-US"/>
        </w:rPr>
        <w:tab/>
        <w:t xml:space="preserve">posSibType2-4, </w:t>
      </w:r>
    </w:p>
    <w:p>
      <w:pPr>
        <w:pStyle w:val="PL"/>
        <w:rPr>
          <w:lang w:val="fr-FR" w:eastAsia="en-US"/>
        </w:rPr>
      </w:pPr>
      <w:r>
        <w:rPr>
          <w:lang w:val="fr-FR" w:eastAsia="en-US"/>
        </w:rPr>
        <w:tab/>
        <w:t xml:space="preserve">posSibType2-5, </w:t>
      </w:r>
    </w:p>
    <w:p>
      <w:pPr>
        <w:pStyle w:val="PL"/>
        <w:rPr>
          <w:lang w:val="fr-FR" w:eastAsia="en-US"/>
        </w:rPr>
      </w:pPr>
      <w:r>
        <w:rPr>
          <w:lang w:val="fr-FR" w:eastAsia="en-US"/>
        </w:rPr>
        <w:tab/>
        <w:t xml:space="preserve">posSibType2-6, </w:t>
      </w:r>
    </w:p>
    <w:p>
      <w:pPr>
        <w:pStyle w:val="PL"/>
        <w:rPr>
          <w:lang w:val="fr-FR" w:eastAsia="en-US"/>
        </w:rPr>
      </w:pPr>
      <w:r>
        <w:rPr>
          <w:lang w:val="fr-FR" w:eastAsia="en-US"/>
        </w:rPr>
        <w:tab/>
        <w:t xml:space="preserve">posSibType2-7, </w:t>
      </w:r>
    </w:p>
    <w:p>
      <w:pPr>
        <w:pStyle w:val="PL"/>
        <w:rPr>
          <w:lang w:val="fr-FR" w:eastAsia="en-US"/>
        </w:rPr>
      </w:pPr>
      <w:r>
        <w:rPr>
          <w:lang w:val="fr-FR" w:eastAsia="en-US"/>
        </w:rPr>
        <w:tab/>
        <w:t>posSibType2-8,</w:t>
      </w:r>
    </w:p>
    <w:p>
      <w:pPr>
        <w:pStyle w:val="PL"/>
        <w:rPr>
          <w:lang w:val="fr-FR" w:eastAsia="en-US"/>
        </w:rPr>
      </w:pPr>
      <w:r>
        <w:rPr>
          <w:lang w:val="fr-FR" w:eastAsia="en-US"/>
        </w:rPr>
        <w:tab/>
        <w:t xml:space="preserve">posSibType2-9, </w:t>
      </w:r>
    </w:p>
    <w:p>
      <w:pPr>
        <w:pStyle w:val="PL"/>
        <w:rPr>
          <w:lang w:val="fr-FR" w:eastAsia="en-US"/>
        </w:rPr>
      </w:pPr>
      <w:r>
        <w:rPr>
          <w:lang w:val="fr-FR" w:eastAsia="en-US"/>
        </w:rPr>
        <w:tab/>
        <w:t xml:space="preserve">posSibType2-10, </w:t>
      </w:r>
    </w:p>
    <w:p>
      <w:pPr>
        <w:pStyle w:val="PL"/>
        <w:rPr>
          <w:lang w:val="fr-FR" w:eastAsia="en-US"/>
        </w:rPr>
      </w:pPr>
      <w:r>
        <w:rPr>
          <w:lang w:val="fr-FR" w:eastAsia="en-US"/>
        </w:rPr>
        <w:tab/>
        <w:t xml:space="preserve">posSibType2-11, </w:t>
      </w:r>
    </w:p>
    <w:p>
      <w:pPr>
        <w:pStyle w:val="PL"/>
        <w:rPr>
          <w:lang w:val="fr-FR" w:eastAsia="en-US"/>
        </w:rPr>
      </w:pPr>
      <w:r>
        <w:rPr>
          <w:lang w:val="fr-FR" w:eastAsia="en-US"/>
        </w:rPr>
        <w:tab/>
        <w:t xml:space="preserve">posSibType2-12, </w:t>
      </w:r>
    </w:p>
    <w:p>
      <w:pPr>
        <w:pStyle w:val="PL"/>
        <w:rPr>
          <w:lang w:val="fr-FR" w:eastAsia="en-US"/>
        </w:rPr>
      </w:pPr>
      <w:r>
        <w:rPr>
          <w:lang w:val="fr-FR" w:eastAsia="en-US"/>
        </w:rPr>
        <w:tab/>
        <w:t xml:space="preserve">posSibType2-13, </w:t>
      </w:r>
    </w:p>
    <w:p>
      <w:pPr>
        <w:pStyle w:val="PL"/>
        <w:rPr>
          <w:lang w:val="fr-FR" w:eastAsia="en-US"/>
        </w:rPr>
      </w:pPr>
      <w:r>
        <w:rPr>
          <w:lang w:val="fr-FR" w:eastAsia="en-US"/>
        </w:rPr>
        <w:tab/>
        <w:t xml:space="preserve">posSibType2-14, </w:t>
      </w:r>
    </w:p>
    <w:p>
      <w:pPr>
        <w:pStyle w:val="PL"/>
        <w:rPr>
          <w:lang w:val="fr-FR" w:eastAsia="en-US"/>
        </w:rPr>
      </w:pPr>
      <w:r>
        <w:rPr>
          <w:lang w:val="fr-FR" w:eastAsia="en-US"/>
        </w:rPr>
        <w:tab/>
        <w:t xml:space="preserve">posSibType2-15, </w:t>
      </w:r>
    </w:p>
    <w:p>
      <w:pPr>
        <w:pStyle w:val="PL"/>
        <w:rPr>
          <w:lang w:val="fr-FR" w:eastAsia="en-US"/>
        </w:rPr>
      </w:pPr>
      <w:r>
        <w:rPr>
          <w:lang w:val="fr-FR" w:eastAsia="en-US"/>
        </w:rPr>
        <w:tab/>
        <w:t>posSibType2-16,</w:t>
      </w:r>
    </w:p>
    <w:p>
      <w:pPr>
        <w:pStyle w:val="PL"/>
        <w:rPr>
          <w:lang w:val="fr-FR" w:eastAsia="en-US"/>
        </w:rPr>
      </w:pPr>
      <w:r>
        <w:rPr>
          <w:lang w:val="fr-FR" w:eastAsia="en-US"/>
        </w:rPr>
        <w:tab/>
        <w:t xml:space="preserve">posSibType2-17, </w:t>
      </w:r>
    </w:p>
    <w:p>
      <w:pPr>
        <w:pStyle w:val="PL"/>
        <w:rPr>
          <w:lang w:val="fr-FR" w:eastAsia="en-US"/>
        </w:rPr>
      </w:pPr>
      <w:r>
        <w:rPr>
          <w:lang w:val="fr-FR" w:eastAsia="en-US"/>
        </w:rPr>
        <w:tab/>
        <w:t xml:space="preserve">posSibType2-18, </w:t>
      </w:r>
    </w:p>
    <w:p>
      <w:pPr>
        <w:pStyle w:val="PL"/>
        <w:rPr>
          <w:lang w:val="fr-FR" w:eastAsia="en-US"/>
        </w:rPr>
      </w:pPr>
      <w:r>
        <w:rPr>
          <w:lang w:val="fr-FR" w:eastAsia="en-US"/>
        </w:rPr>
        <w:tab/>
        <w:t>posSibType2-19,</w:t>
      </w:r>
    </w:p>
    <w:p>
      <w:pPr>
        <w:pStyle w:val="PL"/>
        <w:rPr>
          <w:lang w:val="fr-FR" w:eastAsia="en-US"/>
        </w:rPr>
      </w:pPr>
      <w:r>
        <w:rPr>
          <w:lang w:val="fr-FR" w:eastAsia="en-US"/>
        </w:rPr>
        <w:tab/>
        <w:t>posSibType3-1,</w:t>
      </w:r>
    </w:p>
    <w:p>
      <w:pPr>
        <w:pStyle w:val="PL"/>
        <w:rPr>
          <w:lang w:val="fr-FR" w:eastAsia="en-US"/>
        </w:rPr>
      </w:pPr>
      <w:r>
        <w:rPr>
          <w:lang w:val="fr-FR" w:eastAsia="en-US"/>
        </w:rPr>
        <w:tab/>
        <w:t>...,</w:t>
      </w:r>
    </w:p>
    <w:p>
      <w:pPr>
        <w:pStyle w:val="PL"/>
        <w:rPr>
          <w:lang w:val="fr-FR" w:eastAsia="en-US"/>
        </w:rPr>
      </w:pPr>
      <w:r>
        <w:rPr>
          <w:lang w:val="fr-FR" w:eastAsia="en-US"/>
        </w:rPr>
        <w:tab/>
        <w:t>posSibType4-1,</w:t>
      </w:r>
    </w:p>
    <w:p>
      <w:pPr>
        <w:pStyle w:val="PL"/>
        <w:rPr>
          <w:lang w:val="fr-FR" w:eastAsia="en-US"/>
        </w:rPr>
      </w:pPr>
      <w:r>
        <w:rPr>
          <w:lang w:val="fr-FR" w:eastAsia="en-US"/>
        </w:rPr>
        <w:tab/>
        <w:t>posSibType5-1,</w:t>
      </w:r>
    </w:p>
    <w:p>
      <w:pPr>
        <w:pStyle w:val="PL"/>
        <w:rPr>
          <w:lang w:val="fr-FR" w:eastAsia="en-US"/>
        </w:rPr>
      </w:pPr>
      <w:r>
        <w:rPr>
          <w:lang w:val="fr-FR" w:eastAsia="en-US"/>
        </w:rPr>
        <w:tab/>
        <w:t>posSibType2-24,</w:t>
      </w:r>
    </w:p>
    <w:p>
      <w:pPr>
        <w:pStyle w:val="PL"/>
        <w:rPr>
          <w:lang w:val="fr-FR" w:eastAsia="en-US"/>
        </w:rPr>
      </w:pPr>
      <w:r>
        <w:rPr>
          <w:lang w:val="fr-FR" w:eastAsia="en-US"/>
        </w:rPr>
        <w:tab/>
        <w:t>posSibType2-25</w:t>
      </w:r>
    </w:p>
    <w:p>
      <w:pPr>
        <w:pStyle w:val="PL"/>
        <w:rPr/>
      </w:pPr>
      <w:r>
        <w:rPr/>
        <w:t>}</w:t>
      </w:r>
    </w:p>
    <w:p>
      <w:pPr>
        <w:pStyle w:val="PL"/>
        <w:rPr/>
      </w:pPr>
      <w:r>
        <w:rPr/>
      </w:r>
    </w:p>
    <w:p>
      <w:pPr>
        <w:pStyle w:val="PL"/>
        <w:rPr/>
      </w:pPr>
      <w:r>
        <w:rPr/>
        <w:t>PRS-Bandwidth ::= ENUMERATED {</w:t>
      </w:r>
    </w:p>
    <w:p>
      <w:pPr>
        <w:pStyle w:val="PL"/>
        <w:rPr/>
      </w:pPr>
      <w:r>
        <w:rPr/>
        <w:tab/>
        <w:tab/>
        <w:t>bw6,</w:t>
      </w:r>
    </w:p>
    <w:p>
      <w:pPr>
        <w:pStyle w:val="PL"/>
        <w:rPr/>
      </w:pPr>
      <w:r>
        <w:rPr/>
        <w:tab/>
        <w:tab/>
        <w:t>bw15,</w:t>
      </w:r>
    </w:p>
    <w:p>
      <w:pPr>
        <w:pStyle w:val="PL"/>
        <w:rPr/>
      </w:pPr>
      <w:r>
        <w:rPr/>
        <w:tab/>
        <w:tab/>
        <w:t>bw25,</w:t>
      </w:r>
    </w:p>
    <w:p>
      <w:pPr>
        <w:pStyle w:val="PL"/>
        <w:rPr/>
      </w:pPr>
      <w:r>
        <w:rPr/>
        <w:tab/>
        <w:tab/>
        <w:t>bw50,</w:t>
      </w:r>
    </w:p>
    <w:p>
      <w:pPr>
        <w:pStyle w:val="PL"/>
        <w:rPr/>
      </w:pPr>
      <w:r>
        <w:rPr/>
        <w:tab/>
        <w:tab/>
        <w:t>bw75,</w:t>
      </w:r>
    </w:p>
    <w:p>
      <w:pPr>
        <w:pStyle w:val="PL"/>
        <w:rPr/>
      </w:pPr>
      <w:r>
        <w:rPr/>
        <w:tab/>
        <w:tab/>
        <w:t>bw100,</w:t>
      </w:r>
    </w:p>
    <w:p>
      <w:pPr>
        <w:pStyle w:val="PL"/>
        <w:rPr/>
      </w:pPr>
      <w:r>
        <w:rPr/>
        <w:tab/>
        <w:tab/>
        <w:t>...</w:t>
      </w:r>
    </w:p>
    <w:p>
      <w:pPr>
        <w:pStyle w:val="PL"/>
        <w:rPr/>
      </w:pPr>
      <w:r>
        <w:rPr/>
        <w:t>}</w:t>
      </w:r>
    </w:p>
    <w:p>
      <w:pPr>
        <w:pStyle w:val="PL"/>
        <w:rPr/>
      </w:pPr>
      <w:r>
        <w:rPr/>
      </w:r>
    </w:p>
    <w:p>
      <w:pPr>
        <w:pStyle w:val="PL"/>
        <w:rPr/>
      </w:pPr>
      <w:r>
        <w:rPr/>
        <w:t>PRS-Configuration-Index ::= INTEGER (0..4095, ...)</w:t>
      </w:r>
    </w:p>
    <w:p>
      <w:pPr>
        <w:pStyle w:val="PL"/>
        <w:rPr/>
      </w:pPr>
      <w:r>
        <w:rPr/>
      </w:r>
    </w:p>
    <w:p>
      <w:pPr>
        <w:pStyle w:val="PL"/>
        <w:rPr/>
      </w:pPr>
      <w:r>
        <w:rPr/>
        <w:t>PRS-ID</w:t>
        <w:tab/>
        <w:t>::= INTEGER (0..4095, ...)</w:t>
      </w:r>
    </w:p>
    <w:p>
      <w:pPr>
        <w:pStyle w:val="PL"/>
        <w:rPr/>
      </w:pPr>
      <w:r>
        <w:rPr/>
      </w:r>
    </w:p>
    <w:p>
      <w:pPr>
        <w:pStyle w:val="PL"/>
        <w:rPr/>
      </w:pPr>
      <w:r>
        <w:rPr/>
        <w:t>PRSMutingConfiguration ::= CHOICE {</w:t>
      </w:r>
    </w:p>
    <w:p>
      <w:pPr>
        <w:pStyle w:val="PL"/>
        <w:rPr/>
      </w:pPr>
      <w:r>
        <w:rPr/>
        <w:tab/>
        <w:t xml:space="preserve">two </w:t>
        <w:tab/>
        <w:tab/>
        <w:tab/>
        <w:t>BIT STRING (SIZE (2)),</w:t>
      </w:r>
    </w:p>
    <w:p>
      <w:pPr>
        <w:pStyle w:val="PL"/>
        <w:rPr/>
      </w:pPr>
      <w:r>
        <w:rPr/>
        <w:tab/>
        <w:t xml:space="preserve">four </w:t>
        <w:tab/>
        <w:tab/>
        <w:tab/>
        <w:t>BIT STRING (SIZE (4)),</w:t>
      </w:r>
    </w:p>
    <w:p>
      <w:pPr>
        <w:pStyle w:val="PL"/>
        <w:rPr/>
      </w:pPr>
      <w:r>
        <w:rPr/>
        <w:tab/>
        <w:t xml:space="preserve">eight </w:t>
        <w:tab/>
        <w:tab/>
        <w:tab/>
        <w:t>BIT STRING (SIZE (8)),</w:t>
      </w:r>
    </w:p>
    <w:p>
      <w:pPr>
        <w:pStyle w:val="PL"/>
        <w:rPr/>
      </w:pPr>
      <w:r>
        <w:rPr/>
        <w:tab/>
        <w:t xml:space="preserve">sixteen </w:t>
        <w:tab/>
        <w:tab/>
        <w:t>BIT STRING (SIZE (16)),</w:t>
      </w:r>
    </w:p>
    <w:p>
      <w:pPr>
        <w:pStyle w:val="PL"/>
        <w:rPr/>
      </w:pPr>
      <w:r>
        <w:rPr/>
        <w:tab/>
        <w:t>...,</w:t>
      </w:r>
    </w:p>
    <w:p>
      <w:pPr>
        <w:pStyle w:val="PL"/>
        <w:rPr/>
      </w:pPr>
      <w:r>
        <w:rPr/>
        <w:tab/>
        <w:t>thirty-two</w:t>
        <w:tab/>
        <w:tab/>
        <w:tab/>
        <w:tab/>
        <w:tab/>
        <w:tab/>
        <w:t>BIT STRING (SIZE (32)),</w:t>
      </w:r>
    </w:p>
    <w:p>
      <w:pPr>
        <w:pStyle w:val="PL"/>
        <w:rPr/>
      </w:pPr>
      <w:r>
        <w:rPr/>
        <w:tab/>
        <w:t>sixty-four</w:t>
        <w:tab/>
        <w:tab/>
        <w:tab/>
        <w:tab/>
        <w:tab/>
        <w:tab/>
        <w:t>BIT STRING (SIZE (64)),</w:t>
      </w:r>
    </w:p>
    <w:p>
      <w:pPr>
        <w:pStyle w:val="PL"/>
        <w:rPr/>
      </w:pPr>
      <w:r>
        <w:rPr/>
        <w:tab/>
        <w:t>one-hundred-and-twenty-eight</w:t>
        <w:tab/>
        <w:t>BIT STRING (SIZE (128)),</w:t>
      </w:r>
    </w:p>
    <w:p>
      <w:pPr>
        <w:pStyle w:val="PL"/>
        <w:rPr/>
      </w:pPr>
      <w:r>
        <w:rPr/>
        <w:tab/>
        <w:t>two-hundred-and-fifty-six</w:t>
        <w:tab/>
        <w:tab/>
        <w:t>BIT STRING (SIZE (256)),</w:t>
      </w:r>
    </w:p>
    <w:p>
      <w:pPr>
        <w:pStyle w:val="PL"/>
        <w:rPr/>
      </w:pPr>
      <w:r>
        <w:rPr/>
        <w:tab/>
        <w:t>five-hundred-and-twelve</w:t>
        <w:tab/>
        <w:tab/>
        <w:tab/>
        <w:t>BIT STRING (SIZE (512)),</w:t>
      </w:r>
    </w:p>
    <w:p>
      <w:pPr>
        <w:pStyle w:val="PL"/>
        <w:rPr/>
      </w:pPr>
      <w:r>
        <w:rPr/>
        <w:tab/>
        <w:t>one-thousand-and-twenty-four</w:t>
        <w:tab/>
        <w:t>BIT STRING (SIZE (1024))</w:t>
      </w:r>
    </w:p>
    <w:p>
      <w:pPr>
        <w:pStyle w:val="PL"/>
        <w:rPr/>
      </w:pPr>
      <w:r>
        <w:rPr/>
        <w:t>}</w:t>
      </w:r>
    </w:p>
    <w:p>
      <w:pPr>
        <w:pStyle w:val="PL"/>
        <w:rPr/>
      </w:pPr>
      <w:r>
        <w:rPr/>
      </w:r>
    </w:p>
    <w:p>
      <w:pPr>
        <w:pStyle w:val="PL"/>
        <w:rPr/>
      </w:pPr>
      <w:r>
        <w:rPr>
          <w:lang w:val="en-GB" w:eastAsia="ko-KR"/>
        </w:rPr>
        <w:t>PRSOccasionGroup ::= ENUMERATED {</w:t>
      </w:r>
    </w:p>
    <w:p>
      <w:pPr>
        <w:pStyle w:val="PL"/>
        <w:rPr>
          <w:lang w:val="en-GB" w:eastAsia="ko-KR"/>
        </w:rPr>
      </w:pPr>
      <w:r>
        <w:rPr>
          <w:lang w:val="en-GB" w:eastAsia="ko-KR"/>
        </w:rPr>
        <w:tab/>
        <w:t>og2,</w:t>
      </w:r>
    </w:p>
    <w:p>
      <w:pPr>
        <w:pStyle w:val="PL"/>
        <w:rPr>
          <w:lang w:val="en-GB" w:eastAsia="ko-KR"/>
        </w:rPr>
      </w:pPr>
      <w:r>
        <w:rPr>
          <w:lang w:val="en-GB" w:eastAsia="ko-KR"/>
        </w:rPr>
        <w:tab/>
        <w:t>og4,</w:t>
      </w:r>
    </w:p>
    <w:p>
      <w:pPr>
        <w:pStyle w:val="PL"/>
        <w:rPr>
          <w:lang w:val="en-GB" w:eastAsia="ko-KR"/>
        </w:rPr>
      </w:pPr>
      <w:r>
        <w:rPr>
          <w:lang w:val="en-GB" w:eastAsia="ko-KR"/>
        </w:rPr>
        <w:tab/>
        <w:t>og8,</w:t>
      </w:r>
    </w:p>
    <w:p>
      <w:pPr>
        <w:pStyle w:val="PL"/>
        <w:rPr>
          <w:lang w:val="en-GB" w:eastAsia="ko-KR"/>
        </w:rPr>
      </w:pPr>
      <w:r>
        <w:rPr>
          <w:lang w:val="en-GB" w:eastAsia="ko-KR"/>
        </w:rPr>
        <w:tab/>
        <w:t>og16,</w:t>
      </w:r>
    </w:p>
    <w:p>
      <w:pPr>
        <w:pStyle w:val="PL"/>
        <w:rPr/>
      </w:pPr>
      <w:r>
        <w:rPr>
          <w:lang w:val="en-GB" w:eastAsia="ko-KR"/>
        </w:rPr>
        <w:tab/>
        <w:t>og32,</w:t>
      </w:r>
    </w:p>
    <w:p>
      <w:pPr>
        <w:pStyle w:val="PL"/>
        <w:rPr/>
      </w:pPr>
      <w:r>
        <w:rPr>
          <w:lang w:val="en-GB" w:eastAsia="ko-KR"/>
        </w:rPr>
        <w:tab/>
        <w:t>og64,</w:t>
      </w:r>
    </w:p>
    <w:p>
      <w:pPr>
        <w:pStyle w:val="PL"/>
        <w:rPr>
          <w:lang w:val="en-GB" w:eastAsia="ko-KR"/>
        </w:rPr>
      </w:pPr>
      <w:r>
        <w:rPr>
          <w:lang w:val="en-GB" w:eastAsia="ko-KR"/>
        </w:rPr>
        <w:tab/>
        <w:t>og128,</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lang w:val="en-GB" w:eastAsia="ko-KR"/>
        </w:rPr>
        <w:t>PRSFrequencyHoppingConfiguration ::= SEQUENCE {</w:t>
      </w:r>
    </w:p>
    <w:p>
      <w:pPr>
        <w:pStyle w:val="PL"/>
        <w:rPr>
          <w:lang w:val="en-GB" w:eastAsia="ko-KR"/>
        </w:rPr>
      </w:pPr>
      <w:r>
        <w:rPr>
          <w:lang w:val="en-GB" w:eastAsia="ko-KR"/>
        </w:rPr>
        <w:tab/>
        <w:t>noOfFreqHoppingBands</w:t>
        <w:tab/>
        <w:tab/>
        <w:t>NumberOfFrequencyHoppingBands,</w:t>
      </w:r>
    </w:p>
    <w:p>
      <w:pPr>
        <w:pStyle w:val="PL"/>
        <w:rPr/>
      </w:pPr>
      <w:r>
        <w:rPr>
          <w:lang w:val="en-GB" w:eastAsia="ko-KR"/>
        </w:rPr>
        <w:tab/>
        <w:t>bandPositions</w:t>
        <w:tab/>
        <w:tab/>
        <w:tab/>
        <w:tab/>
        <w:t>SEQUENCE(SIZE (1..maxnoFreqHoppingBandsMinusOne)) OF NarrowBandIndex,</w:t>
      </w:r>
    </w:p>
    <w:p>
      <w:pPr>
        <w:pStyle w:val="PL"/>
        <w:rPr/>
      </w:pPr>
      <w:r>
        <w:rPr>
          <w:lang w:val="en-GB" w:eastAsia="ko-KR"/>
        </w:rPr>
        <w:tab/>
        <w:t>iE-Extensions</w:t>
        <w:tab/>
        <w:tab/>
        <w:tab/>
        <w:tab/>
        <w:t>ProtocolExtensionContainer { { PRSFrequencyHoppingConfiguration-Item-IEs} } OPTIONAL,</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t>PRSFrequencyHoppingConfiguration-Item-IEs LPPA-PROTOCOL-EXTENSION ::= {</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t>-- Q</w:t>
      </w:r>
    </w:p>
    <w:p>
      <w:pPr>
        <w:pStyle w:val="PL"/>
        <w:rPr/>
      </w:pPr>
      <w:r>
        <w:rPr/>
        <w:t>-- R</w:t>
      </w:r>
    </w:p>
    <w:p>
      <w:pPr>
        <w:pStyle w:val="PL"/>
        <w:rPr/>
      </w:pPr>
      <w:r>
        <w:rPr/>
      </w:r>
    </w:p>
    <w:p>
      <w:pPr>
        <w:pStyle w:val="PL"/>
        <w:rPr/>
      </w:pPr>
      <w:r>
        <w:rPr>
          <w:rFonts w:cs="Courier New"/>
          <w:szCs w:val="16"/>
          <w:lang w:val="en-GB" w:eastAsia="ko-KR"/>
        </w:rPr>
        <w:t>RepetitionNumberofSIB1-NB</w:t>
      </w:r>
      <w:r>
        <w:rPr>
          <w:lang w:val="en-GB" w:eastAsia="ko-KR"/>
        </w:rPr>
        <w:t xml:space="preserve"> ::= ENUMERATED {</w:t>
      </w:r>
    </w:p>
    <w:p>
      <w:pPr>
        <w:pStyle w:val="PL"/>
        <w:rPr>
          <w:lang w:val="en-GB" w:eastAsia="ko-KR"/>
        </w:rPr>
      </w:pPr>
      <w:r>
        <w:rPr>
          <w:lang w:val="en-GB" w:eastAsia="ko-KR"/>
        </w:rPr>
        <w:tab/>
        <w:t>r4,</w:t>
      </w:r>
    </w:p>
    <w:p>
      <w:pPr>
        <w:pStyle w:val="PL"/>
        <w:rPr>
          <w:lang w:val="en-GB" w:eastAsia="ko-KR"/>
        </w:rPr>
      </w:pPr>
      <w:r>
        <w:rPr>
          <w:lang w:val="en-GB" w:eastAsia="ko-KR"/>
        </w:rPr>
        <w:tab/>
        <w:t>r8,</w:t>
      </w:r>
    </w:p>
    <w:p>
      <w:pPr>
        <w:pStyle w:val="PL"/>
        <w:rPr>
          <w:lang w:val="en-GB" w:eastAsia="ko-KR"/>
        </w:rPr>
      </w:pPr>
      <w:r>
        <w:rPr>
          <w:lang w:val="en-GB" w:eastAsia="ko-KR"/>
        </w:rPr>
        <w:tab/>
        <w:t>r16,</w:t>
      </w:r>
    </w:p>
    <w:p>
      <w:pPr>
        <w:pStyle w:val="PL"/>
        <w:rPr>
          <w:lang w:val="en-GB" w:eastAsia="ko-KR"/>
        </w:rPr>
      </w:pPr>
      <w:r>
        <w:rPr>
          <w:lang w:val="en-GB" w:eastAsia="ko-KR"/>
        </w:rPr>
        <w:tab/>
        <w:t>...</w:t>
      </w:r>
    </w:p>
    <w:p>
      <w:pPr>
        <w:pStyle w:val="PL"/>
        <w:rPr/>
      </w:pPr>
      <w:r>
        <w:rPr/>
        <w:t>}</w:t>
      </w:r>
    </w:p>
    <w:p>
      <w:pPr>
        <w:pStyle w:val="PL"/>
        <w:rPr/>
      </w:pPr>
      <w:r>
        <w:rPr/>
      </w:r>
    </w:p>
    <w:p>
      <w:pPr>
        <w:pStyle w:val="PL"/>
        <w:rPr/>
      </w:pPr>
      <w:r>
        <w:rPr>
          <w:lang w:val="en-GB" w:eastAsia="ko-KR"/>
        </w:rPr>
        <w:t>ReportCharacteristics ::= ENUMERATED {</w:t>
      </w:r>
    </w:p>
    <w:p>
      <w:pPr>
        <w:pStyle w:val="PL"/>
        <w:rPr>
          <w:lang w:val="en-GB" w:eastAsia="ko-KR"/>
        </w:rPr>
      </w:pPr>
      <w:r>
        <w:rPr>
          <w:lang w:val="en-GB" w:eastAsia="ko-KR"/>
        </w:rPr>
        <w:tab/>
        <w:t>onDemand,</w:t>
      </w:r>
    </w:p>
    <w:p>
      <w:pPr>
        <w:pStyle w:val="PL"/>
        <w:rPr>
          <w:lang w:val="en-GB" w:eastAsia="ko-KR"/>
        </w:rPr>
      </w:pPr>
      <w:r>
        <w:rPr>
          <w:lang w:val="en-GB" w:eastAsia="ko-KR"/>
        </w:rPr>
        <w:tab/>
        <w:t>periodic,</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lang w:val="en-GB" w:eastAsia="ko-KR"/>
        </w:rPr>
        <w:t>RequestedSRSTransmissionCharacteristics ::= SEQUENCE {</w:t>
      </w:r>
    </w:p>
    <w:p>
      <w:pPr>
        <w:pStyle w:val="PL"/>
        <w:rPr>
          <w:lang w:val="en-GB" w:eastAsia="ko-KR"/>
        </w:rPr>
      </w:pPr>
      <w:r>
        <w:rPr>
          <w:lang w:val="en-GB" w:eastAsia="ko-KR"/>
        </w:rPr>
        <w:tab/>
        <w:t>numberOfTransmissions</w:t>
        <w:tab/>
        <w:t>INTEGER (0..500, ...),</w:t>
      </w:r>
    </w:p>
    <w:p>
      <w:pPr>
        <w:pStyle w:val="PL"/>
        <w:rPr/>
      </w:pPr>
      <w:r>
        <w:rPr>
          <w:lang w:val="en-GB" w:eastAsia="ko-KR"/>
        </w:rPr>
        <w:tab/>
        <w:t>bandwidth</w:t>
        <w:tab/>
        <w:tab/>
        <w:tab/>
        <w:tab/>
        <w:t>INTEGER (1..100, ...),</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lang w:val="en-GB" w:eastAsia="ko-KR"/>
        </w:rPr>
      </w:pPr>
      <w:r>
        <w:rPr>
          <w:lang w:val="en-GB" w:eastAsia="ko-KR"/>
        </w:rPr>
        <w:t xml:space="preserve">ResultRSRP ::= SEQUENCE </w:t>
      </w:r>
      <w:r>
        <w:rPr>
          <w:rFonts w:cs="Courier New"/>
          <w:szCs w:val="16"/>
          <w:lang w:val="en-GB" w:eastAsia="ko-KR"/>
        </w:rPr>
        <w:t>(SIZE (1.. maxCellReport)) OF ResultRSRP-Item</w:t>
      </w:r>
    </w:p>
    <w:p>
      <w:pPr>
        <w:pStyle w:val="PL"/>
        <w:rPr>
          <w:rFonts w:cs="Courier New"/>
          <w:szCs w:val="16"/>
          <w:lang w:val="en-GB" w:eastAsia="ko-KR"/>
        </w:rPr>
      </w:pPr>
      <w:r>
        <w:rPr>
          <w:rFonts w:cs="Courier New"/>
          <w:szCs w:val="16"/>
          <w:lang w:val="en-GB" w:eastAsia="ko-KR"/>
        </w:rPr>
      </w:r>
    </w:p>
    <w:p>
      <w:pPr>
        <w:pStyle w:val="PL"/>
        <w:rPr>
          <w:lang w:val="en-GB" w:eastAsia="ko-KR"/>
        </w:rPr>
      </w:pPr>
      <w:r>
        <w:rPr>
          <w:rFonts w:cs="Courier New"/>
          <w:szCs w:val="16"/>
          <w:lang w:val="en-GB" w:eastAsia="ko-KR"/>
        </w:rPr>
        <w:t>ResultRSRP-Item ::= SEQUENCE {</w:t>
      </w:r>
    </w:p>
    <w:p>
      <w:pPr>
        <w:pStyle w:val="PL"/>
        <w:rPr>
          <w:lang w:val="en-GB" w:eastAsia="ko-KR"/>
        </w:rPr>
      </w:pPr>
      <w:r>
        <w:rPr>
          <w:lang w:val="en-GB" w:eastAsia="ko-KR"/>
        </w:rPr>
        <w:tab/>
        <w:t>pCI</w:t>
        <w:tab/>
        <w:tab/>
        <w:tab/>
        <w:tab/>
        <w:t>PCI,</w:t>
      </w:r>
    </w:p>
    <w:p>
      <w:pPr>
        <w:pStyle w:val="PL"/>
        <w:rPr>
          <w:lang w:val="en-GB" w:eastAsia="ko-KR"/>
        </w:rPr>
      </w:pPr>
      <w:r>
        <w:rPr>
          <w:lang w:val="en-GB" w:eastAsia="ko-KR"/>
        </w:rPr>
        <w:tab/>
        <w:t>eARFCN</w:t>
        <w:tab/>
        <w:tab/>
        <w:tab/>
        <w:t>EARFCN,</w:t>
      </w:r>
    </w:p>
    <w:p>
      <w:pPr>
        <w:pStyle w:val="PL"/>
        <w:rPr/>
      </w:pPr>
      <w:r>
        <w:rPr>
          <w:lang w:val="en-GB" w:eastAsia="ko-KR"/>
        </w:rPr>
        <w:tab/>
        <w:t>eCGI</w:t>
        <w:tab/>
        <w:tab/>
        <w:tab/>
        <w:t>ECGI OPTIONAL,</w:t>
      </w:r>
    </w:p>
    <w:p>
      <w:pPr>
        <w:pStyle w:val="PL"/>
        <w:rPr>
          <w:lang w:val="en-GB" w:eastAsia="ko-KR"/>
        </w:rPr>
      </w:pPr>
      <w:r>
        <w:rPr>
          <w:lang w:val="en-GB" w:eastAsia="ko-KR"/>
        </w:rPr>
        <w:tab/>
        <w:t>valueRSRP</w:t>
        <w:tab/>
        <w:tab/>
        <w:t>ValueRSRP,</w:t>
      </w:r>
    </w:p>
    <w:p>
      <w:pPr>
        <w:pStyle w:val="PL"/>
        <w:rPr/>
      </w:pPr>
      <w:r>
        <w:rPr>
          <w:lang w:val="en-GB" w:eastAsia="ko-KR"/>
        </w:rPr>
        <w:tab/>
        <w:t>iE-Extensions</w:t>
        <w:tab/>
        <w:t xml:space="preserve">ProtocolExtensionContainer { { </w:t>
      </w:r>
      <w:r>
        <w:rPr>
          <w:rFonts w:cs="Courier New"/>
          <w:szCs w:val="16"/>
          <w:lang w:val="en-GB" w:eastAsia="ko-KR"/>
        </w:rPr>
        <w:t>ResultRSRP-Item</w:t>
      </w:r>
      <w:r>
        <w:rPr>
          <w:lang w:val="en-GB" w:eastAsia="ko-KR"/>
        </w:rPr>
        <w:t>-ExtIEs} } OPTIONAL,</w:t>
      </w:r>
    </w:p>
    <w:p>
      <w:pPr>
        <w:pStyle w:val="PL"/>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rFonts w:cs="Courier New"/>
          <w:szCs w:val="16"/>
        </w:rPr>
        <w:t>ResultRSRP-Item</w:t>
      </w:r>
      <w:r>
        <w:rPr/>
        <w:t>-ExtIEs LPPA-PROTOCOL-EXTENSION ::= {</w:t>
      </w:r>
    </w:p>
    <w:p>
      <w:pPr>
        <w:pStyle w:val="PL"/>
        <w:rPr/>
      </w:pPr>
      <w:r>
        <w:rPr/>
        <w:tab/>
        <w:t>...</w:t>
      </w:r>
    </w:p>
    <w:p>
      <w:pPr>
        <w:pStyle w:val="PL"/>
        <w:rPr/>
      </w:pPr>
      <w:r>
        <w:rPr/>
        <w:t>}</w:t>
      </w:r>
    </w:p>
    <w:p>
      <w:pPr>
        <w:pStyle w:val="PL"/>
        <w:rPr/>
      </w:pPr>
      <w:r>
        <w:rPr/>
      </w:r>
    </w:p>
    <w:p>
      <w:pPr>
        <w:pStyle w:val="PL"/>
        <w:rPr>
          <w:lang w:val="en-GB" w:eastAsia="ko-KR"/>
        </w:rPr>
      </w:pPr>
      <w:r>
        <w:rPr>
          <w:lang w:val="en-GB" w:eastAsia="ko-KR"/>
        </w:rPr>
        <w:t xml:space="preserve">ResultRSRQ ::= SEQUENCE </w:t>
      </w:r>
      <w:r>
        <w:rPr>
          <w:rFonts w:cs="Courier New"/>
          <w:szCs w:val="16"/>
          <w:lang w:val="en-GB" w:eastAsia="ko-KR"/>
        </w:rPr>
        <w:t>(SIZE (1.. maxCellReport)) OF ResultRSRQ-Item</w:t>
      </w:r>
    </w:p>
    <w:p>
      <w:pPr>
        <w:pStyle w:val="PL"/>
        <w:rPr>
          <w:lang w:val="en-GB" w:eastAsia="ko-KR"/>
        </w:rPr>
      </w:pPr>
      <w:r>
        <w:rPr>
          <w:lang w:val="en-GB" w:eastAsia="ko-KR"/>
        </w:rPr>
      </w:r>
    </w:p>
    <w:p>
      <w:pPr>
        <w:pStyle w:val="PL"/>
        <w:rPr>
          <w:lang w:val="en-GB" w:eastAsia="ko-KR"/>
        </w:rPr>
      </w:pPr>
      <w:r>
        <w:rPr>
          <w:lang w:val="en-GB" w:eastAsia="ko-KR"/>
        </w:rPr>
        <w:t>ResultRSRQ-Item ::= SEQUENCE {</w:t>
      </w:r>
    </w:p>
    <w:p>
      <w:pPr>
        <w:pStyle w:val="PL"/>
        <w:rPr>
          <w:lang w:val="en-GB" w:eastAsia="ko-KR"/>
        </w:rPr>
      </w:pPr>
      <w:r>
        <w:rPr>
          <w:lang w:val="en-GB" w:eastAsia="ko-KR"/>
        </w:rPr>
        <w:tab/>
        <w:t>pCI</w:t>
        <w:tab/>
        <w:tab/>
        <w:tab/>
        <w:tab/>
        <w:t>PCI,</w:t>
      </w:r>
    </w:p>
    <w:p>
      <w:pPr>
        <w:pStyle w:val="PL"/>
        <w:rPr>
          <w:lang w:val="en-GB" w:eastAsia="ko-KR"/>
        </w:rPr>
      </w:pPr>
      <w:r>
        <w:rPr>
          <w:lang w:val="en-GB" w:eastAsia="ko-KR"/>
        </w:rPr>
        <w:tab/>
        <w:t>eARFCN</w:t>
        <w:tab/>
        <w:tab/>
        <w:tab/>
        <w:t>EARFCN,</w:t>
      </w:r>
    </w:p>
    <w:p>
      <w:pPr>
        <w:pStyle w:val="PL"/>
        <w:rPr/>
      </w:pPr>
      <w:r>
        <w:rPr>
          <w:lang w:val="en-GB" w:eastAsia="ko-KR"/>
        </w:rPr>
        <w:tab/>
        <w:t>eCGI</w:t>
        <w:tab/>
        <w:tab/>
        <w:tab/>
        <w:t>ECGI OPTIONAL,</w:t>
      </w:r>
    </w:p>
    <w:p>
      <w:pPr>
        <w:pStyle w:val="PL"/>
        <w:rPr>
          <w:lang w:val="fr-FR" w:eastAsia="ko-KR"/>
        </w:rPr>
      </w:pPr>
      <w:r>
        <w:rPr>
          <w:lang w:val="en-GB" w:eastAsia="ko-KR"/>
        </w:rPr>
        <w:tab/>
      </w:r>
      <w:r>
        <w:rPr>
          <w:lang w:val="fr-FR" w:eastAsia="ko-KR"/>
        </w:rPr>
        <w:t>valueRSRQ</w:t>
        <w:tab/>
        <w:tab/>
        <w:t>ValueRSRQ,</w:t>
      </w:r>
    </w:p>
    <w:p>
      <w:pPr>
        <w:pStyle w:val="PL"/>
        <w:rPr>
          <w:lang w:val="fr-FR" w:eastAsia="en-US"/>
        </w:rPr>
      </w:pPr>
      <w:r>
        <w:rPr>
          <w:lang w:val="fr-FR" w:eastAsia="en-US"/>
        </w:rPr>
        <w:tab/>
        <w:t>iE-Extensions</w:t>
        <w:tab/>
        <w:t xml:space="preserve">ProtocolExtensionContainer { { </w:t>
      </w:r>
      <w:r>
        <w:rPr>
          <w:rFonts w:cs="Courier New"/>
          <w:szCs w:val="16"/>
          <w:lang w:val="fr-FR" w:eastAsia="en-US"/>
        </w:rPr>
        <w:t>ResultRSRQ-Item</w:t>
      </w:r>
      <w:r>
        <w:rPr>
          <w:lang w:val="fr-FR" w:eastAsia="en-US"/>
        </w:rPr>
        <w:t>-ExtIEs} } OPTIONAL,</w:t>
      </w:r>
    </w:p>
    <w:p>
      <w:pPr>
        <w:pStyle w:val="PL"/>
        <w:rPr/>
      </w:pPr>
      <w:r>
        <w:rPr>
          <w:lang w:val="fr-FR" w:eastAsia="en-US"/>
        </w:rPr>
        <w:tab/>
      </w:r>
      <w:r>
        <w:rPr/>
        <w:t>...</w:t>
      </w:r>
    </w:p>
    <w:p>
      <w:pPr>
        <w:pStyle w:val="PL"/>
        <w:rPr/>
      </w:pPr>
      <w:r>
        <w:rPr/>
        <w:t>}</w:t>
      </w:r>
    </w:p>
    <w:p>
      <w:pPr>
        <w:pStyle w:val="PL"/>
        <w:rPr/>
      </w:pPr>
      <w:r>
        <w:rPr/>
      </w:r>
    </w:p>
    <w:p>
      <w:pPr>
        <w:pStyle w:val="PL"/>
        <w:rPr/>
      </w:pPr>
      <w:r>
        <w:rPr>
          <w:rFonts w:cs="Courier New"/>
          <w:szCs w:val="16"/>
        </w:rPr>
        <w:t>ResultRSRQ-Item</w:t>
      </w:r>
      <w:r>
        <w:rPr/>
        <w:t>-ExtIEs LPPA-PROTOCOL-EXTENSION ::= {</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pPr>
      <w:r>
        <w:rPr/>
        <w:t>ResultGERAN ::= SEQUENCE (SIZE (1.. maxGERANMeas)) OF ResultGERAN-Item</w:t>
      </w:r>
    </w:p>
    <w:p>
      <w:pPr>
        <w:pStyle w:val="PL"/>
        <w:rPr/>
      </w:pPr>
      <w:r>
        <w:rPr/>
      </w:r>
    </w:p>
    <w:p>
      <w:pPr>
        <w:pStyle w:val="PL"/>
        <w:rPr/>
      </w:pPr>
      <w:r>
        <w:rPr/>
        <w:t>ResultGERAN-Item ::= SEQUENCE {</w:t>
      </w:r>
    </w:p>
    <w:p>
      <w:pPr>
        <w:pStyle w:val="PL"/>
        <w:rPr/>
      </w:pPr>
      <w:r>
        <w:rPr/>
        <w:tab/>
        <w:t>bCCH</w:t>
        <w:tab/>
        <w:tab/>
        <w:tab/>
        <w:tab/>
        <w:t>BCCH,</w:t>
      </w:r>
    </w:p>
    <w:p>
      <w:pPr>
        <w:pStyle w:val="PL"/>
        <w:rPr/>
      </w:pPr>
      <w:r>
        <w:rPr/>
        <w:tab/>
        <w:t>physCellIDGERAN</w:t>
        <w:tab/>
        <w:tab/>
        <w:t>PhysCellIDGERAN,</w:t>
      </w:r>
    </w:p>
    <w:p>
      <w:pPr>
        <w:pStyle w:val="PL"/>
        <w:rPr/>
      </w:pPr>
      <w:r>
        <w:rPr/>
        <w:tab/>
        <w:t>rSSI</w:t>
        <w:tab/>
        <w:tab/>
        <w:tab/>
        <w:tab/>
        <w:t>RSSI,</w:t>
      </w:r>
    </w:p>
    <w:p>
      <w:pPr>
        <w:pStyle w:val="PL"/>
        <w:rPr/>
      </w:pPr>
      <w:r>
        <w:rPr/>
        <w:tab/>
        <w:t>iE-Extensions</w:t>
        <w:tab/>
        <w:tab/>
        <w:t>ProtocolExtensionContainer { { ResultGERAN-Item-ExtIEs} } OPTIONAL,</w:t>
      </w:r>
    </w:p>
    <w:p>
      <w:pPr>
        <w:pStyle w:val="PL"/>
        <w:rPr/>
      </w:pPr>
      <w:r>
        <w:rPr/>
        <w:tab/>
        <w:t>...</w:t>
      </w:r>
    </w:p>
    <w:p>
      <w:pPr>
        <w:pStyle w:val="PL"/>
        <w:rPr/>
      </w:pPr>
      <w:r>
        <w:rPr/>
        <w:t>}</w:t>
      </w:r>
    </w:p>
    <w:p>
      <w:pPr>
        <w:pStyle w:val="PL"/>
        <w:rPr/>
      </w:pPr>
      <w:r>
        <w:rPr/>
      </w:r>
    </w:p>
    <w:p>
      <w:pPr>
        <w:pStyle w:val="PL"/>
        <w:rPr/>
      </w:pPr>
      <w:r>
        <w:rPr/>
        <w:t>ResultGERAN-Item-ExtIEs LPPA-PROTOCOL-EXTENSION ::= {</w:t>
      </w:r>
    </w:p>
    <w:p>
      <w:pPr>
        <w:pStyle w:val="PL"/>
        <w:rPr/>
      </w:pPr>
      <w:r>
        <w:rPr/>
        <w:tab/>
        <w:t>...</w:t>
      </w:r>
    </w:p>
    <w:p>
      <w:pPr>
        <w:pStyle w:val="PL"/>
        <w:rPr/>
      </w:pPr>
      <w:r>
        <w:rPr/>
        <w:t>}</w:t>
      </w:r>
    </w:p>
    <w:p>
      <w:pPr>
        <w:pStyle w:val="PL"/>
        <w:rPr/>
      </w:pPr>
      <w:r>
        <w:rPr/>
      </w:r>
    </w:p>
    <w:p>
      <w:pPr>
        <w:pStyle w:val="PL"/>
        <w:rPr/>
      </w:pPr>
      <w:r>
        <w:rPr/>
        <w:t>ResultUTRAN ::= SEQUENCE (SIZE (1.. maxUTRANMeas)) OF ResultUTRAN-Item</w:t>
      </w:r>
    </w:p>
    <w:p>
      <w:pPr>
        <w:pStyle w:val="PL"/>
        <w:rPr/>
      </w:pPr>
      <w:r>
        <w:rPr/>
      </w:r>
    </w:p>
    <w:p>
      <w:pPr>
        <w:pStyle w:val="PL"/>
        <w:rPr/>
      </w:pPr>
      <w:r>
        <w:rPr/>
        <w:t>ResultUTRAN-Item ::= SEQUENCE {</w:t>
      </w:r>
    </w:p>
    <w:p>
      <w:pPr>
        <w:pStyle w:val="PL"/>
        <w:rPr/>
      </w:pPr>
      <w:r>
        <w:rPr/>
        <w:tab/>
        <w:t>uARFCN</w:t>
        <w:tab/>
        <w:tab/>
        <w:tab/>
        <w:tab/>
        <w:t>UARFCN,</w:t>
      </w:r>
    </w:p>
    <w:p>
      <w:pPr>
        <w:pStyle w:val="PL"/>
        <w:rPr/>
      </w:pPr>
      <w:r>
        <w:rPr/>
        <w:tab/>
        <w:t>physCellIDUTRAN</w:t>
        <w:tab/>
        <w:tab/>
        <w:t>CHOICE {</w:t>
      </w:r>
    </w:p>
    <w:p>
      <w:pPr>
        <w:pStyle w:val="PL"/>
        <w:rPr/>
      </w:pPr>
      <w:r>
        <w:rPr/>
        <w:tab/>
        <w:tab/>
        <w:t>physCellIDUTRA-FDD</w:t>
        <w:tab/>
        <w:tab/>
        <w:t>PhysCellIDUTRA-FDD,</w:t>
      </w:r>
    </w:p>
    <w:p>
      <w:pPr>
        <w:pStyle w:val="PL"/>
        <w:rPr/>
      </w:pPr>
      <w:r>
        <w:rPr/>
        <w:tab/>
        <w:tab/>
        <w:t>physCellIDUTRA-TDD</w:t>
        <w:tab/>
        <w:tab/>
        <w:t>PhysCellIDUTRA-TDD</w:t>
      </w:r>
    </w:p>
    <w:p>
      <w:pPr>
        <w:pStyle w:val="PL"/>
        <w:rPr/>
      </w:pPr>
      <w:r>
        <w:rPr/>
        <w:tab/>
        <w:t>},</w:t>
      </w:r>
    </w:p>
    <w:p>
      <w:pPr>
        <w:pStyle w:val="PL"/>
        <w:rPr/>
      </w:pPr>
      <w:r>
        <w:rPr/>
        <w:tab/>
        <w:t>uTRA-RSCP</w:t>
        <w:tab/>
        <w:tab/>
        <w:tab/>
        <w:t>UTRA-RSCP OPTIONAL,</w:t>
      </w:r>
    </w:p>
    <w:p>
      <w:pPr>
        <w:pStyle w:val="PL"/>
        <w:rPr/>
      </w:pPr>
      <w:r>
        <w:rPr/>
        <w:tab/>
        <w:t>uTRA-EcN0</w:t>
        <w:tab/>
        <w:tab/>
        <w:tab/>
        <w:t>UTRA-EcN0 OPTIONAL,</w:t>
      </w:r>
    </w:p>
    <w:p>
      <w:pPr>
        <w:pStyle w:val="PL"/>
        <w:rPr/>
      </w:pPr>
      <w:r>
        <w:rPr/>
        <w:tab/>
        <w:t>iE-Extensions</w:t>
        <w:tab/>
        <w:tab/>
        <w:t>ProtocolExtensionContainer { { ResultUTRAN-Item-ExtIEs} } OPTIONAL,</w:t>
      </w:r>
    </w:p>
    <w:p>
      <w:pPr>
        <w:pStyle w:val="PL"/>
        <w:rPr/>
      </w:pPr>
      <w:r>
        <w:rPr/>
        <w:tab/>
        <w:t>...</w:t>
      </w:r>
    </w:p>
    <w:p>
      <w:pPr>
        <w:pStyle w:val="PL"/>
        <w:rPr/>
      </w:pPr>
      <w:r>
        <w:rPr/>
        <w:t>}</w:t>
      </w:r>
    </w:p>
    <w:p>
      <w:pPr>
        <w:pStyle w:val="PL"/>
        <w:rPr/>
      </w:pPr>
      <w:r>
        <w:rPr/>
      </w:r>
    </w:p>
    <w:p>
      <w:pPr>
        <w:pStyle w:val="PL"/>
        <w:rPr/>
      </w:pPr>
      <w:r>
        <w:rPr/>
        <w:t>ResultUTRAN-Item-ExtIEs LPPA-PROTOCOL-EXTENSION ::= {</w:t>
      </w:r>
    </w:p>
    <w:p>
      <w:pPr>
        <w:pStyle w:val="PL"/>
        <w:rPr/>
      </w:pPr>
      <w:r>
        <w:rPr/>
        <w:tab/>
        <w:t>...</w:t>
      </w:r>
    </w:p>
    <w:p>
      <w:pPr>
        <w:pStyle w:val="PL"/>
        <w:rPr/>
      </w:pPr>
      <w:r>
        <w:rPr/>
        <w:t>}</w:t>
      </w:r>
    </w:p>
    <w:p>
      <w:pPr>
        <w:pStyle w:val="PL"/>
        <w:rPr/>
      </w:pPr>
      <w:r>
        <w:rPr/>
      </w:r>
    </w:p>
    <w:p>
      <w:pPr>
        <w:pStyle w:val="PL"/>
        <w:rPr/>
      </w:pPr>
      <w:r>
        <w:rPr/>
        <w:t>ResultNR ::= SEQUENCE (SIZE (1.. maxNRmeas)) OF ResultNR-Item</w:t>
      </w:r>
    </w:p>
    <w:p>
      <w:pPr>
        <w:pStyle w:val="PL"/>
        <w:rPr/>
      </w:pPr>
      <w:r>
        <w:rPr/>
      </w:r>
    </w:p>
    <w:p>
      <w:pPr>
        <w:pStyle w:val="PL"/>
        <w:rPr/>
      </w:pPr>
      <w:r>
        <w:rPr/>
        <w:t>ResultNR-Item ::= SEQUENCE {</w:t>
      </w:r>
    </w:p>
    <w:p>
      <w:pPr>
        <w:pStyle w:val="PL"/>
        <w:rPr/>
      </w:pPr>
      <w:r>
        <w:rPr/>
        <w:tab/>
        <w:t>nRARFCN</w:t>
        <w:tab/>
        <w:tab/>
        <w:tab/>
        <w:tab/>
        <w:t>NRARFCN,</w:t>
      </w:r>
    </w:p>
    <w:p>
      <w:pPr>
        <w:pStyle w:val="PL"/>
        <w:rPr/>
      </w:pPr>
      <w:r>
        <w:rPr/>
        <w:tab/>
        <w:t>nRPCI</w:t>
        <w:tab/>
        <w:tab/>
        <w:tab/>
        <w:tab/>
        <w:t>NRPCI,</w:t>
      </w:r>
    </w:p>
    <w:p>
      <w:pPr>
        <w:pStyle w:val="PL"/>
        <w:rPr/>
      </w:pPr>
      <w:r>
        <w:rPr/>
        <w:tab/>
        <w:t>sS-NRRSRP</w:t>
        <w:tab/>
        <w:tab/>
        <w:tab/>
        <w:t>SS-NRRSRP</w:t>
        <w:tab/>
        <w:t>OPTIONAL,</w:t>
      </w:r>
    </w:p>
    <w:p>
      <w:pPr>
        <w:pStyle w:val="PL"/>
        <w:rPr/>
      </w:pPr>
      <w:r>
        <w:rPr/>
        <w:tab/>
        <w:t>sS-NRRSRQ</w:t>
        <w:tab/>
        <w:tab/>
        <w:tab/>
        <w:t>SS-NRRSRQ</w:t>
        <w:tab/>
        <w:t>OPTIONAL,</w:t>
      </w:r>
    </w:p>
    <w:p>
      <w:pPr>
        <w:pStyle w:val="PL"/>
        <w:rPr/>
      </w:pPr>
      <w:r>
        <w:rPr/>
        <w:tab/>
        <w:t>iE-Extensions</w:t>
        <w:tab/>
        <w:tab/>
        <w:t>ProtocolExtensionContainer { { ResultNR-Item-ExtIEs} } OPTIONAL,</w:t>
      </w:r>
    </w:p>
    <w:p>
      <w:pPr>
        <w:pStyle w:val="PL"/>
        <w:rPr/>
      </w:pPr>
      <w:r>
        <w:rPr/>
        <w:tab/>
        <w:t>...</w:t>
      </w:r>
    </w:p>
    <w:p>
      <w:pPr>
        <w:pStyle w:val="PL"/>
        <w:rPr/>
      </w:pPr>
      <w:r>
        <w:rPr/>
        <w:t>}</w:t>
      </w:r>
    </w:p>
    <w:p>
      <w:pPr>
        <w:pStyle w:val="PL"/>
        <w:rPr/>
      </w:pPr>
      <w:r>
        <w:rPr/>
      </w:r>
    </w:p>
    <w:p>
      <w:pPr>
        <w:pStyle w:val="PL"/>
        <w:rPr/>
      </w:pPr>
      <w:r>
        <w:rPr/>
        <w:t>ResultNR-Item-ExtIEs LPPA-PROTOCOL-EXTENSION ::= {</w:t>
      </w:r>
    </w:p>
    <w:p>
      <w:pPr>
        <w:pStyle w:val="PL"/>
        <w:rPr/>
      </w:pPr>
      <w:r>
        <w:rPr>
          <w:rFonts w:eastAsia="DengXian;等线"/>
        </w:rPr>
        <w:tab/>
        <w:t xml:space="preserve">{ </w:t>
      </w:r>
      <w:r>
        <w:rPr>
          <w:lang w:val="en-GB" w:eastAsia="ko-KR"/>
        </w:rPr>
        <w:t>ID id-ResultsPerSSB-Index-List</w:t>
        <w:tab/>
        <w:tab/>
        <w:tab/>
        <w:tab/>
        <w:tab/>
        <w:tab/>
        <w:tab/>
        <w:t>CRITICALITY ignore</w:t>
        <w:tab/>
        <w:t>EXTENSION ResultsPerSSB-Index-List</w:t>
        <w:tab/>
        <w:tab/>
        <w:tab/>
        <w:tab/>
        <w:tab/>
        <w:t>PRESENCE optional}</w:t>
      </w:r>
      <w:r>
        <w:rPr>
          <w:rFonts w:eastAsia="DengXian;等线"/>
          <w:lang w:val="en-US" w:eastAsia="en-US"/>
        </w:rPr>
        <w:t>|</w:t>
      </w:r>
    </w:p>
    <w:p>
      <w:pPr>
        <w:pStyle w:val="PL"/>
        <w:rPr/>
      </w:pPr>
      <w:r>
        <w:rPr>
          <w:rFonts w:eastAsia="DengXian;等线"/>
        </w:rPr>
        <w:tab/>
        <w:t xml:space="preserve">{ </w:t>
      </w:r>
      <w:r>
        <w:rPr/>
        <w:t>ID id-NR-CGI</w:t>
        <w:tab/>
        <w:tab/>
        <w:tab/>
        <w:tab/>
        <w:tab/>
        <w:tab/>
        <w:tab/>
        <w:tab/>
        <w:tab/>
        <w:tab/>
        <w:tab/>
        <w:tab/>
        <w:t>CRITICALITY ignore</w:t>
        <w:tab/>
        <w:t>EXTENSION NR-CGI</w:t>
        <w:tab/>
        <w:tab/>
        <w:tab/>
        <w:tab/>
        <w:tab/>
        <w:tab/>
        <w:tab/>
        <w:tab/>
        <w:tab/>
        <w:tab/>
        <w:tab/>
        <w:t>PRESENCE optional},</w:t>
      </w:r>
    </w:p>
    <w:p>
      <w:pPr>
        <w:pStyle w:val="PL"/>
        <w:rPr/>
      </w:pPr>
      <w:r>
        <w:rPr/>
        <w:tab/>
        <w:t>...</w:t>
      </w:r>
    </w:p>
    <w:p>
      <w:pPr>
        <w:pStyle w:val="PL"/>
        <w:rPr/>
      </w:pPr>
      <w:r>
        <w:rPr/>
        <w:t>}</w:t>
      </w:r>
    </w:p>
    <w:p>
      <w:pPr>
        <w:pStyle w:val="PL"/>
        <w:rPr/>
      </w:pPr>
      <w:r>
        <w:rPr/>
      </w:r>
    </w:p>
    <w:p>
      <w:pPr>
        <w:pStyle w:val="PL"/>
        <w:rPr/>
      </w:pPr>
      <w:r>
        <w:rPr/>
      </w:r>
    </w:p>
    <w:p>
      <w:pPr>
        <w:pStyle w:val="PL"/>
        <w:rPr>
          <w:lang w:val="en-US" w:eastAsia="en-US"/>
        </w:rPr>
      </w:pPr>
      <w:r>
        <w:rPr>
          <w:lang w:val="en-US" w:eastAsia="en-US"/>
        </w:rPr>
        <w:t>ResultsPer</w:t>
      </w:r>
      <w:r>
        <w:rPr>
          <w:lang w:val="en-US" w:eastAsia="en-US"/>
        </w:rPr>
        <w:t>SS</w:t>
      </w:r>
      <w:r>
        <w:rPr>
          <w:lang w:val="en-US" w:eastAsia="en-US"/>
        </w:rPr>
        <w:t>B</w:t>
      </w:r>
      <w:r>
        <w:rPr>
          <w:lang w:val="en-US" w:eastAsia="en-US"/>
        </w:rPr>
        <w:t>-Index-List ::= SEQUENCE (SIZE(1..maxResult</w:t>
      </w:r>
      <w:r>
        <w:rPr>
          <w:lang w:val="en-US" w:eastAsia="en-US"/>
        </w:rPr>
        <w:t>s</w:t>
      </w:r>
      <w:r>
        <w:rPr>
          <w:lang w:val="en-US" w:eastAsia="en-US"/>
        </w:rPr>
        <w:t xml:space="preserve">PerSSBIndex)) </w:t>
      </w:r>
      <w:r>
        <w:rPr>
          <w:lang w:val="en-US" w:eastAsia="en-US"/>
        </w:rPr>
        <w:t>OF ResultsPer</w:t>
      </w:r>
      <w:r>
        <w:rPr>
          <w:lang w:val="en-US" w:eastAsia="en-US"/>
        </w:rPr>
        <w:t>SS</w:t>
      </w:r>
      <w:r>
        <w:rPr>
          <w:lang w:val="en-US" w:eastAsia="en-US"/>
        </w:rPr>
        <w:t>B</w:t>
      </w:r>
      <w:r>
        <w:rPr>
          <w:lang w:val="en-US" w:eastAsia="en-US"/>
        </w:rPr>
        <w:t>-Index-Item</w:t>
      </w:r>
    </w:p>
    <w:p>
      <w:pPr>
        <w:pStyle w:val="PL"/>
        <w:rPr>
          <w:lang w:val="en-US" w:eastAsia="en-US"/>
        </w:rPr>
      </w:pPr>
      <w:r>
        <w:rPr>
          <w:lang w:val="en-US" w:eastAsia="en-US"/>
        </w:rPr>
      </w:r>
    </w:p>
    <w:p>
      <w:pPr>
        <w:pStyle w:val="PL"/>
        <w:rPr>
          <w:lang w:val="en-US" w:eastAsia="en-US"/>
        </w:rPr>
      </w:pPr>
      <w:r>
        <w:rPr>
          <w:lang w:val="en-US" w:eastAsia="en-US"/>
        </w:rPr>
        <w:t>ResultsPerSSB-Index-Item ::=</w:t>
      </w:r>
      <w:r>
        <w:rPr>
          <w:lang w:val="en-US" w:eastAsia="en-US"/>
        </w:rPr>
        <w:t>SEQUENCE {</w:t>
      </w:r>
    </w:p>
    <w:p>
      <w:pPr>
        <w:pStyle w:val="PL"/>
        <w:rPr>
          <w:lang w:val="en-US" w:eastAsia="en-US"/>
        </w:rPr>
      </w:pPr>
      <w:r>
        <w:rPr>
          <w:lang w:val="en-US" w:eastAsia="en-US"/>
        </w:rPr>
        <w:tab/>
        <w:t>sSB-Index</w:t>
        <w:tab/>
        <w:tab/>
        <w:tab/>
        <w:tab/>
        <w:tab/>
        <w:t>SSB-Index,</w:t>
      </w:r>
    </w:p>
    <w:p>
      <w:pPr>
        <w:pStyle w:val="PL"/>
        <w:rPr>
          <w:lang w:val="en-US" w:eastAsia="en-US"/>
        </w:rPr>
      </w:pPr>
      <w:r>
        <w:rPr>
          <w:lang w:val="en-US" w:eastAsia="en-US"/>
        </w:rPr>
        <w:tab/>
        <w:t>sS-NRRSRPBeamValue</w:t>
        <w:tab/>
        <w:tab/>
        <w:tab/>
        <w:t>SS-NRRSRP</w:t>
      </w:r>
      <w:r>
        <w:rPr/>
        <w:tab/>
        <w:tab/>
        <w:tab/>
        <w:t>OPTIONAL,</w:t>
      </w:r>
    </w:p>
    <w:p>
      <w:pPr>
        <w:pStyle w:val="PL"/>
        <w:rPr/>
      </w:pPr>
      <w:r>
        <w:rPr>
          <w:lang w:val="en-US" w:eastAsia="en-US"/>
        </w:rPr>
        <w:tab/>
        <w:t>sS-NRRSRQBeamValue</w:t>
        <w:tab/>
        <w:tab/>
        <w:tab/>
        <w:t>SS-NRRSRQ</w:t>
      </w:r>
      <w:r>
        <w:rPr/>
        <w:t xml:space="preserve"> </w:t>
        <w:tab/>
        <w:tab/>
        <w:tab/>
        <w:tab/>
        <w:t>OPTIONAL,</w:t>
      </w:r>
    </w:p>
    <w:p>
      <w:pPr>
        <w:pStyle w:val="PL"/>
        <w:rPr>
          <w:lang w:val="en-US" w:eastAsia="en-US"/>
        </w:rPr>
      </w:pPr>
      <w:r>
        <w:rPr/>
        <w:tab/>
        <w:t>iE-Extensions</w:t>
        <w:tab/>
        <w:tab/>
        <w:tab/>
        <w:tab/>
        <w:t>ProtocolExtensionContainer { { ResultsPerSSB-Index-Item-ExtIEs} }</w:t>
        <w:tab/>
        <w:t>OPTIONAL,</w:t>
      </w:r>
    </w:p>
    <w:p>
      <w:pPr>
        <w:pStyle w:val="PL"/>
        <w:rPr>
          <w:lang w:val="en-US" w:eastAsia="en-US"/>
        </w:rPr>
      </w:pPr>
      <w:r>
        <w:rPr>
          <w:lang w:val="en-US" w:eastAsia="en-US"/>
        </w:rPr>
        <w:tab/>
        <w:t>...</w:t>
      </w:r>
    </w:p>
    <w:p>
      <w:pPr>
        <w:pStyle w:val="PL"/>
        <w:rPr>
          <w:lang w:val="en-US" w:eastAsia="en-US"/>
        </w:rPr>
      </w:pPr>
      <w:r>
        <w:rPr>
          <w:lang w:val="en-US" w:eastAsia="en-US"/>
        </w:rPr>
        <w:t>}</w:t>
      </w:r>
    </w:p>
    <w:p>
      <w:pPr>
        <w:pStyle w:val="PL"/>
        <w:rPr>
          <w:lang w:val="en-US" w:eastAsia="en-US"/>
        </w:rPr>
      </w:pPr>
      <w:r>
        <w:rPr>
          <w:lang w:val="en-US" w:eastAsia="en-US"/>
        </w:rPr>
      </w:r>
    </w:p>
    <w:p>
      <w:pPr>
        <w:pStyle w:val="PL"/>
        <w:rPr/>
      </w:pPr>
      <w:r>
        <w:rPr/>
        <w:t>ResultsPerSSB-Index-Item-ExtIEs LPPA-PROTOCOL-EXTENSION ::= {</w:t>
      </w:r>
    </w:p>
    <w:p>
      <w:pPr>
        <w:pStyle w:val="PL"/>
        <w:rPr/>
      </w:pPr>
      <w:r>
        <w:rPr/>
        <w:tab/>
        <w:t>...</w:t>
      </w:r>
    </w:p>
    <w:p>
      <w:pPr>
        <w:pStyle w:val="PL"/>
        <w:rPr/>
      </w:pPr>
      <w:r>
        <w:rPr/>
        <w:t>}</w:t>
      </w:r>
    </w:p>
    <w:p>
      <w:pPr>
        <w:pStyle w:val="PL"/>
        <w:rPr/>
      </w:pPr>
      <w:r>
        <w:rPr/>
      </w:r>
    </w:p>
    <w:p>
      <w:pPr>
        <w:pStyle w:val="PL"/>
        <w:rPr/>
      </w:pPr>
      <w:r>
        <w:rPr/>
        <w:t>RSSI ::= INTEGER (0..63, ...)</w:t>
      </w:r>
    </w:p>
    <w:p>
      <w:pPr>
        <w:pStyle w:val="PL"/>
        <w:rPr/>
      </w:pPr>
      <w:r>
        <w:rPr/>
      </w:r>
    </w:p>
    <w:p>
      <w:pPr>
        <w:pStyle w:val="PL"/>
        <w:rPr/>
      </w:pPr>
      <w:r>
        <w:rPr/>
      </w:r>
    </w:p>
    <w:p>
      <w:pPr>
        <w:pStyle w:val="PL"/>
        <w:rPr/>
      </w:pPr>
      <w:r>
        <w:rPr/>
        <w:t>-- S</w:t>
      </w:r>
    </w:p>
    <w:p>
      <w:pPr>
        <w:pStyle w:val="PL"/>
        <w:rPr/>
      </w:pPr>
      <w:r>
        <w:rPr/>
      </w:r>
    </w:p>
    <w:p>
      <w:pPr>
        <w:pStyle w:val="PL"/>
        <w:rPr/>
      </w:pPr>
      <w:r>
        <w:rPr/>
        <w:t>SFNInitialisationTime ::= BIT STRING (SIZE (64))</w:t>
      </w:r>
    </w:p>
    <w:p>
      <w:pPr>
        <w:pStyle w:val="PL"/>
        <w:rPr/>
      </w:pPr>
      <w:r>
        <w:rPr/>
      </w:r>
    </w:p>
    <w:p>
      <w:pPr>
        <w:pStyle w:val="PL"/>
        <w:rPr/>
      </w:pPr>
      <w:r>
        <w:rPr/>
        <w:t>SRSConfigurationForAllCells ::= SEQUENCE (SIZE (1.. maxServCell)) OF SRSConfigurationForOneCell</w:t>
      </w:r>
    </w:p>
    <w:p>
      <w:pPr>
        <w:pStyle w:val="PL"/>
        <w:rPr/>
      </w:pPr>
      <w:r>
        <w:rPr/>
      </w:r>
    </w:p>
    <w:p>
      <w:pPr>
        <w:pStyle w:val="PL"/>
        <w:rPr/>
      </w:pPr>
      <w:r>
        <w:rPr/>
        <w:t>SRSConfigurationForOneCell ::= SEQUENCE {</w:t>
      </w:r>
    </w:p>
    <w:p>
      <w:pPr>
        <w:pStyle w:val="PL"/>
        <w:rPr/>
      </w:pPr>
      <w:r>
        <w:rPr/>
        <w:tab/>
        <w:t>pci</w:t>
        <w:tab/>
        <w:tab/>
        <w:tab/>
        <w:tab/>
        <w:tab/>
        <w:tab/>
        <w:tab/>
        <w:t>PCI,</w:t>
      </w:r>
    </w:p>
    <w:p>
      <w:pPr>
        <w:pStyle w:val="PL"/>
        <w:rPr/>
      </w:pPr>
      <w:r>
        <w:rPr/>
        <w:tab/>
        <w:t>ul-earfcn</w:t>
        <w:tab/>
        <w:tab/>
        <w:tab/>
        <w:tab/>
        <w:tab/>
        <w:t>EARFCN,</w:t>
      </w:r>
    </w:p>
    <w:p>
      <w:pPr>
        <w:pStyle w:val="PL"/>
        <w:rPr/>
      </w:pPr>
      <w:r>
        <w:rPr/>
        <w:tab/>
        <w:t>ul-bandwidth</w:t>
        <w:tab/>
        <w:tab/>
        <w:tab/>
        <w:tab/>
        <w:t>ENUMERATED {n6, n15, n25, n50, n75, n100},</w:t>
      </w:r>
    </w:p>
    <w:p>
      <w:pPr>
        <w:pStyle w:val="PL"/>
        <w:rPr/>
      </w:pPr>
      <w:r>
        <w:rPr/>
        <w:tab/>
        <w:t>ul-cyclicPrefixLength</w:t>
        <w:tab/>
        <w:tab/>
        <w:t>CPLength,</w:t>
      </w:r>
    </w:p>
    <w:p>
      <w:pPr>
        <w:pStyle w:val="PL"/>
        <w:rPr/>
      </w:pPr>
      <w:r>
        <w:rPr/>
        <w:tab/>
        <w:t>srs-BandwidthConfig</w:t>
        <w:tab/>
        <w:tab/>
        <w:tab/>
        <w:t>ENUMERATED {bw0, bw1, bw2, bw3, bw4, bw5, bw6, bw7},</w:t>
      </w:r>
    </w:p>
    <w:p>
      <w:pPr>
        <w:pStyle w:val="PL"/>
        <w:rPr/>
      </w:pPr>
      <w:r>
        <w:rPr/>
        <w:tab/>
        <w:t>srs-Bandwidth</w:t>
        <w:tab/>
        <w:tab/>
        <w:tab/>
        <w:tab/>
        <w:t>ENUMERATED {bw0, bw1, bw2, bw3},</w:t>
      </w:r>
    </w:p>
    <w:p>
      <w:pPr>
        <w:pStyle w:val="PL"/>
        <w:rPr/>
      </w:pPr>
      <w:r>
        <w:rPr/>
        <w:tab/>
        <w:t>srs-AntennaPort</w:t>
        <w:tab/>
        <w:tab/>
        <w:tab/>
        <w:tab/>
        <w:t>ENUMERATED {an1, an2, an4, ...},</w:t>
      </w:r>
    </w:p>
    <w:p>
      <w:pPr>
        <w:pStyle w:val="PL"/>
        <w:rPr/>
      </w:pPr>
      <w:r>
        <w:rPr/>
        <w:tab/>
        <w:t>srs-HoppingBandwidth</w:t>
        <w:tab/>
        <w:tab/>
        <w:t>ENUMERATED {hbw0, hbw1, hbw2, hbw3},</w:t>
      </w:r>
    </w:p>
    <w:p>
      <w:pPr>
        <w:pStyle w:val="PL"/>
        <w:rPr/>
      </w:pPr>
      <w:r>
        <w:rPr/>
        <w:tab/>
        <w:t>srs-cyclicShift</w:t>
        <w:tab/>
        <w:tab/>
        <w:tab/>
        <w:tab/>
        <w:t>ENUMERATED {cs0, cs1, cs2, cs3, cs4, cs5, cs6, cs7},</w:t>
      </w:r>
    </w:p>
    <w:p>
      <w:pPr>
        <w:pStyle w:val="PL"/>
        <w:rPr/>
      </w:pPr>
      <w:r>
        <w:rPr/>
        <w:tab/>
        <w:t>srs-ConfigIndex</w:t>
        <w:tab/>
        <w:tab/>
        <w:tab/>
        <w:tab/>
        <w:t>INTEGER (0..1023),</w:t>
      </w:r>
    </w:p>
    <w:p>
      <w:pPr>
        <w:pStyle w:val="PL"/>
        <w:rPr/>
      </w:pPr>
      <w:r>
        <w:rPr/>
        <w:tab/>
        <w:t>maxUpPts</w:t>
        <w:tab/>
        <w:tab/>
        <w:tab/>
        <w:tab/>
        <w:tab/>
        <w:t>ENUMERATED {true}</w:t>
        <w:tab/>
        <w:tab/>
        <w:tab/>
        <w:t>OPTIONAL,</w:t>
        <w:tab/>
        <w:t>-- Cond ifTDD</w:t>
      </w:r>
    </w:p>
    <w:p>
      <w:pPr>
        <w:pStyle w:val="PL"/>
        <w:rPr/>
      </w:pPr>
      <w:r>
        <w:rPr/>
        <w:tab/>
        <w:t>transmissionComb</w:t>
        <w:tab/>
        <w:tab/>
        <w:tab/>
        <w:t>INTEGER (0..1),</w:t>
      </w:r>
    </w:p>
    <w:p>
      <w:pPr>
        <w:pStyle w:val="PL"/>
        <w:rPr/>
      </w:pPr>
      <w:r>
        <w:rPr/>
        <w:tab/>
        <w:t>freqDomainPosition</w:t>
        <w:tab/>
        <w:tab/>
        <w:tab/>
        <w:t>INTEGER (0..23),</w:t>
      </w:r>
    </w:p>
    <w:p>
      <w:pPr>
        <w:pStyle w:val="PL"/>
        <w:rPr/>
      </w:pPr>
      <w:r>
        <w:rPr/>
        <w:tab/>
        <w:t>groupHoppingEnabled</w:t>
        <w:tab/>
        <w:tab/>
        <w:tab/>
        <w:t>BOOLEAN,</w:t>
      </w:r>
    </w:p>
    <w:p>
      <w:pPr>
        <w:pStyle w:val="PL"/>
        <w:rPr/>
      </w:pPr>
      <w:r>
        <w:rPr/>
        <w:tab/>
        <w:t>deltaSS</w:t>
        <w:tab/>
        <w:tab/>
        <w:tab/>
        <w:tab/>
        <w:tab/>
        <w:tab/>
        <w:t>INTEGER (0..29)</w:t>
        <w:tab/>
        <w:tab/>
        <w:tab/>
        <w:tab/>
        <w:t>OPTIONAL,</w:t>
      </w:r>
    </w:p>
    <w:p>
      <w:pPr>
        <w:pStyle w:val="PL"/>
        <w:rPr/>
      </w:pPr>
      <w:r>
        <w:rPr/>
        <w:tab/>
        <w:t>sfnInitialisationTime</w:t>
        <w:tab/>
        <w:tab/>
        <w:t>SFNInitialisationTime,</w:t>
      </w:r>
    </w:p>
    <w:p>
      <w:pPr>
        <w:pStyle w:val="PL"/>
        <w:rPr/>
      </w:pPr>
      <w:r>
        <w:rPr/>
        <w:tab/>
        <w:t>...</w:t>
      </w:r>
    </w:p>
    <w:p>
      <w:pPr>
        <w:pStyle w:val="PL"/>
        <w:rPr/>
      </w:pPr>
      <w:r>
        <w:rPr/>
        <w:t>}</w:t>
      </w:r>
    </w:p>
    <w:p>
      <w:pPr>
        <w:pStyle w:val="PL"/>
        <w:rPr>
          <w:lang w:val="en-GB" w:eastAsia="ko-KR"/>
        </w:rPr>
      </w:pPr>
      <w:r>
        <w:rPr>
          <w:lang w:val="en-GB" w:eastAsia="ko-KR"/>
        </w:rPr>
      </w:r>
    </w:p>
    <w:p>
      <w:pPr>
        <w:pStyle w:val="PL"/>
        <w:rPr>
          <w:lang w:val="en-GB" w:eastAsia="ko-KR"/>
        </w:rPr>
      </w:pPr>
      <w:r>
        <w:rPr>
          <w:lang w:val="en-GB" w:eastAsia="ko-KR"/>
        </w:rPr>
      </w:r>
    </w:p>
    <w:p>
      <w:pPr>
        <w:pStyle w:val="PL"/>
        <w:rPr>
          <w:rFonts w:cs="Courier New"/>
          <w:szCs w:val="16"/>
        </w:rPr>
      </w:pPr>
      <w:r>
        <w:rPr/>
        <w:t xml:space="preserve">Subframeallocation </w:t>
      </w:r>
      <w:r>
        <w:rPr>
          <w:rFonts w:cs="Courier New"/>
          <w:szCs w:val="16"/>
        </w:rPr>
        <w:t>::= CHOICE {</w:t>
      </w:r>
    </w:p>
    <w:p>
      <w:pPr>
        <w:pStyle w:val="PL"/>
        <w:rPr/>
      </w:pPr>
      <w:r>
        <w:rPr/>
        <w:tab/>
        <w:t>oneFrame</w:t>
        <w:tab/>
        <w:tab/>
        <w:tab/>
        <w:tab/>
        <w:tab/>
        <w:tab/>
        <w:t>BIT STRING (SIZE(6)),</w:t>
      </w:r>
    </w:p>
    <w:p>
      <w:pPr>
        <w:pStyle w:val="PL"/>
        <w:rPr/>
      </w:pPr>
      <w:r>
        <w:rPr/>
        <w:tab/>
        <w:t>fourFrames</w:t>
        <w:tab/>
        <w:tab/>
        <w:tab/>
        <w:tab/>
        <w:tab/>
        <w:tab/>
        <w:t>BIT STRING (SIZE(24))</w:t>
      </w:r>
    </w:p>
    <w:p>
      <w:pPr>
        <w:pStyle w:val="PL"/>
        <w:rPr/>
      </w:pPr>
      <w:r>
        <w:rPr/>
        <w:t>}</w:t>
      </w:r>
    </w:p>
    <w:p>
      <w:pPr>
        <w:pStyle w:val="PL"/>
        <w:rPr/>
      </w:pPr>
      <w:r>
        <w:rPr/>
      </w:r>
    </w:p>
    <w:p>
      <w:pPr>
        <w:pStyle w:val="PL"/>
        <w:rPr/>
      </w:pPr>
      <w:r>
        <w:rPr/>
        <w:t>SS-NRRSRP ::= INTEGER (0..127)</w:t>
      </w:r>
    </w:p>
    <w:p>
      <w:pPr>
        <w:pStyle w:val="PL"/>
        <w:rPr/>
      </w:pPr>
      <w:r>
        <w:rPr/>
      </w:r>
    </w:p>
    <w:p>
      <w:pPr>
        <w:pStyle w:val="PL"/>
        <w:rPr/>
      </w:pPr>
      <w:r>
        <w:rPr/>
        <w:t>SS-NRRSRQ ::= INTEGER (0..127)</w:t>
      </w:r>
    </w:p>
    <w:p>
      <w:pPr>
        <w:pStyle w:val="PL"/>
        <w:rPr/>
      </w:pPr>
      <w:r>
        <w:rPr/>
      </w:r>
    </w:p>
    <w:p>
      <w:pPr>
        <w:pStyle w:val="PL"/>
        <w:rPr/>
      </w:pPr>
      <w:bookmarkStart w:id="41" w:name="_Hlk40364361"/>
      <w:r>
        <w:rPr/>
        <w:t>SSB-Index</w:t>
      </w:r>
      <w:bookmarkEnd w:id="41"/>
      <w:r>
        <w:rPr/>
        <w:t xml:space="preserve"> ::= INTEGER (0..63)</w:t>
      </w:r>
    </w:p>
    <w:p>
      <w:pPr>
        <w:pStyle w:val="PL"/>
        <w:rPr/>
      </w:pPr>
      <w:r>
        <w:rPr/>
      </w:r>
    </w:p>
    <w:p>
      <w:pPr>
        <w:pStyle w:val="PL"/>
        <w:rPr/>
      </w:pPr>
      <w:r>
        <w:rPr/>
        <w:t>SSID ::= OCTET STRING (SIZE(1..32))</w:t>
      </w:r>
    </w:p>
    <w:p>
      <w:pPr>
        <w:pStyle w:val="PL"/>
        <w:rPr/>
      </w:pPr>
      <w:r>
        <w:rPr/>
      </w:r>
    </w:p>
    <w:p>
      <w:pPr>
        <w:pStyle w:val="PL"/>
        <w:rPr/>
      </w:pPr>
      <w:r>
        <w:rPr/>
        <w:t>SystemInformation ::= SEQUENCE (SIZE (1.. maxNrOfPosSImessage)) OF SEQUENCE {</w:t>
      </w:r>
    </w:p>
    <w:p>
      <w:pPr>
        <w:pStyle w:val="PL"/>
        <w:rPr/>
      </w:pPr>
      <w:r>
        <w:rPr/>
        <w:tab/>
        <w:t>broadcastPeriodicity</w:t>
        <w:tab/>
        <w:tab/>
        <w:tab/>
        <w:tab/>
        <w:t>BroadcastPeriodicity,</w:t>
      </w:r>
    </w:p>
    <w:p>
      <w:pPr>
        <w:pStyle w:val="PL"/>
        <w:rPr>
          <w:lang w:val="fr-FR" w:eastAsia="en-US"/>
        </w:rPr>
      </w:pPr>
      <w:r>
        <w:rPr/>
        <w:tab/>
      </w:r>
      <w:r>
        <w:rPr>
          <w:lang w:val="fr-FR" w:eastAsia="en-US"/>
        </w:rPr>
        <w:t>posSIBs</w:t>
        <w:tab/>
        <w:tab/>
        <w:tab/>
        <w:tab/>
        <w:tab/>
        <w:tab/>
        <w:tab/>
        <w:tab/>
        <w:t>PosSIBs,</w:t>
      </w:r>
    </w:p>
    <w:p>
      <w:pPr>
        <w:pStyle w:val="PL"/>
        <w:rPr>
          <w:lang w:val="fr-FR" w:eastAsia="en-US"/>
        </w:rPr>
      </w:pPr>
      <w:r>
        <w:rPr>
          <w:lang w:val="fr-FR" w:eastAsia="en-US"/>
        </w:rPr>
        <w:tab/>
        <w:t>iE-Extensions</w:t>
        <w:tab/>
        <w:tab/>
        <w:tab/>
        <w:tab/>
        <w:tab/>
        <w:tab/>
        <w:t>ProtocolExtensionContainer { { SystemInformation-ExtIEs} }</w:t>
        <w:tab/>
        <w:t>OPTIONAL,</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SystemInformation-ExtIEs LPPA-PROTOCOL-EXTENSION ::= {</w:t>
      </w:r>
    </w:p>
    <w:p>
      <w:pPr>
        <w:pStyle w:val="PL"/>
        <w:rPr>
          <w:lang w:val="fr-FR" w:eastAsia="en-US"/>
        </w:rPr>
      </w:pPr>
      <w:r>
        <w:rPr>
          <w:lang w:val="fr-FR" w:eastAsia="en-US"/>
        </w:rPr>
        <w:tab/>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 T</w:t>
      </w:r>
    </w:p>
    <w:p>
      <w:pPr>
        <w:pStyle w:val="PL"/>
        <w:rPr>
          <w:lang w:val="fr-FR" w:eastAsia="en-US"/>
        </w:rPr>
      </w:pPr>
      <w:r>
        <w:rPr>
          <w:lang w:val="fr-FR" w:eastAsia="en-US"/>
        </w:rPr>
      </w:r>
    </w:p>
    <w:p>
      <w:pPr>
        <w:pStyle w:val="PL"/>
        <w:rPr/>
      </w:pPr>
      <w:r>
        <w:rPr/>
        <w:t>TAC ::= OCTET STRING (SIZE(2))</w:t>
      </w:r>
    </w:p>
    <w:p>
      <w:pPr>
        <w:pStyle w:val="PL"/>
        <w:rPr/>
      </w:pPr>
      <w:r>
        <w:rPr/>
      </w:r>
    </w:p>
    <w:p>
      <w:pPr>
        <w:pStyle w:val="PL"/>
        <w:rPr/>
      </w:pPr>
      <w:r>
        <w:rPr/>
        <w:t>TDDConfiguration ::= SEQUENCE {</w:t>
      </w:r>
    </w:p>
    <w:p>
      <w:pPr>
        <w:pStyle w:val="PL"/>
        <w:rPr>
          <w:lang w:val="fr-FR" w:eastAsia="en-US"/>
        </w:rPr>
      </w:pPr>
      <w:r>
        <w:rPr/>
        <w:tab/>
      </w:r>
      <w:r>
        <w:rPr>
          <w:lang w:val="fr-FR" w:eastAsia="en-US"/>
        </w:rPr>
        <w:t>subframeAssignment</w:t>
        <w:tab/>
        <w:tab/>
        <w:tab/>
        <w:tab/>
        <w:t>ENUMERATED { sa0, sa1, sa2, sa3, sa4, sa5, sa6, ... },</w:t>
      </w:r>
    </w:p>
    <w:p>
      <w:pPr>
        <w:pStyle w:val="PL"/>
        <w:rPr>
          <w:lang w:val="fr-FR" w:eastAsia="en-US"/>
        </w:rPr>
      </w:pPr>
      <w:r>
        <w:rPr>
          <w:lang w:val="fr-FR" w:eastAsia="en-US"/>
        </w:rPr>
        <w:tab/>
        <w:t>iE-Extensions</w:t>
        <w:tab/>
        <w:tab/>
        <w:tab/>
        <w:tab/>
        <w:tab/>
        <w:t>ProtocolExtensionContainer { { TDDConfiguration-ExtIEs} }</w:t>
        <w:tab/>
        <w:t>OPTIONAL,</w:t>
      </w:r>
    </w:p>
    <w:p>
      <w:pPr>
        <w:pStyle w:val="PL"/>
        <w:rPr/>
      </w:pPr>
      <w:r>
        <w:rPr>
          <w:lang w:val="fr-FR" w:eastAsia="en-US"/>
        </w:rPr>
        <w:tab/>
      </w:r>
      <w:r>
        <w:rPr/>
        <w:t>...</w:t>
      </w:r>
    </w:p>
    <w:p>
      <w:pPr>
        <w:pStyle w:val="PL"/>
        <w:rPr/>
      </w:pPr>
      <w:r>
        <w:rPr/>
        <w:t>}</w:t>
      </w:r>
    </w:p>
    <w:p>
      <w:pPr>
        <w:pStyle w:val="PL"/>
        <w:rPr/>
      </w:pPr>
      <w:r>
        <w:rPr/>
      </w:r>
    </w:p>
    <w:p>
      <w:pPr>
        <w:pStyle w:val="PL"/>
        <w:rPr/>
      </w:pPr>
      <w:r>
        <w:rPr/>
        <w:t>TDDConfiguration-ExtIEs LPPA-PROTOCOL-EXTENSION ::= {</w:t>
      </w:r>
    </w:p>
    <w:p>
      <w:pPr>
        <w:pStyle w:val="PL"/>
        <w:rPr/>
      </w:pPr>
      <w:r>
        <w:rPr/>
        <w:tab/>
        <w:t>...</w:t>
      </w:r>
    </w:p>
    <w:p>
      <w:pPr>
        <w:pStyle w:val="PL"/>
        <w:rPr/>
      </w:pPr>
      <w:r>
        <w:rPr/>
        <w:t>}</w:t>
      </w:r>
    </w:p>
    <w:p>
      <w:pPr>
        <w:pStyle w:val="PL"/>
        <w:rPr/>
      </w:pPr>
      <w:r>
        <w:rPr/>
      </w:r>
    </w:p>
    <w:p>
      <w:pPr>
        <w:pStyle w:val="PL"/>
        <w:rPr/>
      </w:pPr>
      <w:r>
        <w:rPr/>
      </w:r>
    </w:p>
    <w:p>
      <w:pPr>
        <w:pStyle w:val="PL"/>
        <w:rPr/>
      </w:pPr>
      <w:r>
        <w:rPr/>
        <w:t>TP-ID ::= INTEGER (0..4095, ...)</w:t>
      </w:r>
    </w:p>
    <w:p>
      <w:pPr>
        <w:pStyle w:val="PL"/>
        <w:rPr/>
      </w:pPr>
      <w:r>
        <w:rPr/>
      </w:r>
    </w:p>
    <w:p>
      <w:pPr>
        <w:pStyle w:val="PL"/>
        <w:rPr/>
      </w:pPr>
      <w:r>
        <w:rPr/>
        <w:t>TP-Type ::= ENUMERATED { prs-only-tp, ... }</w:t>
      </w:r>
    </w:p>
    <w:p>
      <w:pPr>
        <w:pStyle w:val="PL"/>
        <w:rPr>
          <w:lang w:val="en-GB" w:eastAsia="ko-KR"/>
        </w:rPr>
      </w:pPr>
      <w:r>
        <w:rPr>
          <w:lang w:val="en-GB" w:eastAsia="ko-KR"/>
        </w:rPr>
      </w:r>
    </w:p>
    <w:p>
      <w:pPr>
        <w:pStyle w:val="PL"/>
        <w:rPr>
          <w:lang w:val="en-GB" w:eastAsia="ko-KR"/>
        </w:rPr>
      </w:pPr>
      <w:r>
        <w:rPr>
          <w:lang w:val="en-GB" w:eastAsia="ko-KR"/>
        </w:rPr>
        <w:t>TypeOfError ::= ENUMERATED {</w:t>
      </w:r>
    </w:p>
    <w:p>
      <w:pPr>
        <w:pStyle w:val="PL"/>
        <w:rPr>
          <w:lang w:val="en-GB" w:eastAsia="ko-KR"/>
        </w:rPr>
      </w:pPr>
      <w:r>
        <w:rPr>
          <w:lang w:val="en-GB" w:eastAsia="ko-KR"/>
        </w:rPr>
        <w:tab/>
        <w:t>not-understood,</w:t>
      </w:r>
    </w:p>
    <w:p>
      <w:pPr>
        <w:pStyle w:val="PL"/>
        <w:rPr>
          <w:lang w:val="en-GB" w:eastAsia="ko-KR"/>
        </w:rPr>
      </w:pPr>
      <w:r>
        <w:rPr>
          <w:lang w:val="en-GB" w:eastAsia="ko-KR"/>
        </w:rPr>
        <w:tab/>
        <w:t>missing,</w:t>
      </w:r>
    </w:p>
    <w:p>
      <w:pPr>
        <w:pStyle w:val="PL"/>
        <w:rPr/>
      </w:pPr>
      <w:r>
        <w:rPr>
          <w:lang w:val="en-GB" w:eastAsia="ko-KR"/>
        </w:rPr>
        <w:tab/>
      </w:r>
      <w:r>
        <w:rPr>
          <w:lang w:val="fr-FR" w:eastAsia="ko-KR"/>
        </w:rPr>
        <w:t>...</w:t>
      </w:r>
    </w:p>
    <w:p>
      <w:pPr>
        <w:pStyle w:val="PL"/>
        <w:rPr>
          <w:lang w:val="fr-FR" w:eastAsia="ko-KR"/>
        </w:rPr>
      </w:pPr>
      <w:r>
        <w:rPr>
          <w:lang w:val="fr-FR" w:eastAsia="ko-KR"/>
        </w:rPr>
        <w:t>}</w:t>
      </w:r>
    </w:p>
    <w:p>
      <w:pPr>
        <w:pStyle w:val="PL"/>
        <w:rPr>
          <w:lang w:val="fr-FR" w:eastAsia="ko-KR"/>
        </w:rPr>
      </w:pPr>
      <w:r>
        <w:rPr>
          <w:lang w:val="fr-FR" w:eastAsia="ko-KR"/>
        </w:rPr>
      </w:r>
    </w:p>
    <w:p>
      <w:pPr>
        <w:pStyle w:val="PL"/>
        <w:rPr>
          <w:lang w:val="fr-FR" w:eastAsia="ko-KR"/>
        </w:rPr>
      </w:pPr>
      <w:r>
        <w:rPr>
          <w:lang w:val="fr-FR" w:eastAsia="ko-KR"/>
        </w:rPr>
      </w:r>
    </w:p>
    <w:p>
      <w:pPr>
        <w:pStyle w:val="PL"/>
        <w:rPr>
          <w:lang w:val="fr-FR" w:eastAsia="en-US"/>
        </w:rPr>
      </w:pPr>
      <w:r>
        <w:rPr>
          <w:lang w:val="fr-FR" w:eastAsia="en-US"/>
        </w:rPr>
      </w:r>
    </w:p>
    <w:p>
      <w:pPr>
        <w:pStyle w:val="PL"/>
        <w:numPr>
          <w:ilvl w:val="0"/>
          <w:numId w:val="0"/>
        </w:numPr>
        <w:outlineLvl w:val="3"/>
        <w:rPr>
          <w:lang w:val="fr-FR" w:eastAsia="ko-KR"/>
        </w:rPr>
      </w:pPr>
      <w:r>
        <w:rPr>
          <w:lang w:val="fr-FR" w:eastAsia="ko-KR"/>
        </w:rPr>
        <w:t>-- U</w:t>
      </w:r>
    </w:p>
    <w:p>
      <w:pPr>
        <w:pStyle w:val="PL"/>
        <w:rPr>
          <w:lang w:val="fr-FR" w:eastAsia="ko-KR"/>
        </w:rPr>
      </w:pPr>
      <w:r>
        <w:rPr>
          <w:lang w:val="fr-FR" w:eastAsia="ko-KR"/>
        </w:rPr>
      </w:r>
    </w:p>
    <w:p>
      <w:pPr>
        <w:pStyle w:val="PL"/>
        <w:rPr>
          <w:lang w:val="fr-FR" w:eastAsia="ko-KR"/>
        </w:rPr>
      </w:pPr>
      <w:r>
        <w:rPr>
          <w:lang w:val="fr-FR" w:eastAsia="ko-KR"/>
        </w:rPr>
        <w:t>ULConfiguration ::= SEQUENCE {</w:t>
      </w:r>
    </w:p>
    <w:p>
      <w:pPr>
        <w:pStyle w:val="PL"/>
        <w:rPr>
          <w:lang w:val="fr-FR" w:eastAsia="ko-KR"/>
        </w:rPr>
      </w:pPr>
      <w:r>
        <w:rPr>
          <w:lang w:val="fr-FR" w:eastAsia="ko-KR"/>
        </w:rPr>
        <w:tab/>
        <w:t>pci</w:t>
        <w:tab/>
        <w:tab/>
        <w:tab/>
        <w:tab/>
        <w:tab/>
        <w:tab/>
        <w:tab/>
        <w:t>PCI,</w:t>
      </w:r>
    </w:p>
    <w:p>
      <w:pPr>
        <w:pStyle w:val="PL"/>
        <w:rPr/>
      </w:pPr>
      <w:r>
        <w:rPr>
          <w:lang w:val="fr-FR" w:eastAsia="ko-KR"/>
        </w:rPr>
        <w:tab/>
      </w:r>
      <w:r>
        <w:rPr>
          <w:lang w:val="en-GB" w:eastAsia="ko-KR"/>
        </w:rPr>
        <w:t>ul-earfcn</w:t>
        <w:tab/>
        <w:tab/>
        <w:tab/>
        <w:tab/>
        <w:tab/>
        <w:t>EARFCN,</w:t>
      </w:r>
    </w:p>
    <w:p>
      <w:pPr>
        <w:pStyle w:val="PL"/>
        <w:rPr/>
      </w:pPr>
      <w:r>
        <w:rPr>
          <w:lang w:val="en-GB" w:eastAsia="ko-KR"/>
        </w:rPr>
        <w:tab/>
        <w:t>timingAdvanceType1</w:t>
        <w:tab/>
        <w:tab/>
        <w:tab/>
        <w:t xml:space="preserve">INTEGER (0..7690) </w:t>
        <w:tab/>
        <w:tab/>
        <w:tab/>
        <w:t>OPTIONAL,</w:t>
      </w:r>
    </w:p>
    <w:p>
      <w:pPr>
        <w:pStyle w:val="PL"/>
        <w:rPr/>
      </w:pPr>
      <w:r>
        <w:rPr>
          <w:lang w:val="en-GB" w:eastAsia="ko-KR"/>
        </w:rPr>
        <w:tab/>
        <w:t>timingAdvanceType2</w:t>
        <w:tab/>
        <w:tab/>
        <w:tab/>
        <w:t>INTEGER (0..7690)</w:t>
        <w:tab/>
        <w:tab/>
        <w:tab/>
        <w:t>OPTIONAL,</w:t>
      </w:r>
    </w:p>
    <w:p>
      <w:pPr>
        <w:pStyle w:val="PL"/>
        <w:rPr/>
      </w:pPr>
      <w:r>
        <w:rPr>
          <w:lang w:val="en-GB" w:eastAsia="ko-KR"/>
        </w:rPr>
        <w:tab/>
        <w:t>numberOfTransmissions</w:t>
        <w:tab/>
        <w:tab/>
        <w:t>INTEGER (0..500,...),</w:t>
      </w:r>
    </w:p>
    <w:p>
      <w:pPr>
        <w:pStyle w:val="PL"/>
        <w:rPr>
          <w:lang w:val="en-GB" w:eastAsia="ko-KR"/>
        </w:rPr>
      </w:pPr>
      <w:r>
        <w:rPr>
          <w:lang w:val="en-GB" w:eastAsia="ko-KR"/>
        </w:rPr>
        <w:tab/>
        <w:t>srsConfiguration</w:t>
        <w:tab/>
        <w:tab/>
        <w:tab/>
        <w:t>SRSConfigurationForAllCells,</w:t>
      </w:r>
    </w:p>
    <w:p>
      <w:pPr>
        <w:pStyle w:val="PL"/>
        <w:rPr>
          <w:lang w:val="en-GB" w:eastAsia="ko-KR"/>
        </w:rPr>
      </w:pPr>
      <w:r>
        <w:rPr>
          <w:lang w:val="en-GB" w:eastAsia="ko-KR"/>
        </w:rPr>
        <w:tab/>
        <w:t>...</w:t>
      </w:r>
    </w:p>
    <w:p>
      <w:pPr>
        <w:pStyle w:val="PL"/>
        <w:rPr>
          <w:lang w:val="en-GB" w:eastAsia="ko-KR"/>
        </w:rPr>
      </w:pPr>
      <w:r>
        <w:rPr>
          <w:lang w:val="en-GB" w:eastAsia="ko-KR"/>
        </w:rPr>
        <w:t>}</w:t>
      </w:r>
    </w:p>
    <w:p>
      <w:pPr>
        <w:pStyle w:val="PL"/>
        <w:rPr>
          <w:lang w:val="en-GB" w:eastAsia="ko-KR"/>
        </w:rPr>
      </w:pPr>
      <w:r>
        <w:rPr>
          <w:lang w:val="en-GB" w:eastAsia="ko-KR"/>
        </w:rPr>
      </w:r>
    </w:p>
    <w:p>
      <w:pPr>
        <w:pStyle w:val="PL"/>
        <w:rPr>
          <w:lang w:val="en-GB" w:eastAsia="ko-KR"/>
        </w:rPr>
      </w:pPr>
      <w:r>
        <w:rPr>
          <w:lang w:val="en-GB" w:eastAsia="ko-KR"/>
        </w:rPr>
        <w:t>UARFCN ::= INTEGER (0..16383, ...)</w:t>
      </w:r>
    </w:p>
    <w:p>
      <w:pPr>
        <w:pStyle w:val="PL"/>
        <w:rPr>
          <w:lang w:val="en-GB" w:eastAsia="ko-KR"/>
        </w:rPr>
      </w:pPr>
      <w:r>
        <w:rPr>
          <w:lang w:val="en-GB" w:eastAsia="ko-KR"/>
        </w:rPr>
      </w:r>
    </w:p>
    <w:p>
      <w:pPr>
        <w:pStyle w:val="PL"/>
        <w:rPr/>
      </w:pPr>
      <w:r>
        <w:rPr>
          <w:lang w:val="en-GB" w:eastAsia="ko-KR"/>
        </w:rPr>
        <w:t>UTRA-EcN0 ::= INTEGER (0..49, ...)</w:t>
      </w:r>
    </w:p>
    <w:p>
      <w:pPr>
        <w:pStyle w:val="PL"/>
        <w:rPr>
          <w:lang w:val="en-GB" w:eastAsia="ko-KR"/>
        </w:rPr>
      </w:pPr>
      <w:r>
        <w:rPr>
          <w:lang w:val="en-GB" w:eastAsia="ko-KR"/>
        </w:rPr>
      </w:r>
    </w:p>
    <w:p>
      <w:pPr>
        <w:pStyle w:val="PL"/>
        <w:rPr>
          <w:lang w:val="en-GB" w:eastAsia="ko-KR"/>
        </w:rPr>
      </w:pPr>
      <w:r>
        <w:rPr>
          <w:lang w:val="en-GB" w:eastAsia="ko-KR"/>
        </w:rPr>
        <w:t>UTRA-RSCP ::= INTEGER (-5..91, ...)</w:t>
      </w:r>
    </w:p>
    <w:p>
      <w:pPr>
        <w:pStyle w:val="PL"/>
        <w:rPr>
          <w:lang w:val="en-GB" w:eastAsia="ko-KR"/>
        </w:rPr>
      </w:pPr>
      <w:r>
        <w:rPr>
          <w:lang w:val="en-GB" w:eastAsia="ko-KR"/>
        </w:rPr>
      </w:r>
    </w:p>
    <w:p>
      <w:pPr>
        <w:pStyle w:val="PL"/>
        <w:rPr/>
      </w:pPr>
      <w:r>
        <w:rPr/>
        <w:t>-- V</w:t>
      </w:r>
    </w:p>
    <w:p>
      <w:pPr>
        <w:pStyle w:val="PL"/>
        <w:rPr/>
      </w:pPr>
      <w:r>
        <w:rPr/>
      </w:r>
    </w:p>
    <w:p>
      <w:pPr>
        <w:pStyle w:val="PL"/>
        <w:rPr/>
      </w:pPr>
      <w:r>
        <w:rPr/>
        <w:t>ValueRSRP ::= INTEGER (0..97, ...)</w:t>
      </w:r>
    </w:p>
    <w:p>
      <w:pPr>
        <w:pStyle w:val="PL"/>
        <w:rPr/>
      </w:pPr>
      <w:r>
        <w:rPr/>
      </w:r>
    </w:p>
    <w:p>
      <w:pPr>
        <w:pStyle w:val="PL"/>
        <w:rPr/>
      </w:pPr>
      <w:r>
        <w:rPr/>
        <w:t>ValueRSRQ ::= INTEGER (0..34, ...)</w:t>
      </w:r>
    </w:p>
    <w:p>
      <w:pPr>
        <w:pStyle w:val="PL"/>
        <w:rPr/>
      </w:pPr>
      <w:r>
        <w:rPr/>
      </w:r>
    </w:p>
    <w:p>
      <w:pPr>
        <w:pStyle w:val="PL"/>
        <w:rPr/>
      </w:pPr>
      <w:r>
        <w:rPr/>
        <w:t>-- W</w:t>
      </w:r>
    </w:p>
    <w:p>
      <w:pPr>
        <w:pStyle w:val="PL"/>
        <w:rPr/>
      </w:pPr>
      <w:r>
        <w:rPr/>
      </w:r>
    </w:p>
    <w:p>
      <w:pPr>
        <w:pStyle w:val="PL"/>
        <w:rPr/>
      </w:pPr>
      <w:r>
        <w:rPr/>
        <w:t>WLANMeasurementQuantities ::= SEQUENCE (SIZE (0.. maxNoMeas)) OF ProtocolIE-Single-Container { {WLANMeasurementQuantities-ItemIEs} }</w:t>
      </w:r>
    </w:p>
    <w:p>
      <w:pPr>
        <w:pStyle w:val="PL"/>
        <w:rPr/>
      </w:pPr>
      <w:r>
        <w:rPr/>
      </w:r>
    </w:p>
    <w:p>
      <w:pPr>
        <w:pStyle w:val="PL"/>
        <w:rPr/>
      </w:pPr>
      <w:r>
        <w:rPr/>
        <w:t>WLANMeasurementQuantities-ItemIEs LPPA-PROTOCOL-IES ::= {</w:t>
      </w:r>
    </w:p>
    <w:p>
      <w:pPr>
        <w:pStyle w:val="PL"/>
        <w:rPr/>
      </w:pPr>
      <w:r>
        <w:rPr/>
        <w:tab/>
        <w:t>{ ID id-WLANMeasurementQuantities-Item</w:t>
        <w:tab/>
        <w:t>CRITICALITY reject</w:t>
        <w:tab/>
        <w:t>TYPE WLANMeasurementQuantities-Item PRESENCE mandatory}}</w:t>
      </w:r>
    </w:p>
    <w:p>
      <w:pPr>
        <w:pStyle w:val="PL"/>
        <w:rPr/>
      </w:pPr>
      <w:r>
        <w:rPr/>
      </w:r>
    </w:p>
    <w:p>
      <w:pPr>
        <w:pStyle w:val="PL"/>
        <w:rPr/>
      </w:pPr>
      <w:r>
        <w:rPr/>
        <w:t>WLANMeasurementQuantities-Item ::= SEQUENCE {</w:t>
      </w:r>
    </w:p>
    <w:p>
      <w:pPr>
        <w:pStyle w:val="PL"/>
        <w:rPr/>
      </w:pPr>
      <w:r>
        <w:rPr/>
        <w:tab/>
        <w:t>wLANMeasurementQuantitiesValue</w:t>
        <w:tab/>
        <w:tab/>
        <w:tab/>
        <w:t>WLANMeasurementQuantitiesValue,</w:t>
      </w:r>
    </w:p>
    <w:p>
      <w:pPr>
        <w:pStyle w:val="PL"/>
        <w:rPr/>
      </w:pPr>
      <w:r>
        <w:rPr/>
        <w:tab/>
        <w:t>iE-Extensions</w:t>
        <w:tab/>
        <w:tab/>
        <w:tab/>
        <w:tab/>
        <w:tab/>
        <w:tab/>
        <w:tab/>
        <w:t>ProtocolExtensionContainer { { WLANMeasurementQuantitiesValue-ExtIEs} } OPTIONAL,</w:t>
      </w:r>
    </w:p>
    <w:p>
      <w:pPr>
        <w:pStyle w:val="PL"/>
        <w:rPr>
          <w:lang w:val="fr-FR" w:eastAsia="en-US"/>
        </w:rPr>
      </w:pPr>
      <w:r>
        <w:rPr/>
        <w:tab/>
      </w:r>
      <w:r>
        <w:rPr>
          <w:lang w:val="fr-FR" w:eastAsia="en-US"/>
        </w:rPr>
        <w:t>...</w:t>
      </w:r>
    </w:p>
    <w:p>
      <w:pPr>
        <w:pStyle w:val="PL"/>
        <w:rPr>
          <w:lang w:val="fr-FR" w:eastAsia="en-US"/>
        </w:rPr>
      </w:pPr>
      <w:r>
        <w:rPr>
          <w:lang w:val="fr-FR" w:eastAsia="en-US"/>
        </w:rPr>
        <w:t>}</w:t>
      </w:r>
    </w:p>
    <w:p>
      <w:pPr>
        <w:pStyle w:val="PL"/>
        <w:rPr>
          <w:lang w:val="fr-FR" w:eastAsia="en-US"/>
        </w:rPr>
      </w:pPr>
      <w:r>
        <w:rPr>
          <w:lang w:val="fr-FR" w:eastAsia="en-US"/>
        </w:rPr>
      </w:r>
    </w:p>
    <w:p>
      <w:pPr>
        <w:pStyle w:val="PL"/>
        <w:rPr>
          <w:lang w:val="fr-FR" w:eastAsia="en-US"/>
        </w:rPr>
      </w:pPr>
      <w:r>
        <w:rPr>
          <w:lang w:val="fr-FR" w:eastAsia="en-US"/>
        </w:rPr>
        <w:t>WLANMeasurementQuantitiesValue-ExtIEs LPPA-PROTOCOL-EXTENSION ::= {</w:t>
      </w:r>
    </w:p>
    <w:p>
      <w:pPr>
        <w:pStyle w:val="PL"/>
        <w:rPr/>
      </w:pPr>
      <w:r>
        <w:rPr>
          <w:lang w:val="fr-FR" w:eastAsia="en-US"/>
        </w:rPr>
        <w:tab/>
      </w:r>
      <w:r>
        <w:rPr/>
        <w:t>...</w:t>
      </w:r>
    </w:p>
    <w:p>
      <w:pPr>
        <w:pStyle w:val="PL"/>
        <w:rPr/>
      </w:pPr>
      <w:r>
        <w:rPr/>
        <w:t>}</w:t>
      </w:r>
    </w:p>
    <w:p>
      <w:pPr>
        <w:pStyle w:val="PL"/>
        <w:rPr/>
      </w:pPr>
      <w:r>
        <w:rPr/>
      </w:r>
    </w:p>
    <w:p>
      <w:pPr>
        <w:pStyle w:val="PL"/>
        <w:rPr/>
      </w:pPr>
      <w:r>
        <w:rPr/>
        <w:t>WLANMeasurementQuantitiesValue ::= ENUMERATED {</w:t>
      </w:r>
    </w:p>
    <w:p>
      <w:pPr>
        <w:pStyle w:val="PL"/>
        <w:rPr/>
      </w:pPr>
      <w:r>
        <w:rPr/>
        <w:tab/>
        <w:t>wlan,</w:t>
      </w:r>
    </w:p>
    <w:p>
      <w:pPr>
        <w:pStyle w:val="PL"/>
        <w:rPr/>
      </w:pPr>
      <w:r>
        <w:rPr/>
        <w:tab/>
        <w:t>...</w:t>
      </w:r>
    </w:p>
    <w:p>
      <w:pPr>
        <w:pStyle w:val="PL"/>
        <w:rPr/>
      </w:pPr>
      <w:r>
        <w:rPr/>
        <w:t>}</w:t>
      </w:r>
    </w:p>
    <w:p>
      <w:pPr>
        <w:pStyle w:val="PL"/>
        <w:rPr/>
      </w:pPr>
      <w:r>
        <w:rPr/>
      </w:r>
    </w:p>
    <w:p>
      <w:pPr>
        <w:pStyle w:val="PL"/>
        <w:rPr/>
      </w:pPr>
      <w:r>
        <w:rPr/>
      </w:r>
    </w:p>
    <w:p>
      <w:pPr>
        <w:pStyle w:val="PL"/>
        <w:rPr/>
      </w:pPr>
      <w:r>
        <w:rPr/>
        <w:t>WLANMeasurementResult ::= SEQUENCE (SIZE (1..maxNoMeas)) OF WLANMeasurementResult-Item</w:t>
      </w:r>
    </w:p>
    <w:p>
      <w:pPr>
        <w:pStyle w:val="PL"/>
        <w:rPr/>
      </w:pPr>
      <w:r>
        <w:rPr/>
      </w:r>
    </w:p>
    <w:p>
      <w:pPr>
        <w:pStyle w:val="PL"/>
        <w:rPr/>
      </w:pPr>
      <w:r>
        <w:rPr/>
        <w:t>WLANMeasurementResult-Item ::= SEQUENCE {</w:t>
      </w:r>
    </w:p>
    <w:p>
      <w:pPr>
        <w:pStyle w:val="PL"/>
        <w:rPr/>
      </w:pPr>
      <w:r>
        <w:rPr/>
        <w:tab/>
        <w:t>wLAN-RSSI</w:t>
        <w:tab/>
        <w:tab/>
        <w:tab/>
        <w:t>WLAN-RSSI,</w:t>
      </w:r>
    </w:p>
    <w:p>
      <w:pPr>
        <w:pStyle w:val="PL"/>
        <w:rPr/>
      </w:pPr>
      <w:r>
        <w:rPr/>
        <w:tab/>
        <w:t>sSID</w:t>
        <w:tab/>
        <w:tab/>
        <w:tab/>
        <w:tab/>
        <w:t>SSID</w:t>
        <w:tab/>
        <w:tab/>
        <w:tab/>
        <w:tab/>
        <w:tab/>
        <w:t>OPTIONAL,</w:t>
      </w:r>
    </w:p>
    <w:p>
      <w:pPr>
        <w:pStyle w:val="PL"/>
        <w:rPr/>
      </w:pPr>
      <w:r>
        <w:rPr/>
        <w:tab/>
        <w:t>bSSID</w:t>
        <w:tab/>
        <w:tab/>
        <w:tab/>
        <w:tab/>
        <w:t>BSSID</w:t>
        <w:tab/>
        <w:tab/>
        <w:tab/>
        <w:tab/>
        <w:tab/>
        <w:t>OPTIONAL,</w:t>
      </w:r>
    </w:p>
    <w:p>
      <w:pPr>
        <w:pStyle w:val="PL"/>
        <w:rPr/>
      </w:pPr>
      <w:r>
        <w:rPr/>
        <w:tab/>
        <w:t>hESSID</w:t>
        <w:tab/>
        <w:tab/>
        <w:tab/>
        <w:tab/>
        <w:t>HESSID</w:t>
        <w:tab/>
        <w:tab/>
        <w:tab/>
        <w:tab/>
        <w:tab/>
        <w:t>OPTIONAL,</w:t>
      </w:r>
    </w:p>
    <w:p>
      <w:pPr>
        <w:pStyle w:val="PL"/>
        <w:rPr/>
      </w:pPr>
      <w:r>
        <w:rPr/>
        <w:tab/>
        <w:t>operatingClass</w:t>
        <w:tab/>
        <w:tab/>
        <w:t>WLANOperatingClass</w:t>
        <w:tab/>
        <w:tab/>
        <w:t>OPTIONAL,</w:t>
      </w:r>
    </w:p>
    <w:p>
      <w:pPr>
        <w:pStyle w:val="PL"/>
        <w:rPr/>
      </w:pPr>
      <w:r>
        <w:rPr/>
        <w:tab/>
        <w:t>countryCode</w:t>
        <w:tab/>
        <w:tab/>
        <w:tab/>
        <w:t>WLANCountryCode</w:t>
        <w:tab/>
        <w:tab/>
        <w:tab/>
        <w:t>OPTIONAL,</w:t>
      </w:r>
    </w:p>
    <w:p>
      <w:pPr>
        <w:pStyle w:val="PL"/>
        <w:rPr/>
      </w:pPr>
      <w:r>
        <w:rPr/>
        <w:tab/>
        <w:t>wLANChannelList</w:t>
        <w:tab/>
        <w:tab/>
        <w:t>WLANChannelList</w:t>
        <w:tab/>
        <w:tab/>
        <w:tab/>
        <w:t>OPTIONAL,</w:t>
      </w:r>
    </w:p>
    <w:p>
      <w:pPr>
        <w:pStyle w:val="PL"/>
        <w:rPr/>
      </w:pPr>
      <w:r>
        <w:rPr/>
        <w:tab/>
        <w:t>wLANBand</w:t>
        <w:tab/>
        <w:tab/>
        <w:tab/>
        <w:t>WLANBand</w:t>
        <w:tab/>
        <w:tab/>
        <w:tab/>
        <w:tab/>
        <w:t>OPTIONAL,</w:t>
      </w:r>
    </w:p>
    <w:p>
      <w:pPr>
        <w:pStyle w:val="PL"/>
        <w:rPr/>
      </w:pPr>
      <w:r>
        <w:rPr/>
        <w:tab/>
        <w:t>iE-Extensions</w:t>
        <w:tab/>
        <w:tab/>
        <w:t>ProtocolExtensionContainer { { WLANMeasurementResult-Item-ExtIEs } }</w:t>
        <w:tab/>
        <w:t>OPTIONAL,</w:t>
      </w:r>
    </w:p>
    <w:p>
      <w:pPr>
        <w:pStyle w:val="PL"/>
        <w:rPr/>
      </w:pPr>
      <w:r>
        <w:rPr/>
        <w:tab/>
        <w:t>...</w:t>
      </w:r>
    </w:p>
    <w:p>
      <w:pPr>
        <w:pStyle w:val="PL"/>
        <w:rPr/>
      </w:pPr>
      <w:r>
        <w:rPr/>
        <w:t>}</w:t>
      </w:r>
    </w:p>
    <w:p>
      <w:pPr>
        <w:pStyle w:val="PL"/>
        <w:rPr/>
      </w:pPr>
      <w:r>
        <w:rPr/>
      </w:r>
    </w:p>
    <w:p>
      <w:pPr>
        <w:pStyle w:val="PL"/>
        <w:rPr/>
      </w:pPr>
      <w:r>
        <w:rPr/>
        <w:t>WLANMeasurementResult-Item-ExtIEs</w:t>
        <w:tab/>
        <w:t>LPPA-PROTOCOL-EXTENSION ::= {</w:t>
      </w:r>
    </w:p>
    <w:p>
      <w:pPr>
        <w:pStyle w:val="PL"/>
        <w:rPr/>
      </w:pPr>
      <w:r>
        <w:rPr/>
        <w:tab/>
        <w:t>...</w:t>
      </w:r>
    </w:p>
    <w:p>
      <w:pPr>
        <w:pStyle w:val="PL"/>
        <w:rPr/>
      </w:pPr>
      <w:r>
        <w:rPr/>
        <w:t>}</w:t>
      </w:r>
    </w:p>
    <w:p>
      <w:pPr>
        <w:pStyle w:val="PL"/>
        <w:rPr/>
      </w:pPr>
      <w:r>
        <w:rPr/>
      </w:r>
    </w:p>
    <w:p>
      <w:pPr>
        <w:pStyle w:val="PL"/>
        <w:rPr/>
      </w:pPr>
      <w:r>
        <w:rPr/>
        <w:t>WLAN-RSSI ::= INTEGER (0..141, ...)</w:t>
      </w:r>
    </w:p>
    <w:p>
      <w:pPr>
        <w:pStyle w:val="PL"/>
        <w:rPr/>
      </w:pPr>
      <w:r>
        <w:rPr/>
      </w:r>
    </w:p>
    <w:p>
      <w:pPr>
        <w:pStyle w:val="PL"/>
        <w:rPr/>
      </w:pPr>
      <w:r>
        <w:rPr/>
        <w:t>WLANBand ::= ENUMERATED {band2dot4, band5, ...}</w:t>
      </w:r>
    </w:p>
    <w:p>
      <w:pPr>
        <w:pStyle w:val="PL"/>
        <w:rPr/>
      </w:pPr>
      <w:r>
        <w:rPr/>
      </w:r>
    </w:p>
    <w:p>
      <w:pPr>
        <w:pStyle w:val="PL"/>
        <w:rPr/>
      </w:pPr>
      <w:r>
        <w:rPr/>
        <w:t>WLANChannelList ::= SEQUENCE (SIZE (1..maxWLANchannels)) OF WLANChannel</w:t>
      </w:r>
    </w:p>
    <w:p>
      <w:pPr>
        <w:pStyle w:val="PL"/>
        <w:rPr/>
      </w:pPr>
      <w:r>
        <w:rPr/>
      </w:r>
    </w:p>
    <w:p>
      <w:pPr>
        <w:pStyle w:val="PL"/>
        <w:rPr/>
      </w:pPr>
      <w:r>
        <w:rPr/>
        <w:t>WLANChannel ::= INTEGER (0..255)</w:t>
      </w:r>
    </w:p>
    <w:p>
      <w:pPr>
        <w:pStyle w:val="PL"/>
        <w:rPr/>
      </w:pPr>
      <w:r>
        <w:rPr/>
      </w:r>
    </w:p>
    <w:p>
      <w:pPr>
        <w:pStyle w:val="PL"/>
        <w:rPr/>
      </w:pPr>
      <w:r>
        <w:rPr/>
        <w:t>WLANCountryCode ::= ENUMERATED {</w:t>
      </w:r>
    </w:p>
    <w:p>
      <w:pPr>
        <w:pStyle w:val="PL"/>
        <w:rPr/>
      </w:pPr>
      <w:r>
        <w:rPr/>
        <w:tab/>
        <w:t>unitedStates,</w:t>
      </w:r>
    </w:p>
    <w:p>
      <w:pPr>
        <w:pStyle w:val="PL"/>
        <w:rPr/>
      </w:pPr>
      <w:r>
        <w:rPr/>
        <w:tab/>
        <w:t>europe,</w:t>
      </w:r>
    </w:p>
    <w:p>
      <w:pPr>
        <w:pStyle w:val="PL"/>
        <w:rPr/>
      </w:pPr>
      <w:r>
        <w:rPr/>
        <w:tab/>
        <w:t>japan,</w:t>
      </w:r>
    </w:p>
    <w:p>
      <w:pPr>
        <w:pStyle w:val="PL"/>
        <w:rPr/>
      </w:pPr>
      <w:r>
        <w:rPr/>
        <w:tab/>
        <w:t>global,</w:t>
      </w:r>
    </w:p>
    <w:p>
      <w:pPr>
        <w:pStyle w:val="PL"/>
        <w:rPr/>
      </w:pPr>
      <w:r>
        <w:rPr/>
        <w:tab/>
        <w:t>...</w:t>
      </w:r>
    </w:p>
    <w:p>
      <w:pPr>
        <w:pStyle w:val="PL"/>
        <w:rPr/>
      </w:pPr>
      <w:r>
        <w:rPr/>
        <w:t>}</w:t>
      </w:r>
    </w:p>
    <w:p>
      <w:pPr>
        <w:pStyle w:val="PL"/>
        <w:rPr/>
      </w:pPr>
      <w:r>
        <w:rPr/>
      </w:r>
    </w:p>
    <w:p>
      <w:pPr>
        <w:pStyle w:val="PL"/>
        <w:rPr/>
      </w:pPr>
      <w:r>
        <w:rPr/>
        <w:t>WLANOperatingClass ::= INTEGER (0..255)</w:t>
      </w:r>
    </w:p>
    <w:p>
      <w:pPr>
        <w:pStyle w:val="PL"/>
        <w:rPr/>
      </w:pPr>
      <w:r>
        <w:rPr/>
      </w:r>
    </w:p>
    <w:p>
      <w:pPr>
        <w:pStyle w:val="PL"/>
        <w:rPr/>
      </w:pPr>
      <w:r>
        <w:rPr/>
        <w:t>-- X</w:t>
      </w:r>
    </w:p>
    <w:p>
      <w:pPr>
        <w:pStyle w:val="PL"/>
        <w:rPr/>
      </w:pPr>
      <w:r>
        <w:rPr/>
        <w:t>-- Y</w:t>
      </w:r>
    </w:p>
    <w:p>
      <w:pPr>
        <w:pStyle w:val="PL"/>
        <w:rPr/>
      </w:pPr>
      <w:r>
        <w:rPr/>
        <w:t>-- Z</w:t>
      </w:r>
    </w:p>
    <w:p>
      <w:pPr>
        <w:pStyle w:val="PL"/>
        <w:rPr/>
      </w:pPr>
      <w:r>
        <w:rPr/>
      </w:r>
    </w:p>
    <w:p>
      <w:pPr>
        <w:pStyle w:val="PL"/>
        <w:rPr/>
      </w:pPr>
      <w:r>
        <w:rPr/>
        <w:t>END</w:t>
      </w:r>
    </w:p>
    <w:p>
      <w:pPr>
        <w:pStyle w:val="PL"/>
        <w:rPr/>
      </w:pPr>
      <w:r>
        <w:rPr/>
        <w:t>-- ASN1STOP</w:t>
      </w:r>
    </w:p>
    <w:p>
      <w:pPr>
        <w:pStyle w:val="PL"/>
        <w:rPr/>
      </w:pPr>
      <w:r>
        <w:rPr/>
      </w:r>
    </w:p>
    <w:p>
      <w:pPr>
        <w:pStyle w:val="Heading3"/>
        <w:spacing w:lineRule="auto" w:line="240"/>
        <w:rPr/>
      </w:pPr>
      <w:r>
        <w:rPr/>
        <w:t>9.3.6</w:t>
        <w:tab/>
        <w:t>Common definitions</w:t>
      </w:r>
    </w:p>
    <w:p>
      <w:pPr>
        <w:pStyle w:val="PL"/>
        <w:rPr/>
      </w:pPr>
      <w:r>
        <w:rPr/>
        <w:t>-- ASN1START</w:t>
      </w:r>
    </w:p>
    <w:p>
      <w:pPr>
        <w:pStyle w:val="PL"/>
        <w:rPr/>
      </w:pPr>
      <w:r>
        <w:rPr/>
        <w:t>-- **************************************************************</w:t>
      </w:r>
    </w:p>
    <w:p>
      <w:pPr>
        <w:pStyle w:val="PL"/>
        <w:rPr/>
      </w:pPr>
      <w:r>
        <w:rPr/>
        <w:t>--</w:t>
      </w:r>
    </w:p>
    <w:p>
      <w:pPr>
        <w:pStyle w:val="PL"/>
        <w:rPr/>
      </w:pPr>
      <w:r>
        <w:rPr/>
        <w:t>-- Common definitions</w:t>
      </w:r>
    </w:p>
    <w:p>
      <w:pPr>
        <w:pStyle w:val="PL"/>
        <w:rPr/>
      </w:pPr>
      <w:r>
        <w:rPr/>
        <w:t>--</w:t>
      </w:r>
    </w:p>
    <w:p>
      <w:pPr>
        <w:pStyle w:val="PL"/>
        <w:rPr/>
      </w:pPr>
      <w:r>
        <w:rPr/>
        <w:t>-- **************************************************************</w:t>
      </w:r>
    </w:p>
    <w:p>
      <w:pPr>
        <w:pStyle w:val="PL"/>
        <w:rPr/>
      </w:pPr>
      <w:r>
        <w:rPr/>
      </w:r>
    </w:p>
    <w:p>
      <w:pPr>
        <w:pStyle w:val="PL"/>
        <w:rPr/>
      </w:pPr>
      <w:r>
        <w:rPr/>
        <w:t>LPPA-CommonDataTypes {</w:t>
      </w:r>
    </w:p>
    <w:p>
      <w:pPr>
        <w:pStyle w:val="PL"/>
        <w:rPr/>
      </w:pPr>
      <w:r>
        <w:rPr/>
        <w:t xml:space="preserve">itu-t (0) identified-organization (4) etsi (0) mobileDomain (0) </w:t>
      </w:r>
    </w:p>
    <w:p>
      <w:pPr>
        <w:pStyle w:val="PL"/>
        <w:rPr/>
      </w:pPr>
      <w:r>
        <w:rPr/>
        <w:t>eps-Access (21) modules (3) lppa (6) version1 (1) lppa-CommonDataTypes (3)}</w:t>
      </w:r>
    </w:p>
    <w:p>
      <w:pPr>
        <w:pStyle w:val="PL"/>
        <w:rPr/>
      </w:pPr>
      <w:r>
        <w:rPr/>
      </w:r>
    </w:p>
    <w:p>
      <w:pPr>
        <w:pStyle w:val="PL"/>
        <w:rPr/>
      </w:pPr>
      <w:r>
        <w:rPr/>
        <w:t xml:space="preserve">DEFINITIONS AUTOMATIC TAGS ::= </w:t>
      </w:r>
    </w:p>
    <w:p>
      <w:pPr>
        <w:pStyle w:val="PL"/>
        <w:rPr/>
      </w:pPr>
      <w:r>
        <w:rPr/>
      </w:r>
    </w:p>
    <w:p>
      <w:pPr>
        <w:pStyle w:val="PL"/>
        <w:rPr/>
      </w:pPr>
      <w:r>
        <w:rPr/>
        <w:t>BEGIN</w:t>
      </w:r>
    </w:p>
    <w:p>
      <w:pPr>
        <w:pStyle w:val="PL"/>
        <w:rPr/>
      </w:pPr>
      <w:r>
        <w:rPr/>
      </w:r>
    </w:p>
    <w:p>
      <w:pPr>
        <w:pStyle w:val="PL"/>
        <w:rPr/>
      </w:pPr>
      <w:r>
        <w:rPr/>
        <w:t>-- **************************************************************</w:t>
      </w:r>
    </w:p>
    <w:p>
      <w:pPr>
        <w:pStyle w:val="PL"/>
        <w:rPr/>
      </w:pPr>
      <w:r>
        <w:rPr/>
        <w:t>--</w:t>
      </w:r>
    </w:p>
    <w:p>
      <w:pPr>
        <w:pStyle w:val="PL"/>
        <w:rPr/>
      </w:pPr>
      <w:r>
        <w:rPr/>
        <w:t>-- Extension constants</w:t>
      </w:r>
    </w:p>
    <w:p>
      <w:pPr>
        <w:pStyle w:val="PL"/>
        <w:rPr/>
      </w:pPr>
      <w:r>
        <w:rPr/>
        <w:t>--</w:t>
      </w:r>
    </w:p>
    <w:p>
      <w:pPr>
        <w:pStyle w:val="PL"/>
        <w:rPr/>
      </w:pPr>
      <w:r>
        <w:rPr/>
        <w:t>-- **************************************************************</w:t>
      </w:r>
    </w:p>
    <w:p>
      <w:pPr>
        <w:pStyle w:val="PL"/>
        <w:rPr/>
      </w:pPr>
      <w:r>
        <w:rPr/>
      </w:r>
    </w:p>
    <w:p>
      <w:pPr>
        <w:pStyle w:val="PL"/>
        <w:rPr/>
      </w:pPr>
      <w:r>
        <w:rPr/>
        <w:t xml:space="preserve">maxPrivateIEs </w:t>
        <w:tab/>
        <w:tab/>
        <w:tab/>
        <w:tab/>
        <w:tab/>
        <w:tab/>
        <w:tab/>
        <w:tab/>
        <w:tab/>
        <w:t>INTEGER ::= 65535</w:t>
      </w:r>
    </w:p>
    <w:p>
      <w:pPr>
        <w:pStyle w:val="PL"/>
        <w:rPr/>
      </w:pPr>
      <w:r>
        <w:rPr/>
        <w:t xml:space="preserve">maxProtocolExtensions </w:t>
        <w:tab/>
        <w:tab/>
        <w:tab/>
        <w:tab/>
        <w:tab/>
        <w:tab/>
        <w:tab/>
        <w:t>INTEGER ::= 65535</w:t>
      </w:r>
    </w:p>
    <w:p>
      <w:pPr>
        <w:pStyle w:val="PL"/>
        <w:rPr/>
      </w:pPr>
      <w:r>
        <w:rPr/>
        <w:t>maxProtocolIEs</w:t>
        <w:tab/>
        <w:tab/>
        <w:tab/>
        <w:tab/>
        <w:tab/>
        <w:tab/>
        <w:tab/>
        <w:tab/>
        <w:tab/>
        <w:t>INTEGER ::= 65535</w:t>
      </w:r>
    </w:p>
    <w:p>
      <w:pPr>
        <w:pStyle w:val="PL"/>
        <w:rPr/>
      </w:pPr>
      <w:r>
        <w:rPr/>
      </w:r>
    </w:p>
    <w:p>
      <w:pPr>
        <w:pStyle w:val="PL"/>
        <w:rPr/>
      </w:pPr>
      <w:r>
        <w:rPr/>
        <w:t>-- **************************************************************</w:t>
      </w:r>
    </w:p>
    <w:p>
      <w:pPr>
        <w:pStyle w:val="PL"/>
        <w:rPr/>
      </w:pPr>
      <w:r>
        <w:rPr/>
        <w:t>--</w:t>
      </w:r>
    </w:p>
    <w:p>
      <w:pPr>
        <w:pStyle w:val="PL"/>
        <w:rPr/>
      </w:pPr>
      <w:r>
        <w:rPr/>
        <w:t>-- Common Data Types</w:t>
      </w:r>
    </w:p>
    <w:p>
      <w:pPr>
        <w:pStyle w:val="PL"/>
        <w:rPr/>
      </w:pPr>
      <w:r>
        <w:rPr/>
        <w:t>--</w:t>
      </w:r>
    </w:p>
    <w:p>
      <w:pPr>
        <w:pStyle w:val="PL"/>
        <w:rPr/>
      </w:pPr>
      <w:r>
        <w:rPr/>
        <w:t>-- **************************************************************</w:t>
      </w:r>
    </w:p>
    <w:p>
      <w:pPr>
        <w:pStyle w:val="PL"/>
        <w:rPr/>
      </w:pPr>
      <w:r>
        <w:rPr/>
      </w:r>
    </w:p>
    <w:p>
      <w:pPr>
        <w:pStyle w:val="PL"/>
        <w:rPr/>
      </w:pPr>
      <w:r>
        <w:rPr/>
        <w:t>Criticality</w:t>
        <w:tab/>
        <w:tab/>
        <w:t>::= ENUMERATED { reject, ignore, notify }</w:t>
      </w:r>
    </w:p>
    <w:p>
      <w:pPr>
        <w:pStyle w:val="PL"/>
        <w:rPr/>
      </w:pPr>
      <w:r>
        <w:rPr/>
      </w:r>
    </w:p>
    <w:p>
      <w:pPr>
        <w:pStyle w:val="PL"/>
        <w:rPr/>
      </w:pPr>
      <w:r>
        <w:rPr/>
        <w:t>LPPATransactionID</w:t>
        <w:tab/>
        <w:tab/>
        <w:t>::= INTEGER (0..32767)</w:t>
      </w:r>
    </w:p>
    <w:p>
      <w:pPr>
        <w:pStyle w:val="PL"/>
        <w:rPr/>
      </w:pPr>
      <w:r>
        <w:rPr/>
      </w:r>
    </w:p>
    <w:p>
      <w:pPr>
        <w:pStyle w:val="PL"/>
        <w:rPr/>
      </w:pPr>
      <w:r>
        <w:rPr/>
      </w:r>
    </w:p>
    <w:p>
      <w:pPr>
        <w:pStyle w:val="PL"/>
        <w:rPr/>
      </w:pPr>
      <w:r>
        <w:rPr/>
        <w:t>Presence</w:t>
        <w:tab/>
        <w:tab/>
        <w:t>::= ENUMERATED { optional, conditional, mandatory }</w:t>
      </w:r>
    </w:p>
    <w:p>
      <w:pPr>
        <w:pStyle w:val="PL"/>
        <w:rPr/>
      </w:pPr>
      <w:r>
        <w:rPr/>
      </w:r>
    </w:p>
    <w:p>
      <w:pPr>
        <w:pStyle w:val="PL"/>
        <w:rPr/>
      </w:pPr>
      <w:r>
        <w:rPr/>
        <w:t>PrivateIE-ID</w:t>
        <w:tab/>
        <w:t>::= CHOICE {</w:t>
      </w:r>
    </w:p>
    <w:p>
      <w:pPr>
        <w:pStyle w:val="PL"/>
        <w:rPr/>
      </w:pPr>
      <w:r>
        <w:rPr/>
        <w:tab/>
        <w:t>local</w:t>
        <w:tab/>
        <w:tab/>
        <w:tab/>
        <w:tab/>
        <w:t>INTEGER (0.. maxPrivateIEs),</w:t>
      </w:r>
    </w:p>
    <w:p>
      <w:pPr>
        <w:pStyle w:val="PL"/>
        <w:rPr/>
      </w:pPr>
      <w:r>
        <w:rPr/>
        <w:tab/>
        <w:t>global</w:t>
        <w:tab/>
        <w:tab/>
        <w:tab/>
        <w:tab/>
        <w:t>OBJECT IDENTIFIER</w:t>
      </w:r>
    </w:p>
    <w:p>
      <w:pPr>
        <w:pStyle w:val="PL"/>
        <w:rPr/>
      </w:pPr>
      <w:r>
        <w:rPr/>
        <w:t>}</w:t>
      </w:r>
    </w:p>
    <w:p>
      <w:pPr>
        <w:pStyle w:val="PL"/>
        <w:rPr/>
      </w:pPr>
      <w:r>
        <w:rPr/>
      </w:r>
    </w:p>
    <w:p>
      <w:pPr>
        <w:pStyle w:val="PL"/>
        <w:rPr/>
      </w:pPr>
      <w:r>
        <w:rPr/>
        <w:t>ProcedureCode</w:t>
        <w:tab/>
        <w:tab/>
        <w:t>::= INTEGER (0..255)</w:t>
      </w:r>
    </w:p>
    <w:p>
      <w:pPr>
        <w:pStyle w:val="PL"/>
        <w:rPr/>
      </w:pPr>
      <w:r>
        <w:rPr/>
      </w:r>
    </w:p>
    <w:p>
      <w:pPr>
        <w:pStyle w:val="PL"/>
        <w:rPr/>
      </w:pPr>
      <w:r>
        <w:rPr/>
      </w:r>
    </w:p>
    <w:p>
      <w:pPr>
        <w:pStyle w:val="PL"/>
        <w:rPr/>
      </w:pPr>
      <w:r>
        <w:rPr/>
        <w:t>ProtocolIE-ID</w:t>
        <w:tab/>
        <w:tab/>
        <w:t>::= INTEGER (0..maxProtocolIEs)</w:t>
      </w:r>
    </w:p>
    <w:p>
      <w:pPr>
        <w:pStyle w:val="PL"/>
        <w:rPr/>
      </w:pPr>
      <w:r>
        <w:rPr/>
      </w:r>
    </w:p>
    <w:p>
      <w:pPr>
        <w:pStyle w:val="PL"/>
        <w:rPr/>
      </w:pPr>
      <w:r>
        <w:rPr/>
        <w:t>TriggeringMessage</w:t>
        <w:tab/>
        <w:t>::= ENUMERATED { initiating-message, successful-outcome, unsuccessful-outcome}</w:t>
      </w:r>
    </w:p>
    <w:p>
      <w:pPr>
        <w:pStyle w:val="PL"/>
        <w:rPr/>
      </w:pPr>
      <w:r>
        <w:rPr/>
      </w:r>
    </w:p>
    <w:p>
      <w:pPr>
        <w:pStyle w:val="PL"/>
        <w:rPr/>
      </w:pPr>
      <w:r>
        <w:rPr/>
        <w:t>END</w:t>
      </w:r>
    </w:p>
    <w:p>
      <w:pPr>
        <w:pStyle w:val="PL"/>
        <w:rPr/>
      </w:pPr>
      <w:r>
        <w:rPr/>
        <w:t>-- ASN1STOP</w:t>
      </w:r>
    </w:p>
    <w:p>
      <w:pPr>
        <w:pStyle w:val="PL"/>
        <w:rPr/>
      </w:pPr>
      <w:r>
        <w:rPr/>
      </w:r>
    </w:p>
    <w:p>
      <w:pPr>
        <w:pStyle w:val="Heading3"/>
        <w:spacing w:lineRule="auto" w:line="240"/>
        <w:rPr/>
      </w:pPr>
      <w:r>
        <w:rPr/>
        <w:t>9.3.7</w:t>
        <w:tab/>
        <w:t>Constant definitions</w:t>
      </w:r>
    </w:p>
    <w:p>
      <w:pPr>
        <w:pStyle w:val="PL"/>
        <w:rPr/>
      </w:pPr>
      <w:r>
        <w:rPr/>
        <w:t>-- ASN1START</w:t>
      </w:r>
    </w:p>
    <w:p>
      <w:pPr>
        <w:pStyle w:val="PL"/>
        <w:rPr/>
      </w:pPr>
      <w:r>
        <w:rPr/>
        <w:t>-- **************************************************************</w:t>
      </w:r>
    </w:p>
    <w:p>
      <w:pPr>
        <w:pStyle w:val="PL"/>
        <w:rPr/>
      </w:pPr>
      <w:r>
        <w:rPr/>
        <w:t>--</w:t>
      </w:r>
    </w:p>
    <w:p>
      <w:pPr>
        <w:pStyle w:val="PL"/>
        <w:rPr/>
      </w:pPr>
      <w:r>
        <w:rPr/>
        <w:t>-- Constant definitions</w:t>
      </w:r>
    </w:p>
    <w:p>
      <w:pPr>
        <w:pStyle w:val="PL"/>
        <w:rPr/>
      </w:pPr>
      <w:r>
        <w:rPr/>
        <w:t>--</w:t>
      </w:r>
    </w:p>
    <w:p>
      <w:pPr>
        <w:pStyle w:val="PL"/>
        <w:rPr/>
      </w:pPr>
      <w:r>
        <w:rPr/>
        <w:t>-- **************************************************************</w:t>
      </w:r>
    </w:p>
    <w:p>
      <w:pPr>
        <w:pStyle w:val="PL"/>
        <w:rPr/>
      </w:pPr>
      <w:r>
        <w:rPr/>
      </w:r>
    </w:p>
    <w:p>
      <w:pPr>
        <w:pStyle w:val="PL"/>
        <w:rPr/>
      </w:pPr>
      <w:r>
        <w:rPr/>
        <w:t>LPPA-Constants {</w:t>
      </w:r>
    </w:p>
    <w:p>
      <w:pPr>
        <w:pStyle w:val="PL"/>
        <w:rPr/>
      </w:pPr>
      <w:r>
        <w:rPr/>
        <w:t xml:space="preserve">itu-t (0) identified-organization (4) etsi (0) mobileDomain (0) </w:t>
      </w:r>
    </w:p>
    <w:p>
      <w:pPr>
        <w:pStyle w:val="PL"/>
        <w:rPr/>
      </w:pPr>
      <w:r>
        <w:rPr/>
        <w:t>eps-Access (21) modules (3) lppa (6) version1 (1) lppa-Constants (4) }</w:t>
      </w:r>
    </w:p>
    <w:p>
      <w:pPr>
        <w:pStyle w:val="PL"/>
        <w:rPr/>
      </w:pPr>
      <w:r>
        <w:rPr/>
      </w:r>
    </w:p>
    <w:p>
      <w:pPr>
        <w:pStyle w:val="PL"/>
        <w:rPr/>
      </w:pPr>
      <w:r>
        <w:rPr/>
        <w:t xml:space="preserve">DEFINITIONS AUTOMATIC TAGS ::= </w:t>
      </w:r>
    </w:p>
    <w:p>
      <w:pPr>
        <w:pStyle w:val="PL"/>
        <w:rPr/>
      </w:pPr>
      <w:r>
        <w:rPr/>
      </w:r>
    </w:p>
    <w:p>
      <w:pPr>
        <w:pStyle w:val="PL"/>
        <w:rPr/>
      </w:pPr>
      <w:r>
        <w:rPr/>
        <w:t>BEGIN</w:t>
      </w:r>
    </w:p>
    <w:p>
      <w:pPr>
        <w:pStyle w:val="PL"/>
        <w:rPr/>
      </w:pPr>
      <w:r>
        <w:rPr/>
      </w:r>
    </w:p>
    <w:p>
      <w:pPr>
        <w:pStyle w:val="PL"/>
        <w:rPr/>
      </w:pPr>
      <w:r>
        <w:rPr/>
        <w:t>IMPORTS</w:t>
      </w:r>
    </w:p>
    <w:p>
      <w:pPr>
        <w:pStyle w:val="PL"/>
        <w:rPr/>
      </w:pPr>
      <w:r>
        <w:rPr/>
        <w:tab/>
        <w:t>ProcedureCode,</w:t>
      </w:r>
    </w:p>
    <w:p>
      <w:pPr>
        <w:pStyle w:val="PL"/>
        <w:rPr/>
      </w:pPr>
      <w:r>
        <w:rPr/>
        <w:tab/>
        <w:t>ProtocolIE-ID</w:t>
      </w:r>
    </w:p>
    <w:p>
      <w:pPr>
        <w:pStyle w:val="PL"/>
        <w:rPr/>
      </w:pPr>
      <w:r>
        <w:rPr/>
        <w:t>FROM LPPA-CommonDataTypes;</w:t>
      </w:r>
    </w:p>
    <w:p>
      <w:pPr>
        <w:pStyle w:val="PL"/>
        <w:rPr/>
      </w:pPr>
      <w:r>
        <w:rPr/>
      </w:r>
    </w:p>
    <w:p>
      <w:pPr>
        <w:pStyle w:val="PL"/>
        <w:rPr/>
      </w:pPr>
      <w:r>
        <w:rPr/>
        <w:t>-- **************************************************************</w:t>
      </w:r>
    </w:p>
    <w:p>
      <w:pPr>
        <w:pStyle w:val="PL"/>
        <w:rPr/>
      </w:pPr>
      <w:r>
        <w:rPr/>
        <w:t>--</w:t>
      </w:r>
    </w:p>
    <w:p>
      <w:pPr>
        <w:pStyle w:val="PL"/>
        <w:rPr/>
      </w:pPr>
      <w:r>
        <w:rPr/>
        <w:t>-- Elementary Procedures</w:t>
      </w:r>
    </w:p>
    <w:p>
      <w:pPr>
        <w:pStyle w:val="PL"/>
        <w:rPr/>
      </w:pPr>
      <w:r>
        <w:rPr/>
        <w:t>--</w:t>
      </w:r>
    </w:p>
    <w:p>
      <w:pPr>
        <w:pStyle w:val="PL"/>
        <w:rPr/>
      </w:pPr>
      <w:r>
        <w:rPr/>
        <w:t>-- **************************************************************</w:t>
      </w:r>
    </w:p>
    <w:p>
      <w:pPr>
        <w:pStyle w:val="PL"/>
        <w:rPr/>
      </w:pPr>
      <w:r>
        <w:rPr/>
      </w:r>
    </w:p>
    <w:p>
      <w:pPr>
        <w:pStyle w:val="PL"/>
        <w:rPr/>
      </w:pPr>
      <w:r>
        <w:rPr/>
        <w:t>id-errorIndication</w:t>
        <w:tab/>
        <w:tab/>
        <w:tab/>
        <w:tab/>
        <w:tab/>
        <w:tab/>
        <w:tab/>
        <w:tab/>
        <w:tab/>
        <w:tab/>
        <w:tab/>
        <w:tab/>
        <w:t>ProcedureCode ::= 0</w:t>
      </w:r>
    </w:p>
    <w:p>
      <w:pPr>
        <w:pStyle w:val="PL"/>
        <w:rPr/>
      </w:pPr>
      <w:r>
        <w:rPr/>
        <w:t>id-privateMessage</w:t>
        <w:tab/>
        <w:tab/>
        <w:tab/>
        <w:tab/>
        <w:tab/>
        <w:tab/>
        <w:tab/>
        <w:tab/>
        <w:tab/>
        <w:tab/>
        <w:tab/>
        <w:tab/>
        <w:t>ProcedureCode ::= 1</w:t>
      </w:r>
    </w:p>
    <w:p>
      <w:pPr>
        <w:pStyle w:val="PL"/>
        <w:rPr/>
      </w:pPr>
      <w:r>
        <w:rPr/>
        <w:t>id-e-CIDMeasurementInitiation</w:t>
        <w:tab/>
        <w:tab/>
        <w:tab/>
        <w:tab/>
        <w:tab/>
        <w:tab/>
        <w:tab/>
        <w:tab/>
        <w:tab/>
        <w:t>ProcedureCode ::= 2</w:t>
      </w:r>
    </w:p>
    <w:p>
      <w:pPr>
        <w:pStyle w:val="PL"/>
        <w:rPr/>
      </w:pPr>
      <w:r>
        <w:rPr/>
        <w:t>id-e-CIDMeasurementFailureIndication</w:t>
        <w:tab/>
        <w:tab/>
        <w:tab/>
        <w:tab/>
        <w:tab/>
        <w:tab/>
        <w:tab/>
        <w:t>ProcedureCode ::= 3</w:t>
      </w:r>
    </w:p>
    <w:p>
      <w:pPr>
        <w:pStyle w:val="PL"/>
        <w:rPr/>
      </w:pPr>
      <w:r>
        <w:rPr/>
        <w:t>id-e-CIDMeasurementReport</w:t>
        <w:tab/>
        <w:tab/>
        <w:tab/>
        <w:tab/>
        <w:tab/>
        <w:tab/>
        <w:tab/>
        <w:tab/>
        <w:tab/>
        <w:tab/>
        <w:t>ProcedureCode ::= 4</w:t>
      </w:r>
    </w:p>
    <w:p>
      <w:pPr>
        <w:pStyle w:val="PL"/>
        <w:rPr/>
      </w:pPr>
      <w:r>
        <w:rPr/>
        <w:t>id-e-CIDMeasurementTermination</w:t>
        <w:tab/>
        <w:tab/>
        <w:tab/>
        <w:tab/>
        <w:tab/>
        <w:tab/>
        <w:tab/>
        <w:tab/>
        <w:tab/>
        <w:t>ProcedureCode ::= 5</w:t>
      </w:r>
    </w:p>
    <w:p>
      <w:pPr>
        <w:pStyle w:val="PL"/>
        <w:rPr/>
      </w:pPr>
      <w:r>
        <w:rPr/>
        <w:t>id-oTDOAInformationExchange</w:t>
        <w:tab/>
        <w:tab/>
        <w:tab/>
        <w:tab/>
        <w:tab/>
        <w:tab/>
        <w:tab/>
        <w:tab/>
        <w:tab/>
        <w:tab/>
        <w:t>ProcedureCode ::= 6</w:t>
      </w:r>
    </w:p>
    <w:p>
      <w:pPr>
        <w:pStyle w:val="PL"/>
        <w:rPr/>
      </w:pPr>
      <w:r>
        <w:rPr/>
        <w:t>id-uTDOAInformationExchange</w:t>
        <w:tab/>
        <w:tab/>
        <w:tab/>
        <w:tab/>
        <w:tab/>
        <w:tab/>
        <w:tab/>
        <w:tab/>
        <w:tab/>
        <w:tab/>
        <w:t>ProcedureCode ::= 7</w:t>
      </w:r>
    </w:p>
    <w:p>
      <w:pPr>
        <w:pStyle w:val="PL"/>
        <w:rPr/>
      </w:pPr>
      <w:r>
        <w:rPr/>
        <w:t>id-uTDOAInformationUpdate</w:t>
        <w:tab/>
        <w:tab/>
        <w:tab/>
        <w:tab/>
        <w:tab/>
        <w:tab/>
        <w:tab/>
        <w:tab/>
        <w:tab/>
        <w:tab/>
        <w:t>ProcedureCode ::= 8</w:t>
      </w:r>
    </w:p>
    <w:p>
      <w:pPr>
        <w:pStyle w:val="PL"/>
        <w:rPr/>
      </w:pPr>
      <w:r>
        <w:rPr/>
        <w:t>id-assistanceInformationControl</w:t>
        <w:tab/>
        <w:tab/>
        <w:tab/>
        <w:tab/>
        <w:tab/>
        <w:tab/>
        <w:tab/>
        <w:tab/>
        <w:tab/>
        <w:t>ProcedureCode ::= 9</w:t>
      </w:r>
    </w:p>
    <w:p>
      <w:pPr>
        <w:pStyle w:val="PL"/>
        <w:rPr/>
      </w:pPr>
      <w:r>
        <w:rPr/>
        <w:t>id-assistanceInformationFeedback</w:t>
        <w:tab/>
        <w:tab/>
        <w:tab/>
        <w:tab/>
        <w:tab/>
        <w:tab/>
        <w:tab/>
        <w:tab/>
        <w:t>ProcedureCode ::= 10</w:t>
      </w:r>
    </w:p>
    <w:p>
      <w:pPr>
        <w:pStyle w:val="PL"/>
        <w:rPr>
          <w:rFonts w:eastAsia="Batang;바탕"/>
        </w:rPr>
      </w:pPr>
      <w:r>
        <w:rPr>
          <w:rFonts w:eastAsia="Batang;바탕"/>
        </w:rPr>
      </w:r>
    </w:p>
    <w:p>
      <w:pPr>
        <w:pStyle w:val="PL"/>
        <w:rPr/>
      </w:pPr>
      <w:r>
        <w:rPr/>
        <w:t>-- **************************************************************</w:t>
      </w:r>
    </w:p>
    <w:p>
      <w:pPr>
        <w:pStyle w:val="PL"/>
        <w:rPr/>
      </w:pPr>
      <w:r>
        <w:rPr/>
        <w:t>--</w:t>
      </w:r>
    </w:p>
    <w:p>
      <w:pPr>
        <w:pStyle w:val="PL"/>
        <w:rPr/>
      </w:pPr>
      <w:r>
        <w:rPr/>
        <w:t>-- Lists</w:t>
      </w:r>
    </w:p>
    <w:p>
      <w:pPr>
        <w:pStyle w:val="PL"/>
        <w:rPr/>
      </w:pPr>
      <w:r>
        <w:rPr/>
        <w:t>--</w:t>
      </w:r>
    </w:p>
    <w:p>
      <w:pPr>
        <w:pStyle w:val="PL"/>
        <w:rPr/>
      </w:pPr>
      <w:r>
        <w:rPr/>
        <w:t>-- **************************************************************</w:t>
      </w:r>
    </w:p>
    <w:p>
      <w:pPr>
        <w:pStyle w:val="PL"/>
        <w:rPr/>
      </w:pPr>
      <w:r>
        <w:rPr/>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maxNrOfErrors</w:t>
        <w:tab/>
        <w:tab/>
        <w:tab/>
        <w:tab/>
        <w:tab/>
        <w:tab/>
        <w:tab/>
        <w:tab/>
        <w:t>INTEGER ::= 256</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rFonts w:cs="Courier New"/>
          <w:szCs w:val="16"/>
          <w:lang w:val="en-GB" w:eastAsia="ko-KR"/>
        </w:rPr>
        <w:t>maxCellineNB</w:t>
        <w:tab/>
        <w:tab/>
        <w:tab/>
        <w:tab/>
        <w:tab/>
        <w:tab/>
        <w:tab/>
        <w:tab/>
      </w:r>
      <w:r>
        <w:rPr>
          <w:lang w:val="en-GB" w:eastAsia="ko-KR"/>
        </w:rPr>
        <w:t>INTEGER ::= 256</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rFonts w:cs="Courier New"/>
          <w:szCs w:val="16"/>
          <w:lang w:val="en-GB" w:eastAsia="ko-KR"/>
        </w:rPr>
        <w:t>maxNoMeas</w:t>
        <w:tab/>
        <w:tab/>
        <w:tab/>
        <w:tab/>
        <w:tab/>
        <w:tab/>
        <w:tab/>
        <w:tab/>
        <w:tab/>
      </w:r>
      <w:r>
        <w:rPr>
          <w:lang w:val="en-GB" w:eastAsia="ko-KR"/>
        </w:rPr>
        <w:t>INTEGER ::= 63</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rFonts w:cs="Courier New"/>
          <w:szCs w:val="16"/>
          <w:lang w:val="en-GB" w:eastAsia="ko-KR"/>
        </w:rPr>
        <w:t>maxCellReport</w:t>
        <w:tab/>
        <w:tab/>
        <w:tab/>
        <w:tab/>
        <w:tab/>
        <w:tab/>
        <w:tab/>
        <w:tab/>
      </w:r>
      <w:r>
        <w:rPr>
          <w:lang w:val="en-GB" w:eastAsia="ko-KR"/>
        </w:rPr>
        <w:t>INTEGER ::= 9</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szCs w:val="16"/>
          <w:lang w:val="en-GB" w:eastAsia="ko-KR"/>
        </w:rPr>
        <w:t>maxnoOTDOAtypes</w:t>
        <w:tab/>
        <w:tab/>
        <w:tab/>
        <w:tab/>
        <w:tab/>
        <w:tab/>
        <w:tab/>
        <w:tab/>
      </w:r>
      <w:r>
        <w:rPr>
          <w:lang w:val="en-GB" w:eastAsia="ko-KR"/>
        </w:rPr>
        <w:t>INTEGER ::= 63</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maxServCell</w:t>
        <w:tab/>
        <w:tab/>
        <w:tab/>
        <w:tab/>
        <w:tab/>
        <w:tab/>
        <w:tab/>
        <w:tab/>
        <w:tab/>
        <w:t>INTEGER ::= 5</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maxGERANMeas</w:t>
        <w:tab/>
        <w:tab/>
        <w:tab/>
        <w:tab/>
        <w:tab/>
        <w:tab/>
        <w:tab/>
        <w:tab/>
        <w:t>INTEGER ::= 8</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maxUTRANMeas</w:t>
        <w:tab/>
        <w:tab/>
        <w:tab/>
        <w:tab/>
        <w:tab/>
        <w:tab/>
        <w:tab/>
        <w:tab/>
        <w:t>INTEGER ::= 8</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rFonts w:cs="Courier New"/>
          <w:szCs w:val="16"/>
          <w:lang w:val="en-GB" w:eastAsia="ko-KR"/>
        </w:rPr>
      </w:pPr>
      <w:r>
        <w:rPr>
          <w:rFonts w:cs="Courier New"/>
          <w:szCs w:val="16"/>
          <w:lang w:val="en-GB" w:eastAsia="ko-KR"/>
        </w:rPr>
        <w:t>maxCellineNB-ext</w:t>
        <w:tab/>
        <w:tab/>
        <w:tab/>
        <w:tab/>
        <w:tab/>
        <w:tab/>
        <w:tab/>
        <w:t>INTEGER ::= 3840</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maxMBSFN-Allocations</w:t>
        <w:tab/>
        <w:tab/>
        <w:tab/>
        <w:tab/>
        <w:tab/>
        <w:tab/>
        <w:t>INTEGER ::= 8</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maxWLANchannels</w:t>
        <w:tab/>
        <w:tab/>
        <w:tab/>
        <w:tab/>
        <w:tab/>
        <w:tab/>
        <w:tab/>
        <w:tab/>
        <w:t>INTEGER ::= 16</w:t>
      </w:r>
      <w:r>
        <w:rPr/>
        <w:t xml:space="preserve"> </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maxnoFreqHoppingBandsMinusOne</w:t>
        <w:tab/>
        <w:tab/>
        <w:tab/>
        <w:tab/>
        <w:t>INTEGER ::= 7</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maxNrOfPosSImessage</w:t>
        <w:tab/>
        <w:tab/>
        <w:tab/>
        <w:tab/>
        <w:tab/>
        <w:tab/>
        <w:tab/>
        <w:t>INTEGER ::= 32</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maxnoAssistInfoFailureListItems</w:t>
        <w:tab/>
        <w:tab/>
        <w:tab/>
        <w:tab/>
        <w:t>INTEGER ::= 32</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maxNrOfSegments</w:t>
        <w:tab/>
        <w:tab/>
        <w:tab/>
        <w:tab/>
        <w:tab/>
        <w:tab/>
        <w:tab/>
        <w:tab/>
        <w:t>INTEGER ::= 64</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maxNrOfPosSIBs</w:t>
        <w:tab/>
        <w:tab/>
        <w:tab/>
        <w:tab/>
        <w:tab/>
        <w:tab/>
        <w:tab/>
        <w:tab/>
        <w:t>INTEGER ::= 32</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maxNRmeas</w:t>
        <w:tab/>
        <w:tab/>
        <w:tab/>
        <w:tab/>
        <w:tab/>
        <w:tab/>
        <w:tab/>
        <w:tab/>
        <w:tab/>
        <w:t>INTEGER ::= 32</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maxResultsPerSSBIndex</w:t>
        <w:tab/>
        <w:tab/>
        <w:tab/>
        <w:tab/>
        <w:tab/>
        <w:tab/>
        <w:t>INTEGER</w:t>
        <w:tab/>
        <w:t>::=</w:t>
        <w:tab/>
        <w:t>64</w:t>
      </w:r>
    </w:p>
    <w:p>
      <w:pPr>
        <w:pStyle w:val="PL"/>
        <w:rPr>
          <w:lang w:val="en-GB" w:eastAsia="ko-KR"/>
        </w:rPr>
      </w:pPr>
      <w:r>
        <w:rPr>
          <w:lang w:val="en-GB" w:eastAsia="ko-KR"/>
        </w:rPr>
      </w:r>
    </w:p>
    <w:p>
      <w:pPr>
        <w:pStyle w:val="PL"/>
        <w:rPr/>
      </w:pPr>
      <w:r>
        <w:rPr/>
        <w:t>-- **************************************************************</w:t>
      </w:r>
    </w:p>
    <w:p>
      <w:pPr>
        <w:pStyle w:val="PL"/>
        <w:rPr/>
      </w:pPr>
      <w:r>
        <w:rPr/>
        <w:t>--</w:t>
      </w:r>
    </w:p>
    <w:p>
      <w:pPr>
        <w:pStyle w:val="PL"/>
        <w:rPr/>
      </w:pPr>
      <w:r>
        <w:rPr/>
        <w:t>-- IEs</w:t>
      </w:r>
    </w:p>
    <w:p>
      <w:pPr>
        <w:pStyle w:val="PL"/>
        <w:rPr/>
      </w:pPr>
      <w:r>
        <w:rPr/>
        <w:t>--</w:t>
      </w:r>
    </w:p>
    <w:p>
      <w:pPr>
        <w:pStyle w:val="PL"/>
        <w:rPr/>
      </w:pPr>
      <w:r>
        <w:rPr/>
        <w:t>-- **************************************************************</w:t>
      </w:r>
    </w:p>
    <w:p>
      <w:pPr>
        <w:pStyle w:val="PL"/>
        <w:rPr/>
      </w:pPr>
      <w:r>
        <w:rPr/>
      </w:r>
    </w:p>
    <w:p>
      <w:pPr>
        <w:pStyle w:val="PL"/>
        <w:rPr/>
      </w:pPr>
      <w:r>
        <w:rPr/>
        <w:t>id-Cause</w:t>
        <w:tab/>
        <w:tab/>
        <w:tab/>
        <w:tab/>
        <w:tab/>
        <w:tab/>
        <w:tab/>
        <w:tab/>
        <w:tab/>
        <w:tab/>
        <w:tab/>
        <w:tab/>
        <w:tab/>
        <w:tab/>
        <w:tab/>
        <w:tab/>
        <w:tab/>
        <w:t>ProtocolIE-ID ::= 0</w:t>
      </w:r>
    </w:p>
    <w:p>
      <w:pPr>
        <w:pStyle w:val="PL"/>
        <w:rPr/>
      </w:pPr>
      <w:r>
        <w:rPr/>
        <w:t>id-CriticalityDiagnostics</w:t>
        <w:tab/>
        <w:tab/>
        <w:tab/>
        <w:tab/>
        <w:tab/>
        <w:tab/>
        <w:tab/>
        <w:tab/>
        <w:tab/>
        <w:tab/>
        <w:tab/>
        <w:tab/>
        <w:tab/>
        <w:t>ProtocolIE-ID ::= 1</w:t>
      </w:r>
    </w:p>
    <w:p>
      <w:pPr>
        <w:pStyle w:val="PL"/>
        <w:rPr/>
      </w:pPr>
      <w:r>
        <w:rPr/>
        <w:t>id-E-SMLC-UE-Measurement-ID</w:t>
        <w:tab/>
        <w:tab/>
        <w:tab/>
        <w:tab/>
        <w:tab/>
        <w:tab/>
        <w:tab/>
        <w:tab/>
        <w:tab/>
        <w:tab/>
        <w:tab/>
        <w:tab/>
        <w:tab/>
        <w:t>ProtocolIE-ID ::= 2</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id-ReportCharacteristics</w:t>
        <w:tab/>
        <w:tab/>
        <w:tab/>
        <w:tab/>
        <w:tab/>
        <w:tab/>
        <w:tab/>
        <w:tab/>
        <w:tab/>
        <w:tab/>
        <w:tab/>
        <w:tab/>
        <w:tab/>
        <w:t>ProtocolIE-ID ::= 3</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lang w:val="en-GB" w:eastAsia="ko-KR"/>
        </w:rPr>
      </w:pPr>
      <w:r>
        <w:rPr>
          <w:lang w:val="en-GB" w:eastAsia="ko-KR"/>
        </w:rPr>
        <w:t>id-MeasurementPeriodicity</w:t>
        <w:tab/>
        <w:tab/>
        <w:tab/>
        <w:tab/>
        <w:tab/>
        <w:tab/>
        <w:tab/>
        <w:tab/>
        <w:tab/>
        <w:tab/>
        <w:tab/>
        <w:tab/>
        <w:tab/>
        <w:t>ProtocolIE-ID ::= 4</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id-MeasurementQuantities</w:t>
        <w:tab/>
        <w:tab/>
        <w:tab/>
        <w:tab/>
        <w:tab/>
        <w:tab/>
        <w:tab/>
        <w:tab/>
        <w:tab/>
        <w:tab/>
        <w:tab/>
        <w:tab/>
        <w:tab/>
        <w:t>ProtocolIE-ID ::= 5</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lang w:val="en-GB" w:eastAsia="ko-KR"/>
        </w:rPr>
        <w:t>id-eNB-UE-Measurement-ID</w:t>
        <w:tab/>
        <w:tab/>
        <w:tab/>
        <w:tab/>
        <w:tab/>
        <w:tab/>
        <w:tab/>
        <w:tab/>
        <w:tab/>
        <w:tab/>
        <w:tab/>
        <w:tab/>
        <w:tab/>
        <w:t>ProtocolIE-ID ::= 6</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pPr>
      <w:r>
        <w:rPr>
          <w:rFonts w:cs="Courier New"/>
          <w:szCs w:val="16"/>
          <w:lang w:val="en-GB" w:eastAsia="ko-KR"/>
        </w:rPr>
        <w:t>id-E-CID-MeasurementResult</w:t>
        <w:tab/>
        <w:tab/>
        <w:tab/>
        <w:tab/>
        <w:tab/>
        <w:tab/>
        <w:tab/>
        <w:tab/>
        <w:tab/>
        <w:tab/>
        <w:tab/>
        <w:tab/>
        <w:tab/>
      </w:r>
      <w:r>
        <w:rPr>
          <w:lang w:val="en-GB" w:eastAsia="ko-KR"/>
        </w:rPr>
        <w:t>ProtocolIE-ID ::= 7</w:t>
      </w:r>
    </w:p>
    <w:p>
      <w:pPr>
        <w:pStyle w:val="PL"/>
        <w:tabs>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 w:val="left" w:pos="11100" w:leader="none"/>
        </w:tabs>
        <w:rPr>
          <w:rFonts w:cs="Courier New"/>
          <w:szCs w:val="16"/>
          <w:lang w:val="en-GB" w:eastAsia="ko-KR"/>
        </w:rPr>
      </w:pPr>
      <w:r>
        <w:rPr>
          <w:rFonts w:cs="Courier New"/>
          <w:szCs w:val="16"/>
          <w:lang w:val="en-GB" w:eastAsia="ko-KR"/>
        </w:rPr>
        <w:t>id-OTDOACells</w:t>
        <w:tab/>
        <w:tab/>
        <w:tab/>
        <w:tab/>
        <w:tab/>
        <w:tab/>
        <w:tab/>
        <w:tab/>
        <w:tab/>
        <w:tab/>
        <w:tab/>
        <w:tab/>
        <w:tab/>
        <w:tab/>
        <w:tab/>
        <w:tab/>
      </w:r>
      <w:r>
        <w:rPr>
          <w:lang w:val="en-GB" w:eastAsia="ko-KR"/>
        </w:rPr>
        <w:t>ProtocolIE-ID ::= 8</w:t>
      </w:r>
    </w:p>
    <w:p>
      <w:pPr>
        <w:pStyle w:val="PL"/>
        <w:rPr/>
      </w:pPr>
      <w:r>
        <w:rPr/>
        <w:t>id-OTDOA-Information-Type-Group</w:t>
        <w:tab/>
        <w:tab/>
        <w:tab/>
        <w:tab/>
        <w:tab/>
        <w:tab/>
        <w:tab/>
        <w:tab/>
        <w:tab/>
        <w:tab/>
        <w:tab/>
        <w:tab/>
        <w:t>ProtocolIE-ID ::= 9</w:t>
      </w:r>
    </w:p>
    <w:p>
      <w:pPr>
        <w:pStyle w:val="PL"/>
        <w:rPr/>
      </w:pPr>
      <w:r>
        <w:rPr/>
        <w:t>id-OTDOA-Information-Type-Item</w:t>
        <w:tab/>
        <w:tab/>
        <w:tab/>
        <w:tab/>
        <w:tab/>
        <w:tab/>
        <w:tab/>
        <w:tab/>
        <w:tab/>
        <w:tab/>
        <w:tab/>
        <w:tab/>
        <w:t>ProtocolIE-ID ::= 10</w:t>
      </w:r>
    </w:p>
    <w:p>
      <w:pPr>
        <w:pStyle w:val="PL"/>
        <w:rPr/>
      </w:pPr>
      <w:r>
        <w:rPr/>
        <w:t>id-MeasurementQuantities-Item</w:t>
        <w:tab/>
        <w:tab/>
        <w:tab/>
        <w:tab/>
        <w:tab/>
        <w:tab/>
        <w:tab/>
        <w:tab/>
        <w:tab/>
        <w:tab/>
        <w:tab/>
        <w:tab/>
        <w:t>ProtocolIE-ID ::= 11</w:t>
      </w:r>
    </w:p>
    <w:p>
      <w:pPr>
        <w:pStyle w:val="PL"/>
        <w:rPr/>
      </w:pPr>
      <w:r>
        <w:rPr/>
        <w:t>id-RequestedSRSTransmissionCharacteristics</w:t>
        <w:tab/>
        <w:tab/>
        <w:tab/>
        <w:tab/>
        <w:tab/>
        <w:tab/>
        <w:tab/>
        <w:tab/>
        <w:tab/>
        <w:t>ProtocolIE-ID ::= 12</w:t>
      </w:r>
    </w:p>
    <w:p>
      <w:pPr>
        <w:pStyle w:val="PL"/>
        <w:rPr/>
      </w:pPr>
      <w:r>
        <w:rPr/>
        <w:t>id-ULConfiguration</w:t>
        <w:tab/>
        <w:tab/>
        <w:tab/>
        <w:tab/>
        <w:tab/>
        <w:tab/>
        <w:tab/>
        <w:tab/>
        <w:tab/>
        <w:tab/>
        <w:tab/>
        <w:tab/>
        <w:tab/>
        <w:tab/>
        <w:tab/>
        <w:t>ProtocolIE-ID ::= 13</w:t>
      </w:r>
    </w:p>
    <w:p>
      <w:pPr>
        <w:pStyle w:val="PL"/>
        <w:rPr/>
      </w:pPr>
      <w:r>
        <w:rPr/>
        <w:t>id-Cell-Portion-ID</w:t>
        <w:tab/>
        <w:tab/>
        <w:tab/>
        <w:tab/>
        <w:tab/>
        <w:tab/>
        <w:tab/>
        <w:tab/>
        <w:tab/>
        <w:tab/>
        <w:tab/>
        <w:tab/>
        <w:tab/>
        <w:tab/>
        <w:tab/>
        <w:t>ProtocolIE-ID ::= 14</w:t>
      </w:r>
    </w:p>
    <w:p>
      <w:pPr>
        <w:pStyle w:val="PL"/>
        <w:rPr/>
      </w:pPr>
      <w:r>
        <w:rPr/>
        <w:t>id-InterRATMeasurementQuantities</w:t>
        <w:tab/>
        <w:tab/>
        <w:tab/>
        <w:tab/>
        <w:tab/>
        <w:tab/>
        <w:tab/>
        <w:tab/>
        <w:tab/>
        <w:tab/>
        <w:tab/>
        <w:t>ProtocolIE-ID ::= 15</w:t>
      </w:r>
    </w:p>
    <w:p>
      <w:pPr>
        <w:pStyle w:val="PL"/>
        <w:rPr/>
      </w:pPr>
      <w:r>
        <w:rPr/>
        <w:t>id-InterRATMeasurementQuantities-Item</w:t>
        <w:tab/>
        <w:tab/>
        <w:tab/>
        <w:tab/>
        <w:tab/>
        <w:tab/>
        <w:tab/>
        <w:tab/>
        <w:tab/>
        <w:tab/>
        <w:t>ProtocolIE-ID ::= 16</w:t>
      </w:r>
    </w:p>
    <w:p>
      <w:pPr>
        <w:pStyle w:val="PL"/>
        <w:rPr/>
      </w:pPr>
      <w:r>
        <w:rPr/>
        <w:t>id-InterRATMeasurementResult</w:t>
        <w:tab/>
        <w:tab/>
        <w:tab/>
        <w:tab/>
        <w:tab/>
        <w:tab/>
        <w:tab/>
        <w:tab/>
        <w:tab/>
        <w:tab/>
        <w:tab/>
        <w:tab/>
        <w:t>ProtocolIE-ID ::= 17</w:t>
      </w:r>
    </w:p>
    <w:p>
      <w:pPr>
        <w:pStyle w:val="PL"/>
        <w:rPr/>
      </w:pPr>
      <w:r>
        <w:rPr/>
        <w:t>id-AddOTDOACells</w:t>
        <w:tab/>
        <w:tab/>
        <w:tab/>
        <w:tab/>
        <w:tab/>
        <w:tab/>
        <w:tab/>
        <w:tab/>
        <w:tab/>
        <w:tab/>
        <w:tab/>
        <w:tab/>
        <w:tab/>
        <w:tab/>
        <w:tab/>
        <w:t>ProtocolIE-ID ::= 18</w:t>
      </w:r>
    </w:p>
    <w:p>
      <w:pPr>
        <w:pStyle w:val="PL"/>
        <w:rPr/>
      </w:pPr>
      <w:r>
        <w:rPr/>
        <w:t>id-WLANMeasurementQuantities</w:t>
        <w:tab/>
        <w:tab/>
        <w:tab/>
        <w:tab/>
        <w:tab/>
        <w:tab/>
        <w:tab/>
        <w:tab/>
        <w:tab/>
        <w:tab/>
        <w:tab/>
        <w:tab/>
        <w:t>ProtocolIE-ID ::= 19</w:t>
      </w:r>
    </w:p>
    <w:p>
      <w:pPr>
        <w:pStyle w:val="PL"/>
        <w:rPr/>
      </w:pPr>
      <w:r>
        <w:rPr/>
        <w:t>id-WLANMeasurementQuantities-Item</w:t>
        <w:tab/>
        <w:tab/>
        <w:tab/>
        <w:tab/>
        <w:tab/>
        <w:tab/>
        <w:tab/>
        <w:tab/>
        <w:tab/>
        <w:tab/>
        <w:tab/>
        <w:t>ProtocolIE-ID ::= 20</w:t>
      </w:r>
    </w:p>
    <w:p>
      <w:pPr>
        <w:pStyle w:val="PL"/>
        <w:rPr/>
      </w:pPr>
      <w:r>
        <w:rPr/>
        <w:t>id-WLANMeasurementResult</w:t>
        <w:tab/>
        <w:tab/>
        <w:tab/>
        <w:tab/>
        <w:tab/>
        <w:tab/>
        <w:tab/>
        <w:tab/>
        <w:tab/>
        <w:tab/>
        <w:tab/>
        <w:tab/>
        <w:tab/>
        <w:t>ProtocolIE-ID ::= 21</w:t>
      </w:r>
    </w:p>
    <w:p>
      <w:pPr>
        <w:pStyle w:val="PL"/>
        <w:rPr/>
      </w:pPr>
      <w:r>
        <w:rPr/>
        <w:t>id-Assistance-Information</w:t>
        <w:tab/>
        <w:tab/>
        <w:tab/>
        <w:tab/>
        <w:tab/>
        <w:tab/>
        <w:tab/>
        <w:tab/>
        <w:tab/>
        <w:tab/>
        <w:tab/>
        <w:tab/>
        <w:tab/>
        <w:t>ProtocolIE-ID ::= 22</w:t>
      </w:r>
    </w:p>
    <w:p>
      <w:pPr>
        <w:pStyle w:val="PL"/>
        <w:rPr/>
      </w:pPr>
      <w:r>
        <w:rPr/>
        <w:t>id-Broadcast</w:t>
        <w:tab/>
        <w:tab/>
        <w:tab/>
        <w:tab/>
        <w:tab/>
        <w:tab/>
        <w:tab/>
        <w:tab/>
        <w:tab/>
        <w:tab/>
        <w:tab/>
        <w:tab/>
        <w:tab/>
        <w:tab/>
        <w:tab/>
        <w:tab/>
        <w:t>ProtocolIE-ID ::= 23</w:t>
      </w:r>
    </w:p>
    <w:p>
      <w:pPr>
        <w:pStyle w:val="PL"/>
        <w:rPr/>
      </w:pPr>
      <w:r>
        <w:rPr/>
        <w:t>id-AssistanceInformationFailureList</w:t>
        <w:tab/>
        <w:tab/>
        <w:tab/>
        <w:tab/>
        <w:tab/>
        <w:tab/>
        <w:tab/>
        <w:tab/>
        <w:tab/>
        <w:tab/>
        <w:tab/>
        <w:t>ProtocolIE-ID ::= 24</w:t>
      </w:r>
    </w:p>
    <w:p>
      <w:pPr>
        <w:pStyle w:val="PL"/>
        <w:rPr/>
      </w:pPr>
      <w:r>
        <w:rPr/>
        <w:t>id-ResultsPerSSB-Index-List</w:t>
        <w:tab/>
        <w:tab/>
        <w:tab/>
        <w:tab/>
        <w:tab/>
        <w:tab/>
        <w:tab/>
        <w:tab/>
        <w:tab/>
        <w:tab/>
        <w:tab/>
        <w:tab/>
        <w:tab/>
        <w:t>ProtocolIE-ID ::= 25</w:t>
      </w:r>
    </w:p>
    <w:p>
      <w:pPr>
        <w:pStyle w:val="PL"/>
        <w:rPr/>
      </w:pPr>
      <w:r>
        <w:rPr/>
        <w:t>id-ResultsPerSSB-Index-Item</w:t>
        <w:tab/>
        <w:tab/>
        <w:tab/>
        <w:tab/>
        <w:tab/>
        <w:tab/>
        <w:tab/>
        <w:tab/>
        <w:tab/>
        <w:tab/>
        <w:tab/>
        <w:tab/>
        <w:tab/>
        <w:t>ProtocolIE-ID ::= 26</w:t>
      </w:r>
    </w:p>
    <w:p>
      <w:pPr>
        <w:pStyle w:val="PL"/>
        <w:rPr>
          <w:lang w:val="fr-FR" w:eastAsia="en-US"/>
        </w:rPr>
      </w:pPr>
      <w:r>
        <w:rPr>
          <w:lang w:val="fr-FR" w:eastAsia="en-US"/>
        </w:rPr>
        <w:t>id-NR-CGI</w:t>
        <w:tab/>
        <w:tab/>
        <w:tab/>
        <w:tab/>
        <w:tab/>
        <w:tab/>
        <w:tab/>
        <w:tab/>
        <w:tab/>
        <w:tab/>
        <w:tab/>
        <w:tab/>
        <w:tab/>
        <w:tab/>
        <w:tab/>
        <w:tab/>
        <w:tab/>
        <w:t>ProtocolIE-ID ::= 27</w:t>
      </w:r>
    </w:p>
    <w:p>
      <w:pPr>
        <w:pStyle w:val="PL"/>
        <w:rPr>
          <w:lang w:val="fr-FR" w:eastAsia="en-US"/>
        </w:rPr>
      </w:pPr>
      <w:r>
        <w:rPr>
          <w:lang w:val="fr-FR" w:eastAsia="en-US"/>
        </w:rPr>
      </w:r>
    </w:p>
    <w:p>
      <w:pPr>
        <w:pStyle w:val="PL"/>
        <w:rPr/>
      </w:pPr>
      <w:r>
        <w:rPr/>
        <w:t>END</w:t>
      </w:r>
    </w:p>
    <w:p>
      <w:pPr>
        <w:pStyle w:val="PL"/>
        <w:rPr/>
      </w:pPr>
      <w:r>
        <w:rPr/>
        <w:t>-- ASN1STOP</w:t>
      </w:r>
    </w:p>
    <w:p>
      <w:pPr>
        <w:pStyle w:val="PL"/>
        <w:rPr/>
      </w:pPr>
      <w:r>
        <w:rPr/>
      </w:r>
    </w:p>
    <w:p>
      <w:pPr>
        <w:pStyle w:val="Heading3"/>
        <w:spacing w:lineRule="auto" w:line="240"/>
        <w:rPr/>
      </w:pPr>
      <w:r>
        <w:rPr/>
        <w:t>9.3.8</w:t>
        <w:tab/>
        <w:t>Container definitions</w:t>
      </w:r>
    </w:p>
    <w:p>
      <w:pPr>
        <w:pStyle w:val="PL"/>
        <w:rPr/>
      </w:pPr>
      <w:r>
        <w:rPr/>
        <w:t>-- ASN1START</w:t>
      </w:r>
    </w:p>
    <w:p>
      <w:pPr>
        <w:pStyle w:val="PL"/>
        <w:rPr/>
      </w:pPr>
      <w:r>
        <w:rPr/>
        <w:t>-- **************************************************************</w:t>
      </w:r>
    </w:p>
    <w:p>
      <w:pPr>
        <w:pStyle w:val="PL"/>
        <w:rPr/>
      </w:pPr>
      <w:r>
        <w:rPr/>
        <w:t>--</w:t>
      </w:r>
    </w:p>
    <w:p>
      <w:pPr>
        <w:pStyle w:val="PL"/>
        <w:rPr/>
      </w:pPr>
      <w:r>
        <w:rPr/>
        <w:t>-- Container definitions</w:t>
      </w:r>
    </w:p>
    <w:p>
      <w:pPr>
        <w:pStyle w:val="PL"/>
        <w:rPr/>
      </w:pPr>
      <w:r>
        <w:rPr/>
        <w:t>--</w:t>
      </w:r>
    </w:p>
    <w:p>
      <w:pPr>
        <w:pStyle w:val="PL"/>
        <w:rPr/>
      </w:pPr>
      <w:r>
        <w:rPr/>
        <w:t>-- **************************************************************</w:t>
      </w:r>
    </w:p>
    <w:p>
      <w:pPr>
        <w:pStyle w:val="PL"/>
        <w:rPr/>
      </w:pPr>
      <w:r>
        <w:rPr/>
      </w:r>
    </w:p>
    <w:p>
      <w:pPr>
        <w:pStyle w:val="PL"/>
        <w:rPr/>
      </w:pPr>
      <w:r>
        <w:rPr/>
        <w:t>LPPA-Containers {</w:t>
      </w:r>
    </w:p>
    <w:p>
      <w:pPr>
        <w:pStyle w:val="PL"/>
        <w:rPr/>
      </w:pPr>
      <w:r>
        <w:rPr/>
        <w:t xml:space="preserve">itu-t (0) identified-organization (4) etsi (0) mobileDomain (0) </w:t>
      </w:r>
    </w:p>
    <w:p>
      <w:pPr>
        <w:pStyle w:val="PL"/>
        <w:rPr/>
      </w:pPr>
      <w:r>
        <w:rPr/>
        <w:t>eps-Access (21) modules (3) lppa (6) version1 (1) lppa-Containers (5)}</w:t>
      </w:r>
    </w:p>
    <w:p>
      <w:pPr>
        <w:pStyle w:val="PL"/>
        <w:rPr/>
      </w:pPr>
      <w:r>
        <w:rPr/>
      </w:r>
    </w:p>
    <w:p>
      <w:pPr>
        <w:pStyle w:val="PL"/>
        <w:rPr/>
      </w:pPr>
      <w:r>
        <w:rPr/>
        <w:t xml:space="preserve">DEFINITIONS AUTOMATIC TAGS ::= </w:t>
      </w:r>
    </w:p>
    <w:p>
      <w:pPr>
        <w:pStyle w:val="PL"/>
        <w:rPr/>
      </w:pPr>
      <w:r>
        <w:rPr/>
      </w:r>
    </w:p>
    <w:p>
      <w:pPr>
        <w:pStyle w:val="PL"/>
        <w:rPr/>
      </w:pPr>
      <w:r>
        <w:rPr/>
        <w:t>BEGIN</w:t>
      </w:r>
    </w:p>
    <w:p>
      <w:pPr>
        <w:pStyle w:val="PL"/>
        <w:rPr/>
      </w:pPr>
      <w:r>
        <w:rPr/>
      </w:r>
    </w:p>
    <w:p>
      <w:pPr>
        <w:pStyle w:val="PL"/>
        <w:rPr/>
      </w:pPr>
      <w:r>
        <w:rPr/>
        <w:t>-- **************************************************************</w:t>
      </w:r>
    </w:p>
    <w:p>
      <w:pPr>
        <w:pStyle w:val="PL"/>
        <w:rPr/>
      </w:pPr>
      <w:r>
        <w:rPr/>
        <w:t>--</w:t>
      </w:r>
    </w:p>
    <w:p>
      <w:pPr>
        <w:pStyle w:val="PL"/>
        <w:rPr/>
      </w:pPr>
      <w:r>
        <w:rPr/>
        <w:t>-- IE parameter types from other modules.</w:t>
      </w:r>
    </w:p>
    <w:p>
      <w:pPr>
        <w:pStyle w:val="PL"/>
        <w:rPr/>
      </w:pPr>
      <w:r>
        <w:rPr/>
        <w:t>--</w:t>
      </w:r>
    </w:p>
    <w:p>
      <w:pPr>
        <w:pStyle w:val="PL"/>
        <w:rPr/>
      </w:pPr>
      <w:r>
        <w:rPr/>
        <w:t>-- **************************************************************</w:t>
      </w:r>
    </w:p>
    <w:p>
      <w:pPr>
        <w:pStyle w:val="PL"/>
        <w:rPr/>
      </w:pPr>
      <w:r>
        <w:rPr/>
      </w:r>
    </w:p>
    <w:p>
      <w:pPr>
        <w:pStyle w:val="PL"/>
        <w:rPr/>
      </w:pPr>
      <w:r>
        <w:rPr/>
        <w:t>IMPORTS</w:t>
      </w:r>
    </w:p>
    <w:p>
      <w:pPr>
        <w:pStyle w:val="PL"/>
        <w:rPr/>
      </w:pPr>
      <w:r>
        <w:rPr/>
        <w:tab/>
        <w:t>maxPrivateIEs,</w:t>
      </w:r>
    </w:p>
    <w:p>
      <w:pPr>
        <w:pStyle w:val="PL"/>
        <w:rPr/>
      </w:pPr>
      <w:r>
        <w:rPr/>
        <w:tab/>
        <w:t>maxProtocolExtensions,</w:t>
      </w:r>
    </w:p>
    <w:p>
      <w:pPr>
        <w:pStyle w:val="PL"/>
        <w:rPr/>
      </w:pPr>
      <w:r>
        <w:rPr/>
        <w:tab/>
        <w:t>maxProtocolIEs,</w:t>
      </w:r>
    </w:p>
    <w:p>
      <w:pPr>
        <w:pStyle w:val="PL"/>
        <w:rPr/>
      </w:pPr>
      <w:r>
        <w:rPr/>
        <w:tab/>
        <w:t>Criticality,</w:t>
      </w:r>
    </w:p>
    <w:p>
      <w:pPr>
        <w:pStyle w:val="PL"/>
        <w:rPr/>
      </w:pPr>
      <w:r>
        <w:rPr/>
        <w:tab/>
        <w:t>Presence,</w:t>
      </w:r>
    </w:p>
    <w:p>
      <w:pPr>
        <w:pStyle w:val="PL"/>
        <w:rPr/>
      </w:pPr>
      <w:r>
        <w:rPr/>
        <w:tab/>
        <w:t>PrivateIE-ID,</w:t>
      </w:r>
    </w:p>
    <w:p>
      <w:pPr>
        <w:pStyle w:val="PL"/>
        <w:rPr/>
      </w:pPr>
      <w:r>
        <w:rPr/>
        <w:tab/>
        <w:t>ProtocolIE-ID</w:t>
        <w:tab/>
      </w:r>
    </w:p>
    <w:p>
      <w:pPr>
        <w:pStyle w:val="PL"/>
        <w:rPr/>
      </w:pPr>
      <w:r>
        <w:rPr/>
        <w:t>FROM LPPA-CommonDataTypes;</w:t>
      </w:r>
    </w:p>
    <w:p>
      <w:pPr>
        <w:pStyle w:val="PL"/>
        <w:rPr/>
      </w:pPr>
      <w:r>
        <w:rPr/>
      </w:r>
    </w:p>
    <w:p>
      <w:pPr>
        <w:pStyle w:val="PL"/>
        <w:rPr/>
      </w:pPr>
      <w:r>
        <w:rPr/>
        <w:t>-- **************************************************************</w:t>
      </w:r>
    </w:p>
    <w:p>
      <w:pPr>
        <w:pStyle w:val="PL"/>
        <w:rPr/>
      </w:pPr>
      <w:r>
        <w:rPr/>
        <w:t>--</w:t>
      </w:r>
    </w:p>
    <w:p>
      <w:pPr>
        <w:pStyle w:val="PL"/>
        <w:rPr/>
      </w:pPr>
      <w:r>
        <w:rPr/>
        <w:t>-- Class Definition for Protocol IEs</w:t>
      </w:r>
    </w:p>
    <w:p>
      <w:pPr>
        <w:pStyle w:val="PL"/>
        <w:rPr/>
      </w:pPr>
      <w:r>
        <w:rPr/>
        <w:t>--</w:t>
      </w:r>
    </w:p>
    <w:p>
      <w:pPr>
        <w:pStyle w:val="PL"/>
        <w:rPr/>
      </w:pPr>
      <w:r>
        <w:rPr/>
        <w:t>-- **************************************************************</w:t>
      </w:r>
    </w:p>
    <w:p>
      <w:pPr>
        <w:pStyle w:val="PL"/>
        <w:rPr/>
      </w:pPr>
      <w:r>
        <w:rPr/>
      </w:r>
    </w:p>
    <w:p>
      <w:pPr>
        <w:pStyle w:val="PL"/>
        <w:rPr/>
      </w:pPr>
      <w:r>
        <w:rPr/>
        <w:t>LPPA-PROTOCOL-IES ::= CLASS {</w:t>
      </w:r>
    </w:p>
    <w:p>
      <w:pPr>
        <w:pStyle w:val="PL"/>
        <w:rPr/>
      </w:pPr>
      <w:r>
        <w:rPr/>
        <w:tab/>
        <w:t>&amp;id</w:t>
        <w:tab/>
        <w:tab/>
        <w:tab/>
        <w:tab/>
        <w:t>ProtocolIE-ID</w:t>
        <w:tab/>
        <w:tab/>
        <w:tab/>
        <w:t>UNIQUE,</w:t>
      </w:r>
    </w:p>
    <w:p>
      <w:pPr>
        <w:pStyle w:val="PL"/>
        <w:rPr/>
      </w:pPr>
      <w:r>
        <w:rPr/>
        <w:tab/>
        <w:t>&amp;criticality</w:t>
        <w:tab/>
        <w:t>Criticality,</w:t>
      </w:r>
    </w:p>
    <w:p>
      <w:pPr>
        <w:pStyle w:val="PL"/>
        <w:rPr/>
      </w:pPr>
      <w:r>
        <w:rPr/>
        <w:tab/>
        <w:t>&amp;Value,</w:t>
      </w:r>
    </w:p>
    <w:p>
      <w:pPr>
        <w:pStyle w:val="PL"/>
        <w:rPr/>
      </w:pPr>
      <w:r>
        <w:rPr/>
        <w:tab/>
        <w:t>&amp;presence</w:t>
        <w:tab/>
        <w:tab/>
        <w:t>Presence</w:t>
      </w:r>
    </w:p>
    <w:p>
      <w:pPr>
        <w:pStyle w:val="PL"/>
        <w:rPr/>
      </w:pPr>
      <w:r>
        <w:rPr/>
        <w:t>}</w:t>
      </w:r>
    </w:p>
    <w:p>
      <w:pPr>
        <w:pStyle w:val="PL"/>
        <w:rPr/>
      </w:pPr>
      <w:r>
        <w:rPr/>
        <w:t>WITH SYNTAX {</w:t>
      </w:r>
    </w:p>
    <w:p>
      <w:pPr>
        <w:pStyle w:val="PL"/>
        <w:rPr/>
      </w:pPr>
      <w:r>
        <w:rPr/>
        <w:tab/>
        <w:t>ID</w:t>
        <w:tab/>
        <w:tab/>
        <w:tab/>
        <w:tab/>
        <w:t>&amp;id</w:t>
      </w:r>
    </w:p>
    <w:p>
      <w:pPr>
        <w:pStyle w:val="PL"/>
        <w:rPr/>
      </w:pPr>
      <w:r>
        <w:rPr/>
        <w:tab/>
        <w:t>CRITICALITY</w:t>
        <w:tab/>
        <w:tab/>
        <w:t>&amp;criticality</w:t>
      </w:r>
    </w:p>
    <w:p>
      <w:pPr>
        <w:pStyle w:val="PL"/>
        <w:rPr/>
      </w:pPr>
      <w:r>
        <w:rPr/>
        <w:tab/>
        <w:t>TYPE</w:t>
        <w:tab/>
        <w:tab/>
        <w:tab/>
        <w:t>&amp;Value</w:t>
      </w:r>
    </w:p>
    <w:p>
      <w:pPr>
        <w:pStyle w:val="PL"/>
        <w:rPr/>
      </w:pPr>
      <w:r>
        <w:rPr/>
        <w:tab/>
        <w:t>PRESENCE</w:t>
        <w:tab/>
        <w:tab/>
        <w:t>&amp;presence</w:t>
      </w:r>
    </w:p>
    <w:p>
      <w:pPr>
        <w:pStyle w:val="PL"/>
        <w:rPr/>
      </w:pPr>
      <w:r>
        <w:rPr/>
        <w:t>}</w:t>
      </w:r>
    </w:p>
    <w:p>
      <w:pPr>
        <w:pStyle w:val="PL"/>
        <w:rPr/>
      </w:pPr>
      <w:r>
        <w:rPr/>
      </w:r>
    </w:p>
    <w:p>
      <w:pPr>
        <w:pStyle w:val="PL"/>
        <w:rPr/>
      </w:pPr>
      <w:r>
        <w:rPr/>
        <w:t>-- **************************************************************</w:t>
      </w:r>
    </w:p>
    <w:p>
      <w:pPr>
        <w:pStyle w:val="PL"/>
        <w:rPr/>
      </w:pPr>
      <w:r>
        <w:rPr/>
        <w:t>--</w:t>
      </w:r>
    </w:p>
    <w:p>
      <w:pPr>
        <w:pStyle w:val="PL"/>
        <w:rPr/>
      </w:pPr>
      <w:r>
        <w:rPr/>
        <w:t>-- Class Definition for Protocol IEs</w:t>
      </w:r>
    </w:p>
    <w:p>
      <w:pPr>
        <w:pStyle w:val="PL"/>
        <w:rPr/>
      </w:pPr>
      <w:r>
        <w:rPr/>
        <w:t>--</w:t>
      </w:r>
    </w:p>
    <w:p>
      <w:pPr>
        <w:pStyle w:val="PL"/>
        <w:rPr/>
      </w:pPr>
      <w:r>
        <w:rPr/>
        <w:t>-- **************************************************************</w:t>
      </w:r>
    </w:p>
    <w:p>
      <w:pPr>
        <w:pStyle w:val="PL"/>
        <w:rPr/>
      </w:pPr>
      <w:r>
        <w:rPr/>
      </w:r>
    </w:p>
    <w:p>
      <w:pPr>
        <w:pStyle w:val="PL"/>
        <w:rPr/>
      </w:pPr>
      <w:r>
        <w:rPr/>
        <w:t>LPPA-PROTOCOL-IES-PAIR ::= CLASS {</w:t>
      </w:r>
    </w:p>
    <w:p>
      <w:pPr>
        <w:pStyle w:val="PL"/>
        <w:rPr/>
      </w:pPr>
      <w:r>
        <w:rPr/>
        <w:tab/>
        <w:t>&amp;id</w:t>
        <w:tab/>
        <w:tab/>
        <w:tab/>
        <w:tab/>
        <w:tab/>
        <w:tab/>
        <w:t>ProtocolIE-ID</w:t>
        <w:tab/>
        <w:tab/>
        <w:t>UNIQUE,</w:t>
      </w:r>
    </w:p>
    <w:p>
      <w:pPr>
        <w:pStyle w:val="PL"/>
        <w:rPr/>
      </w:pPr>
      <w:r>
        <w:rPr/>
        <w:tab/>
        <w:t>&amp;firstCriticality</w:t>
        <w:tab/>
        <w:tab/>
        <w:t>Criticality,</w:t>
      </w:r>
    </w:p>
    <w:p>
      <w:pPr>
        <w:pStyle w:val="PL"/>
        <w:rPr/>
      </w:pPr>
      <w:r>
        <w:rPr/>
        <w:tab/>
        <w:t>&amp;FirstValue,</w:t>
      </w:r>
    </w:p>
    <w:p>
      <w:pPr>
        <w:pStyle w:val="PL"/>
        <w:rPr/>
      </w:pPr>
      <w:r>
        <w:rPr/>
        <w:tab/>
        <w:t>&amp;secondCriticality</w:t>
        <w:tab/>
        <w:tab/>
        <w:t>Criticality,</w:t>
      </w:r>
    </w:p>
    <w:p>
      <w:pPr>
        <w:pStyle w:val="PL"/>
        <w:rPr/>
      </w:pPr>
      <w:r>
        <w:rPr/>
        <w:tab/>
        <w:t>&amp;SecondValue,</w:t>
      </w:r>
    </w:p>
    <w:p>
      <w:pPr>
        <w:pStyle w:val="PL"/>
        <w:rPr/>
      </w:pPr>
      <w:r>
        <w:rPr/>
        <w:tab/>
        <w:t>&amp;presence</w:t>
        <w:tab/>
        <w:tab/>
        <w:tab/>
        <w:tab/>
        <w:t>Presence</w:t>
      </w:r>
    </w:p>
    <w:p>
      <w:pPr>
        <w:pStyle w:val="PL"/>
        <w:rPr/>
      </w:pPr>
      <w:r>
        <w:rPr/>
        <w:t>}</w:t>
      </w:r>
    </w:p>
    <w:p>
      <w:pPr>
        <w:pStyle w:val="PL"/>
        <w:rPr/>
      </w:pPr>
      <w:r>
        <w:rPr/>
        <w:t>WITH SYNTAX {</w:t>
      </w:r>
    </w:p>
    <w:p>
      <w:pPr>
        <w:pStyle w:val="PL"/>
        <w:rPr/>
      </w:pPr>
      <w:r>
        <w:rPr/>
        <w:tab/>
        <w:t>ID</w:t>
        <w:tab/>
        <w:tab/>
        <w:tab/>
        <w:tab/>
        <w:tab/>
        <w:tab/>
        <w:t>&amp;id</w:t>
      </w:r>
    </w:p>
    <w:p>
      <w:pPr>
        <w:pStyle w:val="PL"/>
        <w:rPr/>
      </w:pPr>
      <w:r>
        <w:rPr/>
        <w:tab/>
        <w:t xml:space="preserve">FIRST CRITICALITY </w:t>
        <w:tab/>
        <w:tab/>
        <w:t>&amp;firstCriticality</w:t>
      </w:r>
    </w:p>
    <w:p>
      <w:pPr>
        <w:pStyle w:val="PL"/>
        <w:rPr/>
      </w:pPr>
      <w:r>
        <w:rPr/>
        <w:tab/>
        <w:t>FIRST TYPE</w:t>
        <w:tab/>
        <w:tab/>
        <w:tab/>
        <w:tab/>
        <w:t>&amp;FirstValue</w:t>
      </w:r>
    </w:p>
    <w:p>
      <w:pPr>
        <w:pStyle w:val="PL"/>
        <w:rPr/>
      </w:pPr>
      <w:r>
        <w:rPr/>
        <w:tab/>
        <w:t xml:space="preserve">SECOND CRITICALITY </w:t>
        <w:tab/>
        <w:tab/>
        <w:t>&amp;secondCriticality</w:t>
      </w:r>
    </w:p>
    <w:p>
      <w:pPr>
        <w:pStyle w:val="PL"/>
        <w:rPr/>
      </w:pPr>
      <w:r>
        <w:rPr/>
        <w:tab/>
        <w:t>SECOND TYPE</w:t>
        <w:tab/>
        <w:tab/>
        <w:tab/>
        <w:tab/>
        <w:t>&amp;SecondValue</w:t>
      </w:r>
    </w:p>
    <w:p>
      <w:pPr>
        <w:pStyle w:val="PL"/>
        <w:rPr/>
      </w:pPr>
      <w:r>
        <w:rPr/>
        <w:tab/>
        <w:t>PRESENCE</w:t>
        <w:tab/>
        <w:tab/>
        <w:tab/>
        <w:tab/>
        <w:t>&amp;presence</w:t>
      </w:r>
    </w:p>
    <w:p>
      <w:pPr>
        <w:pStyle w:val="PL"/>
        <w:rPr/>
      </w:pPr>
      <w:r>
        <w:rPr/>
        <w:t>}</w:t>
      </w:r>
    </w:p>
    <w:p>
      <w:pPr>
        <w:pStyle w:val="PL"/>
        <w:rPr/>
      </w:pPr>
      <w:r>
        <w:rPr/>
      </w:r>
    </w:p>
    <w:p>
      <w:pPr>
        <w:pStyle w:val="PL"/>
        <w:rPr/>
      </w:pPr>
      <w:r>
        <w:rPr/>
        <w:t>-- **************************************************************</w:t>
      </w:r>
    </w:p>
    <w:p>
      <w:pPr>
        <w:pStyle w:val="PL"/>
        <w:rPr/>
      </w:pPr>
      <w:r>
        <w:rPr/>
        <w:t>--</w:t>
      </w:r>
    </w:p>
    <w:p>
      <w:pPr>
        <w:pStyle w:val="PL"/>
        <w:rPr/>
      </w:pPr>
      <w:r>
        <w:rPr/>
        <w:t>-- Class Definition for Protocol Extensions</w:t>
      </w:r>
    </w:p>
    <w:p>
      <w:pPr>
        <w:pStyle w:val="PL"/>
        <w:rPr/>
      </w:pPr>
      <w:r>
        <w:rPr/>
        <w:t>--</w:t>
      </w:r>
    </w:p>
    <w:p>
      <w:pPr>
        <w:pStyle w:val="PL"/>
        <w:rPr/>
      </w:pPr>
      <w:r>
        <w:rPr/>
        <w:t>-- **************************************************************</w:t>
      </w:r>
    </w:p>
    <w:p>
      <w:pPr>
        <w:pStyle w:val="PL"/>
        <w:rPr/>
      </w:pPr>
      <w:r>
        <w:rPr/>
      </w:r>
    </w:p>
    <w:p>
      <w:pPr>
        <w:pStyle w:val="PL"/>
        <w:rPr/>
      </w:pPr>
      <w:r>
        <w:rPr/>
        <w:t>LPPA-PROTOCOL-EXTENSION ::= CLASS {</w:t>
      </w:r>
    </w:p>
    <w:p>
      <w:pPr>
        <w:pStyle w:val="PL"/>
        <w:rPr/>
      </w:pPr>
      <w:r>
        <w:rPr/>
        <w:tab/>
        <w:t>&amp;id</w:t>
        <w:tab/>
        <w:tab/>
        <w:tab/>
        <w:tab/>
        <w:tab/>
        <w:t>ProtocolIE-ID</w:t>
        <w:tab/>
        <w:tab/>
        <w:t>UNIQUE,</w:t>
      </w:r>
    </w:p>
    <w:p>
      <w:pPr>
        <w:pStyle w:val="PL"/>
        <w:rPr/>
      </w:pPr>
      <w:r>
        <w:rPr/>
        <w:tab/>
        <w:t>&amp;criticality</w:t>
        <w:tab/>
        <w:tab/>
        <w:t>Criticality,</w:t>
      </w:r>
    </w:p>
    <w:p>
      <w:pPr>
        <w:pStyle w:val="PL"/>
        <w:rPr/>
      </w:pPr>
      <w:r>
        <w:rPr/>
        <w:tab/>
        <w:t>&amp;Extension,</w:t>
      </w:r>
    </w:p>
    <w:p>
      <w:pPr>
        <w:pStyle w:val="PL"/>
        <w:rPr/>
      </w:pPr>
      <w:r>
        <w:rPr/>
        <w:tab/>
        <w:t>&amp;presence</w:t>
        <w:tab/>
        <w:tab/>
        <w:tab/>
        <w:t>Presence</w:t>
      </w:r>
    </w:p>
    <w:p>
      <w:pPr>
        <w:pStyle w:val="PL"/>
        <w:rPr/>
      </w:pPr>
      <w:r>
        <w:rPr/>
        <w:t>}</w:t>
      </w:r>
    </w:p>
    <w:p>
      <w:pPr>
        <w:pStyle w:val="PL"/>
        <w:rPr/>
      </w:pPr>
      <w:r>
        <w:rPr/>
        <w:t>WITH SYNTAX {</w:t>
      </w:r>
    </w:p>
    <w:p>
      <w:pPr>
        <w:pStyle w:val="PL"/>
        <w:rPr/>
      </w:pPr>
      <w:r>
        <w:rPr/>
        <w:tab/>
        <w:t>ID</w:t>
        <w:tab/>
        <w:tab/>
        <w:tab/>
        <w:tab/>
        <w:tab/>
        <w:t>&amp;id</w:t>
      </w:r>
    </w:p>
    <w:p>
      <w:pPr>
        <w:pStyle w:val="PL"/>
        <w:rPr/>
      </w:pPr>
      <w:r>
        <w:rPr/>
        <w:tab/>
        <w:t>CRITICALITY</w:t>
        <w:tab/>
        <w:tab/>
        <w:tab/>
        <w:t>&amp;criticality</w:t>
      </w:r>
    </w:p>
    <w:p>
      <w:pPr>
        <w:pStyle w:val="PL"/>
        <w:rPr/>
      </w:pPr>
      <w:r>
        <w:rPr/>
        <w:tab/>
        <w:t>EXTENSION</w:t>
        <w:tab/>
        <w:tab/>
        <w:tab/>
        <w:t>&amp;Extension</w:t>
      </w:r>
    </w:p>
    <w:p>
      <w:pPr>
        <w:pStyle w:val="PL"/>
        <w:rPr/>
      </w:pPr>
      <w:r>
        <w:rPr/>
        <w:tab/>
        <w:t>PRESENCE</w:t>
        <w:tab/>
        <w:tab/>
        <w:tab/>
        <w:t>&amp;presence</w:t>
      </w:r>
    </w:p>
    <w:p>
      <w:pPr>
        <w:pStyle w:val="PL"/>
        <w:rPr/>
      </w:pPr>
      <w:r>
        <w:rPr/>
        <w:t>}</w:t>
      </w:r>
    </w:p>
    <w:p>
      <w:pPr>
        <w:pStyle w:val="PL"/>
        <w:rPr/>
      </w:pPr>
      <w:r>
        <w:rPr/>
      </w:r>
    </w:p>
    <w:p>
      <w:pPr>
        <w:pStyle w:val="PL"/>
        <w:rPr/>
      </w:pPr>
      <w:r>
        <w:rPr/>
        <w:t>-- **************************************************************</w:t>
      </w:r>
    </w:p>
    <w:p>
      <w:pPr>
        <w:pStyle w:val="PL"/>
        <w:rPr/>
      </w:pPr>
      <w:r>
        <w:rPr/>
        <w:t>--</w:t>
      </w:r>
    </w:p>
    <w:p>
      <w:pPr>
        <w:pStyle w:val="PL"/>
        <w:rPr/>
      </w:pPr>
      <w:r>
        <w:rPr/>
        <w:t>-- Class Definition for Private IEs</w:t>
      </w:r>
    </w:p>
    <w:p>
      <w:pPr>
        <w:pStyle w:val="PL"/>
        <w:rPr/>
      </w:pPr>
      <w:r>
        <w:rPr/>
        <w:t>--</w:t>
      </w:r>
    </w:p>
    <w:p>
      <w:pPr>
        <w:pStyle w:val="PL"/>
        <w:rPr/>
      </w:pPr>
      <w:r>
        <w:rPr/>
        <w:t>-- **************************************************************</w:t>
      </w:r>
    </w:p>
    <w:p>
      <w:pPr>
        <w:pStyle w:val="PL"/>
        <w:rPr/>
      </w:pPr>
      <w:r>
        <w:rPr/>
      </w:r>
    </w:p>
    <w:p>
      <w:pPr>
        <w:pStyle w:val="PL"/>
        <w:rPr/>
      </w:pPr>
      <w:r>
        <w:rPr/>
        <w:t>LPPA-PRIVATE-IES ::= CLASS {</w:t>
      </w:r>
    </w:p>
    <w:p>
      <w:pPr>
        <w:pStyle w:val="PL"/>
        <w:rPr/>
      </w:pPr>
      <w:r>
        <w:rPr/>
        <w:tab/>
        <w:t>&amp;id</w:t>
        <w:tab/>
        <w:tab/>
        <w:tab/>
        <w:tab/>
        <w:tab/>
        <w:t>PrivateIE-ID,</w:t>
      </w:r>
    </w:p>
    <w:p>
      <w:pPr>
        <w:pStyle w:val="PL"/>
        <w:rPr/>
      </w:pPr>
      <w:r>
        <w:rPr/>
        <w:tab/>
        <w:t>&amp;criticality</w:t>
        <w:tab/>
        <w:tab/>
        <w:t>Criticality,</w:t>
      </w:r>
    </w:p>
    <w:p>
      <w:pPr>
        <w:pStyle w:val="PL"/>
        <w:rPr/>
      </w:pPr>
      <w:r>
        <w:rPr/>
        <w:tab/>
        <w:t>&amp;Value,</w:t>
      </w:r>
    </w:p>
    <w:p>
      <w:pPr>
        <w:pStyle w:val="PL"/>
        <w:rPr/>
      </w:pPr>
      <w:r>
        <w:rPr/>
        <w:tab/>
        <w:t>&amp;presence</w:t>
        <w:tab/>
        <w:tab/>
        <w:tab/>
        <w:t>Presence</w:t>
      </w:r>
    </w:p>
    <w:p>
      <w:pPr>
        <w:pStyle w:val="PL"/>
        <w:rPr/>
      </w:pPr>
      <w:r>
        <w:rPr/>
        <w:t>}</w:t>
      </w:r>
    </w:p>
    <w:p>
      <w:pPr>
        <w:pStyle w:val="PL"/>
        <w:rPr/>
      </w:pPr>
      <w:r>
        <w:rPr/>
        <w:t>WITH SYNTAX {</w:t>
      </w:r>
    </w:p>
    <w:p>
      <w:pPr>
        <w:pStyle w:val="PL"/>
        <w:rPr/>
      </w:pPr>
      <w:r>
        <w:rPr/>
        <w:tab/>
        <w:t>ID</w:t>
        <w:tab/>
        <w:tab/>
        <w:tab/>
        <w:tab/>
        <w:tab/>
        <w:t>&amp;id</w:t>
      </w:r>
    </w:p>
    <w:p>
      <w:pPr>
        <w:pStyle w:val="PL"/>
        <w:rPr/>
      </w:pPr>
      <w:r>
        <w:rPr/>
        <w:tab/>
        <w:t>CRITICALITY</w:t>
        <w:tab/>
        <w:tab/>
        <w:tab/>
        <w:t>&amp;criticality</w:t>
      </w:r>
    </w:p>
    <w:p>
      <w:pPr>
        <w:pStyle w:val="PL"/>
        <w:rPr/>
      </w:pPr>
      <w:r>
        <w:rPr/>
        <w:tab/>
        <w:t>TYPE</w:t>
        <w:tab/>
        <w:tab/>
        <w:tab/>
        <w:tab/>
        <w:t>&amp;Value</w:t>
      </w:r>
    </w:p>
    <w:p>
      <w:pPr>
        <w:pStyle w:val="PL"/>
        <w:rPr/>
      </w:pPr>
      <w:r>
        <w:rPr/>
        <w:tab/>
        <w:t>PRESENCE</w:t>
        <w:tab/>
        <w:tab/>
        <w:tab/>
        <w:t>&amp;presence</w:t>
      </w:r>
    </w:p>
    <w:p>
      <w:pPr>
        <w:pStyle w:val="PL"/>
        <w:rPr/>
      </w:pPr>
      <w:r>
        <w:rPr/>
        <w:t>}</w:t>
      </w:r>
    </w:p>
    <w:p>
      <w:pPr>
        <w:pStyle w:val="PL"/>
        <w:rPr/>
      </w:pPr>
      <w:r>
        <w:rPr/>
      </w:r>
    </w:p>
    <w:p>
      <w:pPr>
        <w:pStyle w:val="PL"/>
        <w:rPr/>
      </w:pPr>
      <w:r>
        <w:rPr/>
        <w:t>-- **************************************************************</w:t>
      </w:r>
    </w:p>
    <w:p>
      <w:pPr>
        <w:pStyle w:val="PL"/>
        <w:rPr/>
      </w:pPr>
      <w:r>
        <w:rPr/>
        <w:t>--</w:t>
      </w:r>
    </w:p>
    <w:p>
      <w:pPr>
        <w:pStyle w:val="PL"/>
        <w:rPr/>
      </w:pPr>
      <w:r>
        <w:rPr/>
        <w:t>-- Container for Protocol IEs</w:t>
      </w:r>
    </w:p>
    <w:p>
      <w:pPr>
        <w:pStyle w:val="PL"/>
        <w:rPr>
          <w:lang w:val="fr-FR" w:eastAsia="en-US"/>
        </w:rPr>
      </w:pPr>
      <w:r>
        <w:rPr>
          <w:lang w:val="fr-FR" w:eastAsia="en-US"/>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 xml:space="preserve">ProtocolIE-Container { LPPA-PROTOCOL-IES : IEsSetParam} ::= </w:t>
      </w:r>
    </w:p>
    <w:p>
      <w:pPr>
        <w:pStyle w:val="PL"/>
        <w:rPr/>
      </w:pPr>
      <w:r>
        <w:rPr>
          <w:lang w:val="fr-FR" w:eastAsia="en-US"/>
        </w:rPr>
        <w:tab/>
      </w:r>
      <w:r>
        <w:rPr/>
        <w:t>SEQUENCE (SIZE (0..maxProtocolIEs)) OF</w:t>
      </w:r>
    </w:p>
    <w:p>
      <w:pPr>
        <w:pStyle w:val="PL"/>
        <w:rPr/>
      </w:pPr>
      <w:r>
        <w:rPr/>
        <w:tab/>
        <w:t>ProtocolIE-Field {{IEsSetParam}}</w:t>
      </w:r>
    </w:p>
    <w:p>
      <w:pPr>
        <w:pStyle w:val="PL"/>
        <w:rPr/>
      </w:pPr>
      <w:r>
        <w:rPr/>
      </w:r>
    </w:p>
    <w:p>
      <w:pPr>
        <w:pStyle w:val="PL"/>
        <w:rPr/>
      </w:pPr>
      <w:r>
        <w:rPr/>
        <w:t xml:space="preserve">ProtocolIE-Single-Container { LPPA-PROTOCOL-IES : IEsSetParam} ::= </w:t>
      </w:r>
    </w:p>
    <w:p>
      <w:pPr>
        <w:pStyle w:val="PL"/>
        <w:rPr/>
      </w:pPr>
      <w:r>
        <w:rPr/>
        <w:tab/>
        <w:t>ProtocolIE-Field {{IEsSetParam}}</w:t>
      </w:r>
    </w:p>
    <w:p>
      <w:pPr>
        <w:pStyle w:val="PL"/>
        <w:rPr/>
      </w:pPr>
      <w:r>
        <w:rPr/>
      </w:r>
    </w:p>
    <w:p>
      <w:pPr>
        <w:pStyle w:val="PL"/>
        <w:rPr/>
      </w:pPr>
      <w:r>
        <w:rPr/>
        <w:t>ProtocolIE-Field { LPPA-PROTOCOL-IES : IEsSetParam} ::= SEQUENCE {</w:t>
      </w:r>
    </w:p>
    <w:p>
      <w:pPr>
        <w:pStyle w:val="PL"/>
        <w:rPr/>
      </w:pPr>
      <w:r>
        <w:rPr/>
        <w:tab/>
        <w:t>id</w:t>
        <w:tab/>
        <w:tab/>
        <w:tab/>
        <w:tab/>
        <w:t>LPPA-PROTOCOL-IES.&amp;id</w:t>
        <w:tab/>
        <w:tab/>
        <w:tab/>
        <w:tab/>
        <w:tab/>
        <w:t>({IEsSetParam}),</w:t>
      </w:r>
    </w:p>
    <w:p>
      <w:pPr>
        <w:pStyle w:val="PL"/>
        <w:rPr/>
      </w:pPr>
      <w:r>
        <w:rPr/>
        <w:tab/>
        <w:t>criticality</w:t>
        <w:tab/>
        <w:tab/>
        <w:t>LPPA-PROTOCOL-IES.&amp;criticality</w:t>
        <w:tab/>
        <w:tab/>
        <w:tab/>
        <w:t>({IEsSetParam}{@id}),</w:t>
      </w:r>
    </w:p>
    <w:p>
      <w:pPr>
        <w:pStyle w:val="PL"/>
        <w:rPr/>
      </w:pPr>
      <w:r>
        <w:rPr/>
        <w:tab/>
        <w:t>value</w:t>
        <w:tab/>
        <w:tab/>
        <w:tab/>
        <w:t>LPPA-PROTOCOL-IES.&amp;Value</w:t>
        <w:tab/>
        <w:tab/>
        <w:tab/>
        <w:tab/>
        <w:t>({IEsSetParam}{@id})</w:t>
      </w:r>
    </w:p>
    <w:p>
      <w:pPr>
        <w:pStyle w:val="PL"/>
        <w:rPr/>
      </w:pPr>
      <w:r>
        <w:rPr/>
        <w:t>}</w:t>
      </w:r>
    </w:p>
    <w:p>
      <w:pPr>
        <w:pStyle w:val="PL"/>
        <w:rPr/>
      </w:pPr>
      <w:r>
        <w:rPr/>
      </w:r>
    </w:p>
    <w:p>
      <w:pPr>
        <w:pStyle w:val="PL"/>
        <w:rPr/>
      </w:pPr>
      <w:r>
        <w:rPr/>
        <w:t>-- **************************************************************</w:t>
      </w:r>
    </w:p>
    <w:p>
      <w:pPr>
        <w:pStyle w:val="PL"/>
        <w:rPr/>
      </w:pPr>
      <w:r>
        <w:rPr/>
        <w:t>--</w:t>
      </w:r>
    </w:p>
    <w:p>
      <w:pPr>
        <w:pStyle w:val="PL"/>
        <w:rPr/>
      </w:pPr>
      <w:r>
        <w:rPr/>
        <w:t>-- Container for Protocol IE Pairs</w:t>
      </w:r>
    </w:p>
    <w:p>
      <w:pPr>
        <w:pStyle w:val="PL"/>
        <w:rPr/>
      </w:pPr>
      <w:r>
        <w:rPr/>
        <w:t>--</w:t>
      </w:r>
    </w:p>
    <w:p>
      <w:pPr>
        <w:pStyle w:val="PL"/>
        <w:rPr>
          <w:lang w:val="fr-FR" w:eastAsia="en-US"/>
        </w:rPr>
      </w:pPr>
      <w:r>
        <w:rPr>
          <w:lang w:val="fr-FR" w:eastAsia="en-US"/>
        </w:rPr>
        <w:t>-- **************************************************************</w:t>
      </w:r>
    </w:p>
    <w:p>
      <w:pPr>
        <w:pStyle w:val="PL"/>
        <w:rPr>
          <w:lang w:val="fr-FR" w:eastAsia="en-US"/>
        </w:rPr>
      </w:pPr>
      <w:r>
        <w:rPr>
          <w:lang w:val="fr-FR" w:eastAsia="en-US"/>
        </w:rPr>
      </w:r>
    </w:p>
    <w:p>
      <w:pPr>
        <w:pStyle w:val="PL"/>
        <w:rPr>
          <w:lang w:val="fr-FR" w:eastAsia="en-US"/>
        </w:rPr>
      </w:pPr>
      <w:r>
        <w:rPr>
          <w:lang w:val="fr-FR" w:eastAsia="en-US"/>
        </w:rPr>
        <w:t xml:space="preserve">ProtocolIE-ContainerPair { LPPA-PROTOCOL-IES-PAIR : IEsSetParam} ::= </w:t>
      </w:r>
    </w:p>
    <w:p>
      <w:pPr>
        <w:pStyle w:val="PL"/>
        <w:rPr/>
      </w:pPr>
      <w:r>
        <w:rPr>
          <w:lang w:val="fr-FR" w:eastAsia="en-US"/>
        </w:rPr>
        <w:tab/>
      </w:r>
      <w:r>
        <w:rPr/>
        <w:t>SEQUENCE (SIZE (0..maxProtocolIEs)) OF</w:t>
      </w:r>
    </w:p>
    <w:p>
      <w:pPr>
        <w:pStyle w:val="PL"/>
        <w:rPr/>
      </w:pPr>
      <w:r>
        <w:rPr/>
        <w:tab/>
        <w:t>ProtocolIE-FieldPair {{IEsSetParam}}</w:t>
      </w:r>
    </w:p>
    <w:p>
      <w:pPr>
        <w:pStyle w:val="PL"/>
        <w:rPr/>
      </w:pPr>
      <w:r>
        <w:rPr/>
      </w:r>
    </w:p>
    <w:p>
      <w:pPr>
        <w:pStyle w:val="PL"/>
        <w:rPr/>
      </w:pPr>
      <w:r>
        <w:rPr/>
        <w:t>ProtocolIE-FieldPair { LPPA-PROTOCOL-IES-PAIR : IEsSetParam} ::= SEQUENCE {</w:t>
      </w:r>
    </w:p>
    <w:p>
      <w:pPr>
        <w:pStyle w:val="PL"/>
        <w:rPr/>
      </w:pPr>
      <w:r>
        <w:rPr/>
        <w:tab/>
        <w:t>id</w:t>
        <w:tab/>
        <w:tab/>
        <w:tab/>
        <w:tab/>
        <w:tab/>
        <w:t>LPPA-PROTOCOL-IES-PAIR.&amp;id</w:t>
        <w:tab/>
        <w:tab/>
        <w:tab/>
        <w:tab/>
        <w:tab/>
        <w:t>({IEsSetParam}),</w:t>
      </w:r>
    </w:p>
    <w:p>
      <w:pPr>
        <w:pStyle w:val="PL"/>
        <w:rPr/>
      </w:pPr>
      <w:r>
        <w:rPr/>
        <w:tab/>
        <w:t>firstCriticality</w:t>
        <w:tab/>
        <w:t>LPPA-PROTOCOL-IES-PAIR.&amp;firstCriticality</w:t>
        <w:tab/>
        <w:t>({IEsSetParam}{@id}),</w:t>
      </w:r>
    </w:p>
    <w:p>
      <w:pPr>
        <w:pStyle w:val="PL"/>
        <w:rPr/>
      </w:pPr>
      <w:r>
        <w:rPr/>
        <w:tab/>
        <w:t>firstValue</w:t>
        <w:tab/>
        <w:tab/>
        <w:tab/>
        <w:t>LPPA-PROTOCOL-IES-PAIR.&amp;FirstValue</w:t>
        <w:tab/>
        <w:tab/>
        <w:tab/>
        <w:t>({IEsSetParam}{@id}),</w:t>
      </w:r>
    </w:p>
    <w:p>
      <w:pPr>
        <w:pStyle w:val="PL"/>
        <w:rPr/>
      </w:pPr>
      <w:r>
        <w:rPr/>
        <w:tab/>
        <w:t>secondCriticality</w:t>
        <w:tab/>
        <w:t>LPPA-PROTOCOL-IES-PAIR.&amp;secondCriticality</w:t>
        <w:tab/>
        <w:t>({IEsSetParam}{@id}),</w:t>
      </w:r>
    </w:p>
    <w:p>
      <w:pPr>
        <w:pStyle w:val="PL"/>
        <w:rPr/>
      </w:pPr>
      <w:r>
        <w:rPr/>
        <w:tab/>
        <w:t>secondValue</w:t>
        <w:tab/>
        <w:tab/>
        <w:tab/>
        <w:t>LPPA-PROTOCOL-IES-PAIR.&amp;SecondValue</w:t>
        <w:tab/>
        <w:tab/>
        <w:tab/>
        <w:t>({IEsSetParam}{@id})</w:t>
      </w:r>
    </w:p>
    <w:p>
      <w:pPr>
        <w:pStyle w:val="PL"/>
        <w:rPr/>
      </w:pPr>
      <w:r>
        <w:rPr/>
        <w:t>}</w:t>
      </w:r>
    </w:p>
    <w:p>
      <w:pPr>
        <w:pStyle w:val="PL"/>
        <w:rPr/>
      </w:pPr>
      <w:r>
        <w:rPr/>
      </w:r>
    </w:p>
    <w:p>
      <w:pPr>
        <w:pStyle w:val="PL"/>
        <w:rPr/>
      </w:pPr>
      <w:r>
        <w:rPr/>
        <w:t>-- **************************************************************</w:t>
      </w:r>
    </w:p>
    <w:p>
      <w:pPr>
        <w:pStyle w:val="PL"/>
        <w:rPr/>
      </w:pPr>
      <w:r>
        <w:rPr/>
        <w:t>--</w:t>
      </w:r>
    </w:p>
    <w:p>
      <w:pPr>
        <w:pStyle w:val="PL"/>
        <w:rPr/>
      </w:pPr>
      <w:r>
        <w:rPr/>
        <w:t>-- Container Lists for Protocol IE Containers</w:t>
      </w:r>
    </w:p>
    <w:p>
      <w:pPr>
        <w:pStyle w:val="PL"/>
        <w:rPr/>
      </w:pPr>
      <w:r>
        <w:rPr/>
        <w:t>--</w:t>
      </w:r>
    </w:p>
    <w:p>
      <w:pPr>
        <w:pStyle w:val="PL"/>
        <w:rPr/>
      </w:pPr>
      <w:r>
        <w:rPr/>
        <w:t>-- **************************************************************</w:t>
      </w:r>
    </w:p>
    <w:p>
      <w:pPr>
        <w:pStyle w:val="PL"/>
        <w:rPr/>
      </w:pPr>
      <w:r>
        <w:rPr/>
      </w:r>
    </w:p>
    <w:p>
      <w:pPr>
        <w:pStyle w:val="PL"/>
        <w:rPr/>
      </w:pPr>
      <w:r>
        <w:rPr/>
        <w:t>ProtocolIE-ContainerList {INTEGER : lowerBound, INTEGER : upperBound, LPPA-PROTOCOL-IES : IEsSetParam} ::=</w:t>
      </w:r>
    </w:p>
    <w:p>
      <w:pPr>
        <w:pStyle w:val="PL"/>
        <w:rPr/>
      </w:pPr>
      <w:r>
        <w:rPr/>
        <w:tab/>
        <w:t>SEQUENCE (SIZE (lowerBound..upperBound)) OF</w:t>
      </w:r>
    </w:p>
    <w:p>
      <w:pPr>
        <w:pStyle w:val="PL"/>
        <w:rPr/>
      </w:pPr>
      <w:r>
        <w:rPr/>
        <w:tab/>
        <w:t>ProtocolIE-Container {{IEsSetParam}}</w:t>
      </w:r>
    </w:p>
    <w:p>
      <w:pPr>
        <w:pStyle w:val="PL"/>
        <w:rPr/>
      </w:pPr>
      <w:r>
        <w:rPr/>
      </w:r>
    </w:p>
    <w:p>
      <w:pPr>
        <w:pStyle w:val="PL"/>
        <w:rPr/>
      </w:pPr>
      <w:r>
        <w:rPr/>
        <w:t>ProtocolIE-ContainerPairList {INTEGER : lowerBound, INTEGER : upperBound, LPPA-PROTOCOL-IES-PAIR : IEsSetParam} ::=</w:t>
      </w:r>
    </w:p>
    <w:p>
      <w:pPr>
        <w:pStyle w:val="PL"/>
        <w:rPr/>
      </w:pPr>
      <w:r>
        <w:rPr/>
        <w:tab/>
        <w:t>SEQUENCE (SIZE (lowerBound..upperBound)) OF</w:t>
      </w:r>
    </w:p>
    <w:p>
      <w:pPr>
        <w:pStyle w:val="PL"/>
        <w:rPr/>
      </w:pPr>
      <w:r>
        <w:rPr/>
        <w:tab/>
        <w:t>ProtocolIE-ContainerPair {{IEsSetParam}}</w:t>
      </w:r>
    </w:p>
    <w:p>
      <w:pPr>
        <w:pStyle w:val="PL"/>
        <w:rPr/>
      </w:pPr>
      <w:r>
        <w:rPr/>
      </w:r>
    </w:p>
    <w:p>
      <w:pPr>
        <w:pStyle w:val="PL"/>
        <w:rPr/>
      </w:pPr>
      <w:r>
        <w:rPr/>
        <w:t>-- **************************************************************</w:t>
      </w:r>
    </w:p>
    <w:p>
      <w:pPr>
        <w:pStyle w:val="PL"/>
        <w:rPr/>
      </w:pPr>
      <w:r>
        <w:rPr/>
        <w:t>--</w:t>
      </w:r>
    </w:p>
    <w:p>
      <w:pPr>
        <w:pStyle w:val="PL"/>
        <w:rPr/>
      </w:pPr>
      <w:r>
        <w:rPr/>
        <w:t>-- Container for Protocol Extensions</w:t>
      </w:r>
    </w:p>
    <w:p>
      <w:pPr>
        <w:pStyle w:val="PL"/>
        <w:rPr/>
      </w:pPr>
      <w:r>
        <w:rPr/>
        <w:t>--</w:t>
      </w:r>
    </w:p>
    <w:p>
      <w:pPr>
        <w:pStyle w:val="PL"/>
        <w:rPr/>
      </w:pPr>
      <w:r>
        <w:rPr/>
        <w:t>-- **************************************************************</w:t>
      </w:r>
    </w:p>
    <w:p>
      <w:pPr>
        <w:pStyle w:val="PL"/>
        <w:rPr/>
      </w:pPr>
      <w:r>
        <w:rPr/>
      </w:r>
    </w:p>
    <w:p>
      <w:pPr>
        <w:pStyle w:val="PL"/>
        <w:rPr/>
      </w:pPr>
      <w:r>
        <w:rPr/>
        <w:t xml:space="preserve">ProtocolExtensionContainer { LPPA-PROTOCOL-EXTENSION : ExtensionSetParam} ::= </w:t>
      </w:r>
    </w:p>
    <w:p>
      <w:pPr>
        <w:pStyle w:val="PL"/>
        <w:rPr/>
      </w:pPr>
      <w:r>
        <w:rPr/>
        <w:tab/>
        <w:t>SEQUENCE (SIZE (1..maxProtocolExtensions)) OF</w:t>
      </w:r>
    </w:p>
    <w:p>
      <w:pPr>
        <w:pStyle w:val="PL"/>
        <w:rPr/>
      </w:pPr>
      <w:r>
        <w:rPr/>
        <w:tab/>
        <w:t>ProtocolExtensionField {{ExtensionSetParam}}</w:t>
      </w:r>
    </w:p>
    <w:p>
      <w:pPr>
        <w:pStyle w:val="PL"/>
        <w:rPr/>
      </w:pPr>
      <w:r>
        <w:rPr/>
      </w:r>
    </w:p>
    <w:p>
      <w:pPr>
        <w:pStyle w:val="PL"/>
        <w:rPr/>
      </w:pPr>
      <w:r>
        <w:rPr/>
        <w:t>ProtocolExtensionField { LPPA-PROTOCOL-EXTENSION : ExtensionSetParam} ::= SEQUENCE {</w:t>
      </w:r>
    </w:p>
    <w:p>
      <w:pPr>
        <w:pStyle w:val="PL"/>
        <w:rPr/>
      </w:pPr>
      <w:r>
        <w:rPr/>
        <w:tab/>
        <w:t>id</w:t>
        <w:tab/>
        <w:tab/>
        <w:tab/>
        <w:tab/>
        <w:tab/>
        <w:t>LPPA-PROTOCOL-EXTENSION.&amp;id</w:t>
        <w:tab/>
        <w:tab/>
        <w:tab/>
        <w:tab/>
        <w:t>({ExtensionSetParam}),</w:t>
      </w:r>
    </w:p>
    <w:p>
      <w:pPr>
        <w:pStyle w:val="PL"/>
        <w:rPr/>
      </w:pPr>
      <w:r>
        <w:rPr/>
        <w:tab/>
        <w:t>criticality</w:t>
        <w:tab/>
        <w:tab/>
        <w:tab/>
        <w:t>LPPA-PROTOCOL-EXTENSION.&amp;criticality</w:t>
        <w:tab/>
        <w:t>({ExtensionSetParam}{@id}),</w:t>
      </w:r>
    </w:p>
    <w:p>
      <w:pPr>
        <w:pStyle w:val="PL"/>
        <w:rPr/>
      </w:pPr>
      <w:r>
        <w:rPr/>
        <w:tab/>
        <w:t>extensionValue</w:t>
        <w:tab/>
        <w:tab/>
        <w:t>LPPA-PROTOCOL-EXTENSION.&amp;Extension</w:t>
        <w:tab/>
        <w:tab/>
        <w:t>({ExtensionSetParam}{@id})</w:t>
      </w:r>
    </w:p>
    <w:p>
      <w:pPr>
        <w:pStyle w:val="PL"/>
        <w:rPr/>
      </w:pPr>
      <w:r>
        <w:rPr/>
        <w:t>}</w:t>
      </w:r>
    </w:p>
    <w:p>
      <w:pPr>
        <w:pStyle w:val="PL"/>
        <w:rPr/>
      </w:pPr>
      <w:r>
        <w:rPr/>
      </w:r>
    </w:p>
    <w:p>
      <w:pPr>
        <w:pStyle w:val="PL"/>
        <w:rPr/>
      </w:pPr>
      <w:r>
        <w:rPr/>
        <w:t>-- **************************************************************</w:t>
      </w:r>
    </w:p>
    <w:p>
      <w:pPr>
        <w:pStyle w:val="PL"/>
        <w:rPr/>
      </w:pPr>
      <w:r>
        <w:rPr/>
        <w:t>--</w:t>
      </w:r>
    </w:p>
    <w:p>
      <w:pPr>
        <w:pStyle w:val="PL"/>
        <w:rPr/>
      </w:pPr>
      <w:r>
        <w:rPr/>
        <w:t>-- Container for Private IEs</w:t>
      </w:r>
    </w:p>
    <w:p>
      <w:pPr>
        <w:pStyle w:val="PL"/>
        <w:rPr/>
      </w:pPr>
      <w:r>
        <w:rPr/>
        <w:t>--</w:t>
      </w:r>
    </w:p>
    <w:p>
      <w:pPr>
        <w:pStyle w:val="PL"/>
        <w:rPr/>
      </w:pPr>
      <w:r>
        <w:rPr/>
        <w:t>-- **************************************************************</w:t>
      </w:r>
    </w:p>
    <w:p>
      <w:pPr>
        <w:pStyle w:val="PL"/>
        <w:rPr/>
      </w:pPr>
      <w:r>
        <w:rPr/>
      </w:r>
    </w:p>
    <w:p>
      <w:pPr>
        <w:pStyle w:val="PL"/>
        <w:rPr/>
      </w:pPr>
      <w:r>
        <w:rPr/>
        <w:t xml:space="preserve">PrivateIE-Container { LPPA-PRIVATE-IES : IEsSetParam} ::= </w:t>
      </w:r>
    </w:p>
    <w:p>
      <w:pPr>
        <w:pStyle w:val="PL"/>
        <w:rPr/>
      </w:pPr>
      <w:r>
        <w:rPr/>
        <w:tab/>
        <w:t>SEQUENCE (SIZE (1..maxPrivateIEs)) OF</w:t>
      </w:r>
    </w:p>
    <w:p>
      <w:pPr>
        <w:pStyle w:val="PL"/>
        <w:rPr/>
      </w:pPr>
      <w:r>
        <w:rPr/>
        <w:tab/>
        <w:t>PrivateIE-Field {{IEsSetParam}}</w:t>
      </w:r>
    </w:p>
    <w:p>
      <w:pPr>
        <w:pStyle w:val="PL"/>
        <w:rPr/>
      </w:pPr>
      <w:r>
        <w:rPr/>
      </w:r>
    </w:p>
    <w:p>
      <w:pPr>
        <w:pStyle w:val="PL"/>
        <w:rPr/>
      </w:pPr>
      <w:r>
        <w:rPr/>
        <w:t>PrivateIE-Field { LPPA-PRIVATE-IES : IEsSetParam} ::= SEQUENCE {</w:t>
      </w:r>
    </w:p>
    <w:p>
      <w:pPr>
        <w:pStyle w:val="PL"/>
        <w:rPr/>
      </w:pPr>
      <w:r>
        <w:rPr/>
        <w:tab/>
        <w:t>id</w:t>
        <w:tab/>
        <w:tab/>
        <w:tab/>
        <w:tab/>
        <w:t>LPPA-PRIVATE-IES.&amp;id</w:t>
        <w:tab/>
        <w:tab/>
        <w:tab/>
        <w:t>({IEsSetParam}),</w:t>
      </w:r>
    </w:p>
    <w:p>
      <w:pPr>
        <w:pStyle w:val="PL"/>
        <w:rPr/>
      </w:pPr>
      <w:r>
        <w:rPr/>
        <w:tab/>
        <w:t>criticality</w:t>
        <w:tab/>
        <w:tab/>
        <w:t>LPPA-PRIVATE-IES.&amp;criticality</w:t>
        <w:tab/>
        <w:t>({IEsSetParam}{@id}),</w:t>
      </w:r>
    </w:p>
    <w:p>
      <w:pPr>
        <w:pStyle w:val="PL"/>
        <w:rPr/>
      </w:pPr>
      <w:r>
        <w:rPr/>
        <w:tab/>
        <w:t>value</w:t>
        <w:tab/>
        <w:tab/>
        <w:tab/>
        <w:t>LPPA-PRIVATE-IES.&amp;Value</w:t>
        <w:tab/>
        <w:tab/>
        <w:tab/>
        <w:t>({IEsSetParam}{@id})</w:t>
      </w:r>
    </w:p>
    <w:p>
      <w:pPr>
        <w:pStyle w:val="PL"/>
        <w:rPr/>
      </w:pPr>
      <w:r>
        <w:rPr/>
        <w:t>}</w:t>
      </w:r>
    </w:p>
    <w:p>
      <w:pPr>
        <w:pStyle w:val="PL"/>
        <w:rPr/>
      </w:pPr>
      <w:r>
        <w:rPr/>
      </w:r>
    </w:p>
    <w:p>
      <w:pPr>
        <w:pStyle w:val="PL"/>
        <w:rPr/>
      </w:pPr>
      <w:r>
        <w:rPr/>
        <w:t>END</w:t>
      </w:r>
    </w:p>
    <w:p>
      <w:pPr>
        <w:pStyle w:val="PL"/>
        <w:rPr/>
      </w:pPr>
      <w:r>
        <w:rPr/>
        <w:t>-- ASN1STOP</w:t>
      </w:r>
    </w:p>
    <w:p>
      <w:pPr>
        <w:sectPr>
          <w:headerReference w:type="default" r:id="rId39"/>
          <w:footerReference w:type="default" r:id="rId40"/>
          <w:type w:val="nextPage"/>
          <w:pgSz w:orient="landscape" w:w="16838" w:h="11906"/>
          <w:pgMar w:left="1134" w:right="1418" w:gutter="0" w:header="851" w:top="1134" w:footer="340" w:bottom="1134"/>
          <w:pgNumType w:fmt="decimal"/>
          <w:formProt w:val="false"/>
          <w:textDirection w:val="lrTb"/>
          <w:docGrid w:type="default" w:linePitch="360" w:charSpace="0"/>
        </w:sectPr>
        <w:pStyle w:val="PL"/>
        <w:rPr/>
      </w:pPr>
      <w:r>
        <w:rPr/>
      </w:r>
    </w:p>
    <w:p>
      <w:pPr>
        <w:pStyle w:val="Heading2"/>
        <w:rPr/>
      </w:pPr>
      <w:bookmarkStart w:id="42" w:name="historyclause"/>
      <w:bookmarkEnd w:id="42"/>
      <w:r>
        <w:rPr/>
        <w:t>9.4</w:t>
        <w:tab/>
        <w:t>Message transfer syntax</w:t>
      </w:r>
    </w:p>
    <w:p>
      <w:pPr>
        <w:pStyle w:val="Normal"/>
        <w:spacing w:lineRule="auto" w:line="240"/>
        <w:rPr/>
      </w:pPr>
      <w:r>
        <w:rPr/>
        <w:t>LPPa shall use the ASN.1 Basic Packed Encoding Rules (BASIC-PER) Aligned Variant as transfer syntax, as specified in ref. ITU-T Rec. X.691 [4].</w:t>
      </w:r>
    </w:p>
    <w:p>
      <w:pPr>
        <w:pStyle w:val="Heading2"/>
        <w:rPr/>
      </w:pPr>
      <w:r>
        <w:rPr/>
        <w:t>9.5</w:t>
        <w:tab/>
        <w:t>Timers</w:t>
      </w:r>
    </w:p>
    <w:p>
      <w:pPr>
        <w:pStyle w:val="Normal"/>
        <w:rPr/>
      </w:pPr>
      <w:r>
        <w:rPr/>
        <w:t>Void.</w:t>
      </w:r>
    </w:p>
    <w:p>
      <w:pPr>
        <w:pStyle w:val="Heading1"/>
        <w:ind w:start="1134" w:hanging="1134"/>
        <w:rPr/>
      </w:pPr>
      <w:r>
        <w:rPr/>
        <w:t>10</w:t>
        <w:tab/>
        <w:t>Handling of unknown, unforeseen and erroneous protocol data</w:t>
      </w:r>
    </w:p>
    <w:p>
      <w:pPr>
        <w:pStyle w:val="Normal"/>
        <w:rPr/>
      </w:pPr>
      <w:r>
        <w:rPr/>
        <w:t>Section 10 of TS 36.413 [3] is applicable for the purposes of the present document, with the following additions:</w:t>
      </w:r>
    </w:p>
    <w:p>
      <w:pPr>
        <w:pStyle w:val="B1"/>
        <w:rPr/>
      </w:pPr>
      <w:r>
        <w:rPr/>
        <w:t>-</w:t>
        <w:tab/>
        <w:t xml:space="preserve">In case of Abstract Syntax Error, when reporting the </w:t>
      </w:r>
      <w:r>
        <w:rPr>
          <w:i/>
          <w:iCs/>
        </w:rPr>
        <w:t>Criticality Diagnostics</w:t>
      </w:r>
      <w:r>
        <w:rPr/>
        <w:t xml:space="preserve"> IE for not comprehended IE/IEgroups or missing IE/IE groups, the</w:t>
      </w:r>
      <w:r>
        <w:rPr>
          <w:i/>
        </w:rPr>
        <w:t xml:space="preserve"> LPPa</w:t>
      </w:r>
      <w:r>
        <w:rPr/>
        <w:t xml:space="preserve"> </w:t>
      </w:r>
      <w:r>
        <w:rPr>
          <w:i/>
          <w:iCs/>
        </w:rPr>
        <w:t>Transaction ID</w:t>
      </w:r>
      <w:r>
        <w:rPr/>
        <w:t xml:space="preserve"> IE shall also be included;</w:t>
      </w:r>
    </w:p>
    <w:p>
      <w:pPr>
        <w:pStyle w:val="B1"/>
        <w:rPr/>
      </w:pPr>
      <w:r>
        <w:rPr/>
        <w:t>-</w:t>
        <w:tab/>
        <w:t xml:space="preserve">In case of Logical Error, when reporting the </w:t>
      </w:r>
      <w:r>
        <w:rPr>
          <w:i/>
          <w:iCs/>
        </w:rPr>
        <w:t>Criticality Diagnostics</w:t>
      </w:r>
      <w:r>
        <w:rPr/>
        <w:t xml:space="preserve"> IE, the</w:t>
      </w:r>
      <w:r>
        <w:rPr>
          <w:i/>
        </w:rPr>
        <w:t xml:space="preserve"> LPPa</w:t>
      </w:r>
      <w:r>
        <w:rPr/>
        <w:t xml:space="preserve"> </w:t>
      </w:r>
      <w:r>
        <w:rPr>
          <w:i/>
          <w:iCs/>
        </w:rPr>
        <w:t>Transaction ID</w:t>
      </w:r>
      <w:r>
        <w:rPr/>
        <w:t xml:space="preserve"> IE shall also be included.</w:t>
      </w:r>
      <w:r>
        <w:br w:type="page"/>
      </w:r>
    </w:p>
    <w:p>
      <w:pPr>
        <w:pStyle w:val="Heading8"/>
        <w:ind w:start="0" w:hanging="0"/>
        <w:rPr/>
      </w:pPr>
      <w:r>
        <w:rPr/>
        <w:t>Annex A (informative):</w:t>
        <w:br/>
        <w:t>Change History</w:t>
      </w:r>
    </w:p>
    <w:tbl>
      <w:tblPr>
        <w:tblW w:w="9540" w:type="dxa"/>
        <w:jc w:val="start"/>
        <w:tblInd w:w="-7" w:type="dxa"/>
        <w:tblLayout w:type="fixed"/>
        <w:tblCellMar>
          <w:top w:w="0" w:type="dxa"/>
          <w:start w:w="40" w:type="dxa"/>
          <w:bottom w:w="0" w:type="dxa"/>
          <w:end w:w="40" w:type="dxa"/>
        </w:tblCellMar>
      </w:tblPr>
      <w:tblGrid>
        <w:gridCol w:w="720"/>
        <w:gridCol w:w="1080"/>
        <w:gridCol w:w="540"/>
        <w:gridCol w:w="540"/>
        <w:gridCol w:w="5940"/>
        <w:gridCol w:w="720"/>
      </w:tblGrid>
      <w:tr>
        <w:trPr/>
        <w:tc>
          <w:tcPr>
            <w:tcW w:w="72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TSG #</w:t>
            </w:r>
          </w:p>
        </w:tc>
        <w:tc>
          <w:tcPr>
            <w:tcW w:w="108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TSG Doc.</w:t>
            </w:r>
          </w:p>
        </w:tc>
        <w:tc>
          <w:tcPr>
            <w:tcW w:w="54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CR</w:t>
            </w:r>
          </w:p>
        </w:tc>
        <w:tc>
          <w:tcPr>
            <w:tcW w:w="54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Rev</w:t>
            </w:r>
          </w:p>
        </w:tc>
        <w:tc>
          <w:tcPr>
            <w:tcW w:w="5940" w:type="dxa"/>
            <w:tcBorders>
              <w:top w:val="single" w:sz="6" w:space="0" w:color="000000"/>
              <w:start w:val="single" w:sz="6" w:space="0" w:color="000000"/>
              <w:bottom w:val="single" w:sz="6" w:space="0" w:color="000000"/>
              <w:end w:val="single" w:sz="6" w:space="0" w:color="000000"/>
            </w:tcBorders>
            <w:shd w:fill="E5E5E5" w:val="clear"/>
          </w:tcPr>
          <w:p>
            <w:pPr>
              <w:pStyle w:val="TAL"/>
              <w:rPr/>
            </w:pPr>
            <w:r>
              <w:rPr>
                <w:b/>
                <w:sz w:val="16"/>
              </w:rPr>
              <w:t>Subject/Comment</w:t>
            </w:r>
          </w:p>
        </w:tc>
        <w:tc>
          <w:tcPr>
            <w:tcW w:w="72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New</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sz w:val="16"/>
                <w:szCs w:val="16"/>
              </w:rPr>
              <w:t>11/2009</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sz w:val="16"/>
                <w:szCs w:val="16"/>
              </w:rPr>
              <w:t>First version is created</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0.0.0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12/2009</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Increasing the version to 2.0.0 for approval at RAN#46</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2.0.0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46</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RP-091213</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Approved at RAN#46</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47</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RP-100225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0001</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3</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sz w:val="16"/>
                <w:szCs w:val="16"/>
              </w:rPr>
              <w:t>Inclusion of Geographical Area and E-UTRAN Access Point Position information</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47</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RP-100225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0003</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sz w:val="16"/>
                <w:szCs w:val="16"/>
                <w:lang w:val="en-US" w:eastAsia="en-US"/>
              </w:rPr>
              <w:t>Introduction of new cause values in LPPa</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47</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RP-100225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0004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lang w:val="en-US" w:eastAsia="en-US"/>
              </w:rPr>
            </w:pPr>
            <w:r>
              <w:rPr>
                <w:sz w:val="16"/>
                <w:szCs w:val="16"/>
                <w:lang w:val="en-US" w:eastAsia="en-US"/>
              </w:rPr>
              <w:t>Introduction of EARFCN information in E-CID measurement results over LPPa</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47</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RP-100225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0007</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lang w:val="en-US" w:eastAsia="en-US"/>
              </w:rPr>
              <w:t>Rapporteur’s update of LPPa protocol</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48</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RP-100600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lang w:val="en-US" w:eastAsia="en-US"/>
              </w:rPr>
              <w:t>Clarification on E-CID MEASUREMENT INITIATION procedure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48</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RP-100600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0011</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lang w:val="en-US" w:eastAsia="en-US"/>
              </w:rPr>
              <w:t>Correction of signalling of E-UTRAN Access Point Position</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48</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RP-100600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0013</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2</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lang w:val="en-US" w:eastAsia="en-US"/>
              </w:rPr>
              <w:t>Addition of PRS Muting Configuration information to LPPa</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48</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RP-100600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2</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lang w:val="en-US" w:eastAsia="en-US"/>
              </w:rPr>
              <w:t>Access Point reporting for OTDOA</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9.2.0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49</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RP-100906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rFonts w:cs="Arial"/>
                <w:sz w:val="16"/>
                <w:szCs w:val="16"/>
              </w:rPr>
              <w:t>Rapporteur’s update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9.3.0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50</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RP-101270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0017</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sz w:val="16"/>
                <w:szCs w:val="16"/>
              </w:rPr>
              <w:t>Object ID for LPPa modules</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9.4.0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12/2010</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sz w:val="16"/>
                <w:szCs w:val="16"/>
              </w:rPr>
              <w:t>Created Rel-10 version based v. 9.4.0</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SP-49</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SP-100629</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sz w:val="16"/>
                <w:szCs w:val="16"/>
              </w:rPr>
              <w:t>Clarification on the use of References (TS 21.801 CR#0030)</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10.0.1</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52</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RP-110689</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0018</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sz w:val="16"/>
                <w:szCs w:val="16"/>
              </w:rPr>
              <w:t>Correction of Measured Result IE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52</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RP-110686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0019</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sz w:val="16"/>
                <w:szCs w:val="16"/>
              </w:rPr>
              <w:t>Rapporteur’s proposal following review of TS 36.455</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52</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RP-110685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0020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sz w:val="16"/>
                <w:szCs w:val="16"/>
              </w:rPr>
              <w:t>Reference review outcome in TS 36.455</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53</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RP-111196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0021</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sz w:val="16"/>
                <w:szCs w:val="16"/>
              </w:rPr>
              <w:t>Encoding of SFN Initialisation Time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10.2.0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56</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RP-120744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0026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sz w:val="16"/>
                <w:szCs w:val="16"/>
              </w:rPr>
              <w:t>Correction of SFN Initialization Time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10.3.0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56</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RP-120744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0027</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sz w:val="16"/>
                <w:szCs w:val="16"/>
              </w:rPr>
              <w:t>Correction of E-UTRAN Acess Point Position</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10.3.0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57</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RP-121131</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0030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2</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sz w:val="16"/>
                <w:szCs w:val="16"/>
              </w:rPr>
              <w:t>Correction on E-CID Measurements</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10.4.0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09/2012</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sz w:val="16"/>
                <w:szCs w:val="16"/>
              </w:rPr>
            </w:pPr>
            <w:r>
              <w:rPr>
                <w:rFonts w:cs="Arial"/>
                <w:iCs/>
                <w:sz w:val="16"/>
                <w:szCs w:val="16"/>
              </w:rPr>
              <w:t>Update to Rel-11 version (MCC)</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11.0.0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58</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RP-121736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0036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Correction on Uncertainty Altitude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11.1.0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59</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RP-130237</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0042</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Extending maxEARFCN</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11.2.0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60</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RP-130840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0045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3</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Network Based Positioning Support in LTE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11.3.0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64</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RP-140905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0046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Adding Cell Portion to E-CID Measurement Reporting</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12.0.0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64</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RP-140904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0047</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4</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Modifications of LPPa to Include inter-RAT Measurements</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12.0.0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66</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RP-142093</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0048</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LPPa Rapporteur Update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12.1.0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66</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RP-142094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0049</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Corrections to Inter-RAT Measurements in TS 36.455</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12.1.0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67</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RP-150356</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0050</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ASN.1 Corrections for LPPa</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12.2.0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12/2015</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Update to Rel-13 version (MCC)</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13.0.0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71</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RP-160449</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0054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rFonts w:cs="Arial"/>
                <w:iCs/>
                <w:sz w:val="16"/>
                <w:szCs w:val="16"/>
              </w:rPr>
              <w:t>LPPa Rapporteur Update</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13.1.0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74</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RP-162334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0055</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7</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lang w:val="en-US" w:eastAsia="en-US"/>
              </w:rPr>
              <w:t>Reusing Available WLAN Measurements to Enhance E-CID</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14.0.0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74</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RP-162334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0069</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w:t>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lang w:val="en-US" w:eastAsia="en-US"/>
              </w:rPr>
              <w:t>Introduction of Transmission Points for OTDOA in Shared Cell-ID Scenario and PRS based Terrestrial Beacon Systems</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14.0.0</w:t>
            </w:r>
          </w:p>
        </w:tc>
      </w:tr>
      <w:tr>
        <w:trPr/>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74</w:t>
            </w:r>
          </w:p>
        </w:tc>
        <w:tc>
          <w:tcPr>
            <w:tcW w:w="108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RP-162334</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0071</w:t>
            </w:r>
          </w:p>
        </w:tc>
        <w:tc>
          <w:tcPr>
            <w:tcW w:w="54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rFonts w:cs="Arial"/>
                <w:iCs/>
                <w:sz w:val="16"/>
                <w:szCs w:val="16"/>
              </w:rPr>
            </w:pPr>
            <w:r>
              <w:rPr>
                <w:rFonts w:cs="Arial"/>
                <w:iCs/>
                <w:sz w:val="16"/>
                <w:szCs w:val="16"/>
              </w:rPr>
            </w:r>
          </w:p>
        </w:tc>
        <w:tc>
          <w:tcPr>
            <w:tcW w:w="5940"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lang w:val="en-US" w:eastAsia="en-US"/>
              </w:rPr>
              <w:t>Cell Portion ID Extension</w:t>
            </w:r>
          </w:p>
        </w:tc>
        <w:tc>
          <w:tcPr>
            <w:tcW w:w="720" w:type="dxa"/>
            <w:tcBorders>
              <w:top w:val="single" w:sz="6" w:space="0" w:color="000000"/>
              <w:start w:val="single" w:sz="6" w:space="0" w:color="000000"/>
              <w:bottom w:val="single" w:sz="6" w:space="0" w:color="000000"/>
              <w:end w:val="single" w:sz="6" w:space="0" w:color="000000"/>
            </w:tcBorders>
            <w:shd w:fill="FFFFFF" w:val="clear"/>
          </w:tcPr>
          <w:p>
            <w:pPr>
              <w:pStyle w:val="TAL"/>
              <w:rPr>
                <w:rFonts w:cs="Arial"/>
                <w:iCs/>
                <w:sz w:val="16"/>
                <w:szCs w:val="16"/>
              </w:rPr>
            </w:pPr>
            <w:r>
              <w:rPr>
                <w:rFonts w:cs="Arial"/>
                <w:iCs/>
                <w:sz w:val="16"/>
                <w:szCs w:val="16"/>
              </w:rPr>
              <w:t>14.0.0</w:t>
            </w:r>
          </w:p>
        </w:tc>
      </w:tr>
    </w:tbl>
    <w:p>
      <w:pPr>
        <w:pStyle w:val="Normal"/>
        <w:rPr/>
      </w:pPr>
      <w:r>
        <w:rPr/>
      </w:r>
    </w:p>
    <w:tbl>
      <w:tblPr>
        <w:tblW w:w="9739" w:type="dxa"/>
        <w:jc w:val="start"/>
        <w:tblInd w:w="-7" w:type="dxa"/>
        <w:tblLayout w:type="fixed"/>
        <w:tblCellMar>
          <w:top w:w="0" w:type="dxa"/>
          <w:start w:w="40" w:type="dxa"/>
          <w:bottom w:w="0" w:type="dxa"/>
          <w:end w:w="40" w:type="dxa"/>
        </w:tblCellMar>
      </w:tblPr>
      <w:tblGrid>
        <w:gridCol w:w="800"/>
        <w:gridCol w:w="800"/>
        <w:gridCol w:w="1094"/>
        <w:gridCol w:w="525"/>
        <w:gridCol w:w="425"/>
        <w:gridCol w:w="425"/>
        <w:gridCol w:w="4962"/>
        <w:gridCol w:w="708"/>
      </w:tblGrid>
      <w:tr>
        <w:trPr>
          <w:cantSplit w:val="true"/>
        </w:trPr>
        <w:tc>
          <w:tcPr>
            <w:tcW w:w="9739" w:type="dxa"/>
            <w:gridSpan w:val="8"/>
            <w:tcBorders>
              <w:top w:val="single" w:sz="6" w:space="0" w:color="000000"/>
              <w:start w:val="single" w:sz="6" w:space="0" w:color="000000"/>
              <w:end w:val="single" w:sz="6" w:space="0" w:color="000000"/>
            </w:tcBorders>
            <w:shd w:fill="FFFFFF" w:val="clear"/>
          </w:tcPr>
          <w:p>
            <w:pPr>
              <w:pStyle w:val="PL"/>
              <w:jc w:val="center"/>
              <w:rPr>
                <w:sz w:val="16"/>
              </w:rPr>
            </w:pPr>
            <w:r>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Date</w:t>
            </w:r>
          </w:p>
        </w:tc>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Meeting</w:t>
            </w:r>
          </w:p>
        </w:tc>
        <w:tc>
          <w:tcPr>
            <w:tcW w:w="1094"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TDoc</w:t>
            </w:r>
          </w:p>
        </w:tc>
        <w:tc>
          <w:tcPr>
            <w:tcW w:w="525"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CR</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Rev</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Cat</w:t>
            </w:r>
          </w:p>
        </w:tc>
        <w:tc>
          <w:tcPr>
            <w:tcW w:w="4962" w:type="dxa"/>
            <w:tcBorders>
              <w:top w:val="single" w:sz="6" w:space="0" w:color="000000"/>
              <w:start w:val="single" w:sz="6" w:space="0" w:color="000000"/>
              <w:bottom w:val="single" w:sz="6" w:space="0" w:color="000000"/>
              <w:end w:val="single" w:sz="6" w:space="0" w:color="000000"/>
            </w:tcBorders>
            <w:shd w:fill="E5E5E5" w:val="clear"/>
          </w:tcPr>
          <w:p>
            <w:pPr>
              <w:pStyle w:val="TAL"/>
              <w:rPr/>
            </w:pPr>
            <w:r>
              <w:rPr>
                <w:b/>
                <w:sz w:val="16"/>
              </w:rPr>
              <w:t>Subject/Comment</w:t>
            </w:r>
          </w:p>
        </w:tc>
        <w:tc>
          <w:tcPr>
            <w:tcW w:w="708" w:type="dxa"/>
            <w:tcBorders>
              <w:top w:val="single" w:sz="6" w:space="0" w:color="000000"/>
              <w:start w:val="single" w:sz="6" w:space="0" w:color="000000"/>
              <w:bottom w:val="single" w:sz="6" w:space="0" w:color="000000"/>
              <w:end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03/2017</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RP-75</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RP-170539</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0072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 </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Introduction of OTDOA enhancements for NB-IOT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14.1.0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03/2017</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RP-75</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RP-170691</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0073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OTDOA Enhancements for FeMTC</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14.1.0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06/2017</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RP-76</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RP-171323</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0073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Correction on NB-IoT OTDOA</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14.2.0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06/2017</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RP-76</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RP-171324</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0075</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Rapporteur’s Review of LPPa Editorials</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14.2.0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09/2017</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RP-77</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RP-171974</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0077</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Correction on MTC positioning</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14.3.0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12/2017</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RP-78</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RP-172673</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0086</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Corrections on OTDOA information transmission in NB-IoT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14.4.0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06/2018</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RP-80</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RP-181341</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0082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5</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Assistance Information Broadcasting</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15.0.0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06/2018</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RP-80</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RP-181241</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0090</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D</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LPPa Rapporteur Update</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15.0.0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06/2018</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RP-80</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RP-181313</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0093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Support of OTDOA in NB-IoT enhancement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15.0.0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09/2018</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RP-81</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RP-181926</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0095</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Introduction of NPRS enhancement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15.1.0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12/2018</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RP-82</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RP-182451</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0100</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NB-IoT TDD correction</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15.2.0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12/2018</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RP-82</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RP-182449</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pPr>
            <w:r>
              <w:rPr>
                <w:sz w:val="16"/>
                <w:szCs w:val="16"/>
              </w:rPr>
              <w:t>0102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Addition of TDD UL/DL configuration to OTDOA assistance data</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pPr>
            <w:r>
              <w:rPr>
                <w:sz w:val="16"/>
                <w:szCs w:val="16"/>
              </w:rPr>
              <w:t>15.2.0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01/2019</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RP-82</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lang w:val="en-US" w:eastAsia="en-US"/>
              </w:rPr>
              <w:t>Editorial Corrections: adding "-- ASN1START" and "-- ASN1STOP" TAGs to the ASN.1</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15.2.1</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2020-03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RP-87-e</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RP-200425</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0104</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C</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lang w:val="en-US" w:eastAsia="en-US"/>
              </w:rPr>
              <w:t>Addition of broadcast of barometric pressure and TBS assistance data</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16.0.0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2020-03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RP-87-e</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RP-200420</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0106</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5</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lang w:val="en-US" w:eastAsia="en-US"/>
              </w:rPr>
              <w:t>CR of TS 36.455 for introducing NavIC in LTE – core part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16.0.0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2020-03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RP-87-e</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RP-200425</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0107</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lang w:val="en-US" w:eastAsia="en-US"/>
              </w:rPr>
              <w:t>Inter-RAT Measurement of NR Cells for E-CID</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16.0.0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2020-09</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RP-89-e</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RP-201952</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0111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lang w:val="en-US" w:eastAsia="en-US"/>
              </w:rPr>
              <w:t>Introducing NR beam level measurement in inter-RAT measurement in E-CID measurement over LPPa.</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16.1.0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2020-09</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RP-89-e</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RP-201952</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0113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lang w:val="en-US" w:eastAsia="en-US"/>
              </w:rPr>
              <w:t>Addition of NR CGI in Inter-RAT measurement result of E-CID measurement over LPPa</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16.1.0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2022-03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SA#95-</w:t>
            </w:r>
            <w:r>
              <w:rPr>
                <w:rFonts w:eastAsia="Batang;바탕"/>
                <w:sz w:val="16"/>
              </w:rPr>
              <w:t>e</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lang w:val="en-US" w:eastAsia="en-US"/>
              </w:rPr>
            </w:pPr>
            <w:r>
              <w:rPr>
                <w:sz w:val="16"/>
                <w:szCs w:val="16"/>
              </w:rPr>
              <w:t>Promotion to Release 17 without technical change</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17.0.0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2023-03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RAN#99</w:t>
            </w:r>
          </w:p>
        </w:tc>
        <w:tc>
          <w:tcPr>
            <w:tcW w:w="1094"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RP-230592</w:t>
            </w:r>
          </w:p>
        </w:tc>
        <w:tc>
          <w:tcPr>
            <w:tcW w:w="5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0118</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szCs w:val="16"/>
              </w:rPr>
            </w:pPr>
            <w:r>
              <w:rPr>
                <w:sz w:val="16"/>
                <w:szCs w:val="16"/>
              </w:rPr>
              <w:t>LPPA corrections of references to RRC</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C"/>
              <w:rPr>
                <w:sz w:val="16"/>
                <w:szCs w:val="16"/>
              </w:rPr>
            </w:pPr>
            <w:r>
              <w:rPr>
                <w:sz w:val="16"/>
                <w:szCs w:val="16"/>
              </w:rPr>
              <w:t>17.1.0</w:t>
            </w:r>
          </w:p>
        </w:tc>
      </w:tr>
    </w:tbl>
    <w:p>
      <w:pPr>
        <w:pStyle w:val="Normal"/>
        <w:widowControl/>
        <w:overflowPunct w:val="false"/>
        <w:autoSpaceDE w:val="false"/>
        <w:bidi w:val="0"/>
        <w:spacing w:before="0" w:after="180"/>
        <w:textAlignment w:val="baseline"/>
        <w:rPr/>
      </w:pPr>
      <w:r>
        <w:rPr/>
      </w:r>
    </w:p>
    <w:sectPr>
      <w:headerReference w:type="default" r:id="rId41"/>
      <w:footerReference w:type="default" r:id="rId42"/>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68">
              <wp:simplePos x="0" y="0"/>
              <wp:positionH relativeFrom="margin">
                <wp:align>right</wp:align>
              </wp:positionH>
              <wp:positionV relativeFrom="paragraph">
                <wp:posOffset>635</wp:posOffset>
              </wp:positionV>
              <wp:extent cx="1818640" cy="180340"/>
              <wp:effectExtent l="0" t="0" r="0" b="0"/>
              <wp:wrapSquare wrapText="largest"/>
              <wp:docPr id="15" name="Frame10"/>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36.455 V17.1.0 (2023-03)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36.455 V17.1.0 (2023-03)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09">
              <wp:simplePos x="0" y="0"/>
              <wp:positionH relativeFrom="margin">
                <wp:align>center</wp:align>
              </wp:positionH>
              <wp:positionV relativeFrom="paragraph">
                <wp:posOffset>3810</wp:posOffset>
              </wp:positionV>
              <wp:extent cx="127635" cy="147320"/>
              <wp:effectExtent l="0" t="0" r="0" b="0"/>
              <wp:wrapSquare wrapText="largest"/>
              <wp:docPr id="16" name="Frame11"/>
              <a:graphic xmlns:a="http://schemas.openxmlformats.org/drawingml/2006/main">
                <a:graphicData uri="http://schemas.microsoft.com/office/word/2010/wordprocessingShape">
                  <wps:wsp>
                    <wps:cNvSpPr txBox="1"/>
                    <wps:spPr>
                      <a:xfrm>
                        <a:off x="0" y="0"/>
                        <a:ext cx="127635" cy="14732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43</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1.6pt;mso-wrap-distance-left:0pt;mso-wrap-distance-right:0pt;mso-wrap-distance-top:0pt;mso-wrap-distance-bottom:0pt;margin-top:0.3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43</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50">
              <wp:simplePos x="0" y="0"/>
              <wp:positionH relativeFrom="margin">
                <wp:align>left</wp:align>
              </wp:positionH>
              <wp:positionV relativeFrom="paragraph">
                <wp:posOffset>3810</wp:posOffset>
              </wp:positionV>
              <wp:extent cx="591820" cy="147320"/>
              <wp:effectExtent l="0" t="0" r="0" b="0"/>
              <wp:wrapSquare wrapText="largest"/>
              <wp:docPr id="17" name="Frame12"/>
              <a:graphic xmlns:a="http://schemas.openxmlformats.org/drawingml/2006/main">
                <a:graphicData uri="http://schemas.microsoft.com/office/word/2010/wordprocessingShape">
                  <wps:wsp>
                    <wps:cNvSpPr txBox="1"/>
                    <wps:spPr>
                      <a:xfrm>
                        <a:off x="0" y="0"/>
                        <a:ext cx="591820" cy="14732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17</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1.6pt;mso-wrap-distance-left:0pt;mso-wrap-distance-right:0pt;mso-wrap-distance-top:0pt;mso-wrap-distance-bottom:0pt;margin-top:0.3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17</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89">
              <wp:simplePos x="0" y="0"/>
              <wp:positionH relativeFrom="margin">
                <wp:align>right</wp:align>
              </wp:positionH>
              <wp:positionV relativeFrom="paragraph">
                <wp:posOffset>635</wp:posOffset>
              </wp:positionV>
              <wp:extent cx="1818640" cy="180340"/>
              <wp:effectExtent l="0" t="0" r="0" b="0"/>
              <wp:wrapSquare wrapText="largest"/>
              <wp:docPr id="18" name="Frame13"/>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36.455 V17.1.0 (2023-03)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571.1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36.455 V17.1.0 (2023-03)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28">
              <wp:simplePos x="0" y="0"/>
              <wp:positionH relativeFrom="margin">
                <wp:align>center</wp:align>
              </wp:positionH>
              <wp:positionV relativeFrom="paragraph">
                <wp:posOffset>3810</wp:posOffset>
              </wp:positionV>
              <wp:extent cx="127635" cy="147320"/>
              <wp:effectExtent l="0" t="0" r="0" b="0"/>
              <wp:wrapSquare wrapText="largest"/>
              <wp:docPr id="19" name="Frame14"/>
              <a:graphic xmlns:a="http://schemas.openxmlformats.org/drawingml/2006/main">
                <a:graphicData uri="http://schemas.microsoft.com/office/word/2010/wordprocessingShape">
                  <wps:wsp>
                    <wps:cNvSpPr txBox="1"/>
                    <wps:spPr>
                      <a:xfrm>
                        <a:off x="0" y="0"/>
                        <a:ext cx="127635" cy="14732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82</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1.6pt;mso-wrap-distance-left:0pt;mso-wrap-distance-right:0pt;mso-wrap-distance-top:0pt;mso-wrap-distance-bottom:0pt;margin-top:0.3pt;mso-position-vertical-relative:text;margin-left:352.15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82</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67">
              <wp:simplePos x="0" y="0"/>
              <wp:positionH relativeFrom="margin">
                <wp:align>left</wp:align>
              </wp:positionH>
              <wp:positionV relativeFrom="paragraph">
                <wp:posOffset>3810</wp:posOffset>
              </wp:positionV>
              <wp:extent cx="591820" cy="147320"/>
              <wp:effectExtent l="0" t="0" r="0" b="0"/>
              <wp:wrapSquare wrapText="largest"/>
              <wp:docPr id="20" name="Frame15"/>
              <a:graphic xmlns:a="http://schemas.openxmlformats.org/drawingml/2006/main">
                <a:graphicData uri="http://schemas.microsoft.com/office/word/2010/wordprocessingShape">
                  <wps:wsp>
                    <wps:cNvSpPr txBox="1"/>
                    <wps:spPr>
                      <a:xfrm>
                        <a:off x="0" y="0"/>
                        <a:ext cx="591820" cy="14732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17</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1.6pt;mso-wrap-distance-left:0pt;mso-wrap-distance-right:0pt;mso-wrap-distance-top:0pt;mso-wrap-distance-bottom:0pt;margin-top:0.3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17</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70">
              <wp:simplePos x="0" y="0"/>
              <wp:positionH relativeFrom="margin">
                <wp:align>right</wp:align>
              </wp:positionH>
              <wp:positionV relativeFrom="paragraph">
                <wp:posOffset>635</wp:posOffset>
              </wp:positionV>
              <wp:extent cx="1818640" cy="180340"/>
              <wp:effectExtent l="0" t="0" r="0" b="0"/>
              <wp:wrapSquare wrapText="largest"/>
              <wp:docPr id="21" name="Frame16"/>
              <a:graphic xmlns:a="http://schemas.openxmlformats.org/drawingml/2006/main">
                <a:graphicData uri="http://schemas.microsoft.com/office/word/2010/wordprocessingShape">
                  <wps:wsp>
                    <wps:cNvSpPr txBox="1"/>
                    <wps:spPr>
                      <a:xfrm>
                        <a:off x="0" y="0"/>
                        <a:ext cx="1818640" cy="18034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36.455 V17.1.0 (2023-03)</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4.2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36.455 V17.1.0 (2023-03)</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73">
              <wp:simplePos x="0" y="0"/>
              <wp:positionH relativeFrom="margin">
                <wp:align>center</wp:align>
              </wp:positionH>
              <wp:positionV relativeFrom="paragraph">
                <wp:posOffset>3810</wp:posOffset>
              </wp:positionV>
              <wp:extent cx="127635" cy="147320"/>
              <wp:effectExtent l="0" t="0" r="0" b="0"/>
              <wp:wrapSquare wrapText="largest"/>
              <wp:docPr id="22" name="Frame17"/>
              <a:graphic xmlns:a="http://schemas.openxmlformats.org/drawingml/2006/main">
                <a:graphicData uri="http://schemas.microsoft.com/office/word/2010/wordprocessingShape">
                  <wps:wsp>
                    <wps:cNvSpPr txBox="1"/>
                    <wps:spPr>
                      <a:xfrm>
                        <a:off x="0" y="0"/>
                        <a:ext cx="127635" cy="14732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85</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1.6pt;mso-wrap-distance-left:0pt;mso-wrap-distance-right:0pt;mso-wrap-distance-top:0pt;mso-wrap-distance-bottom:0pt;margin-top:0.3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85</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76">
              <wp:simplePos x="0" y="0"/>
              <wp:positionH relativeFrom="margin">
                <wp:align>left</wp:align>
              </wp:positionH>
              <wp:positionV relativeFrom="paragraph">
                <wp:posOffset>3810</wp:posOffset>
              </wp:positionV>
              <wp:extent cx="591820" cy="147320"/>
              <wp:effectExtent l="0" t="0" r="0" b="0"/>
              <wp:wrapSquare wrapText="largest"/>
              <wp:docPr id="23" name="Frame18"/>
              <a:graphic xmlns:a="http://schemas.openxmlformats.org/drawingml/2006/main">
                <a:graphicData uri="http://schemas.microsoft.com/office/word/2010/wordprocessingShape">
                  <wps:wsp>
                    <wps:cNvSpPr txBox="1"/>
                    <wps:spPr>
                      <a:xfrm>
                        <a:off x="0" y="0"/>
                        <a:ext cx="591820" cy="147320"/>
                      </a:xfrm>
                      <a:prstGeom prst="rect"/>
                      <a:solidFill>
                        <a:srgbClr val="FFFFFF">
                          <a:alpha val="0"/>
                        </a:srgbClr>
                      </a:solidFill>
                    </wps:spPr>
                    <wps:txbx>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17</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1.6pt;mso-wrap-distance-left:0pt;mso-wrap-distance-right:0pt;mso-wrap-distance-top:0pt;mso-wrap-distance-bottom:0pt;margin-top:0.3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lang w:val="en-US" w:eastAsia="en-US"/>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17</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eastAsia="ko-KR" w:bidi="ar-SA"/>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start="1134" w:hanging="1134"/>
      <w:textAlignment w:val="baseline"/>
      <w:outlineLvl w:val="0"/>
    </w:pPr>
    <w:rPr>
      <w:rFonts w:ascii="Arial" w:hAnsi="Arial" w:eastAsia="Times New Roman" w:cs="Arial"/>
      <w:color w:val="auto"/>
      <w:sz w:val="36"/>
      <w:szCs w:val="20"/>
      <w:lang w:val="en-GB" w:eastAsia="ko-KR" w:bidi="ar-SA"/>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start="1418" w:hanging="1418"/>
      <w:outlineLvl w:val="3"/>
    </w:pPr>
    <w:rPr>
      <w:sz w:val="24"/>
    </w:rPr>
  </w:style>
  <w:style w:type="paragraph" w:styleId="Heading5">
    <w:name w:val="Heading 5"/>
    <w:basedOn w:val="Heading4"/>
    <w:next w:val="Normal"/>
    <w:qFormat/>
    <w:pPr>
      <w:numPr>
        <w:ilvl w:val="4"/>
        <w:numId w:val="1"/>
      </w:numPr>
      <w:ind w:star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start="0" w:hanging="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9z0">
    <w:name w:val="WW8Num59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3Char">
    <w:name w:val="Heading 3 Char"/>
    <w:qFormat/>
    <w:rPr>
      <w:rFonts w:ascii="Arial" w:hAnsi="Arial" w:cs="Arial"/>
      <w:sz w:val="28"/>
    </w:rPr>
  </w:style>
  <w:style w:type="character" w:styleId="ZGSM">
    <w:name w:val="ZGSM"/>
    <w:qFormat/>
    <w:rPr/>
  </w:style>
  <w:style w:type="character" w:styleId="NOChar">
    <w:name w:val="NO Char"/>
    <w:qFormat/>
    <w:rPr/>
  </w:style>
  <w:style w:type="character" w:styleId="PLChar">
    <w:name w:val="PL Char"/>
    <w:qFormat/>
    <w:rPr>
      <w:rFonts w:ascii="Courier New" w:hAnsi="Courier New" w:cs="Courier New"/>
      <w:sz w:val="16"/>
      <w:lang w:val="en-US" w:eastAsia="en-US"/>
    </w:rPr>
  </w:style>
  <w:style w:type="character" w:styleId="TALChar">
    <w:name w:val="TAL Char"/>
    <w:qFormat/>
    <w:rPr>
      <w:rFonts w:ascii="Arial" w:hAnsi="Arial" w:cs="Arial"/>
      <w:sz w:val="18"/>
    </w:rPr>
  </w:style>
  <w:style w:type="character" w:styleId="TAHChar">
    <w:name w:val="TAH Char"/>
    <w:qFormat/>
    <w:rPr>
      <w:rFonts w:ascii="Arial" w:hAnsi="Arial" w:cs="Arial"/>
      <w:b/>
      <w:sz w:val="18"/>
    </w:rPr>
  </w:style>
  <w:style w:type="character" w:styleId="B1Char">
    <w:name w:val="B1 Char"/>
    <w:qFormat/>
    <w:rPr/>
  </w:style>
  <w:style w:type="character" w:styleId="THChar">
    <w:name w:val="TH Char"/>
    <w:qFormat/>
    <w:rPr>
      <w:rFonts w:ascii="Arial" w:hAnsi="Arial" w:cs="Arial"/>
      <w:b/>
    </w:rPr>
  </w:style>
  <w:style w:type="character" w:styleId="TFZchn">
    <w:name w:val="TF Zchn"/>
    <w:qFormat/>
    <w:rPr>
      <w:rFonts w:ascii="Arial" w:hAnsi="Arial" w:cs="Arial"/>
      <w:b/>
    </w:rPr>
  </w:style>
  <w:style w:type="character" w:styleId="FootnoteCharacters">
    <w:name w:val="Footnote Characters"/>
    <w:qFormat/>
    <w:rPr>
      <w:b/>
      <w:sz w:val="16"/>
      <w:vertAlign w:val="superscript"/>
    </w:rPr>
  </w:style>
  <w:style w:type="character" w:styleId="DocumentMapChar">
    <w:name w:val="Document Map Char"/>
    <w:qFormat/>
    <w:rPr>
      <w:rFonts w:ascii="Tahoma" w:hAnsi="Tahoma" w:cs="Tahoma"/>
      <w:sz w:val="16"/>
      <w:szCs w:val="16"/>
    </w:rPr>
  </w:style>
  <w:style w:type="character" w:styleId="InternetLink">
    <w:name w:val="Hyperlink"/>
    <w:rPr>
      <w:color w:val="0563C1"/>
      <w:u w:val="single"/>
    </w:rPr>
  </w:style>
  <w:style w:type="character" w:styleId="UnresolvedMention">
    <w:name w:val="Unresolved Mention"/>
    <w:qFormat/>
    <w:rPr>
      <w:color w:val="808080"/>
      <w:shd w:fill="E6E6E6"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Normal"/>
    <w:pPr>
      <w:ind w:start="568" w:hanging="284"/>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6">
    <w:name w:val="H6"/>
    <w:basedOn w:val="Heading5"/>
    <w:next w:val="Normal"/>
    <w:qFormat/>
    <w:pPr>
      <w:numPr>
        <w:ilvl w:val="0"/>
        <w:numId w:val="0"/>
      </w:numPr>
      <w:ind w:start="1985" w:hanging="1985"/>
      <w:outlineLvl w:val="9"/>
    </w:pPr>
    <w:rPr>
      <w:sz w:val="20"/>
    </w:rPr>
  </w:style>
  <w:style w:type="paragraph" w:styleId="Contents1">
    <w:name w:val="TOC 1"/>
    <w:pPr>
      <w:keepNext w:val="true"/>
      <w:keepLines/>
      <w:widowControl w:val="false"/>
      <w:tabs>
        <w:tab w:val="clear" w:pos="284"/>
        <w:tab w:val="right" w:pos="9639" w:leader="dot"/>
      </w:tabs>
      <w:overflowPunct w:val="false"/>
      <w:autoSpaceDE w:val="false"/>
      <w:bidi w:val="0"/>
      <w:spacing w:before="120" w:after="0"/>
      <w:ind w:start="567" w:end="425" w:hanging="567"/>
      <w:textAlignment w:val="baseline"/>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start="2693" w:end="425" w:hanging="2693"/>
    </w:pPr>
    <w:rPr>
      <w:b/>
    </w:rPr>
  </w:style>
  <w:style w:type="paragraph" w:styleId="Contents9">
    <w:name w:val="TOC 9"/>
    <w:basedOn w:val="Contents8"/>
    <w:pPr>
      <w:ind w:start="1418" w:end="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start="851" w:end="425" w:hanging="851"/>
    </w:pPr>
    <w:rPr>
      <w:sz w:val="20"/>
    </w:rPr>
  </w:style>
  <w:style w:type="paragraph" w:styleId="Contents3">
    <w:name w:val="TOC 3"/>
    <w:basedOn w:val="Contents2"/>
    <w:pPr>
      <w:ind w:start="1134" w:end="425" w:hanging="1134"/>
    </w:pPr>
    <w:rPr/>
  </w:style>
  <w:style w:type="paragraph" w:styleId="Contents4">
    <w:name w:val="TOC 4"/>
    <w:basedOn w:val="Contents3"/>
    <w:pPr>
      <w:ind w:start="1418" w:end="425" w:hanging="1418"/>
    </w:pPr>
    <w:rPr/>
  </w:style>
  <w:style w:type="paragraph" w:styleId="Contents5">
    <w:name w:val="TOC 5"/>
    <w:basedOn w:val="Contents4"/>
    <w:pPr>
      <w:ind w:start="1701" w:end="425" w:hanging="1701"/>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start="1134" w:hanging="1134"/>
      <w:outlineLvl w:val="9"/>
    </w:pPr>
    <w:rPr/>
  </w:style>
  <w:style w:type="paragraph" w:styleId="NO">
    <w:name w:val="NO"/>
    <w:basedOn w:val="Normal"/>
    <w:qFormat/>
    <w:pPr>
      <w:keepLines/>
      <w:ind w:star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US"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US" w:bidi="ar-SA"/>
    </w:rPr>
  </w:style>
  <w:style w:type="paragraph" w:styleId="EX">
    <w:name w:val="EX"/>
    <w:basedOn w:val="Normal"/>
    <w:qFormat/>
    <w:pPr>
      <w:keepLines/>
      <w:ind w:star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start="1985" w:end="425" w:hanging="1985"/>
    </w:pPr>
    <w:rPr/>
  </w:style>
  <w:style w:type="paragraph" w:styleId="Contents7">
    <w:name w:val="TOC 7"/>
    <w:basedOn w:val="Contents6"/>
    <w:next w:val="Normal"/>
    <w:pPr>
      <w:ind w:start="2268" w:end="425" w:hanging="2268"/>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end="28" w:hanging="0"/>
      <w:jc w:val="end"/>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eastAsia="ko-KR" w:bidi="ar-SA"/>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star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US" w:bidi="ar-SA"/>
    </w:rPr>
  </w:style>
  <w:style w:type="paragraph" w:styleId="List2">
    <w:name w:val="List Bullet 3"/>
    <w:basedOn w:val="List"/>
    <w:pPr>
      <w:ind w:start="851" w:hanging="284"/>
    </w:pPr>
    <w:rPr/>
  </w:style>
  <w:style w:type="paragraph" w:styleId="B2">
    <w:name w:val="B2"/>
    <w:basedOn w:val="List2"/>
    <w:qFormat/>
    <w:pPr/>
    <w:rPr/>
  </w:style>
  <w:style w:type="paragraph" w:styleId="List3">
    <w:name w:val="List Bullet 4"/>
    <w:basedOn w:val="List2"/>
    <w:pPr>
      <w:ind w:start="1135" w:hanging="284"/>
    </w:pPr>
    <w:rPr/>
  </w:style>
  <w:style w:type="paragraph" w:styleId="B3">
    <w:name w:val="B3"/>
    <w:basedOn w:val="List3"/>
    <w:qFormat/>
    <w:pPr/>
    <w:rPr/>
  </w:style>
  <w:style w:type="paragraph" w:styleId="List4">
    <w:name w:val="List Bullet 5"/>
    <w:basedOn w:val="List3"/>
    <w:pPr>
      <w:ind w:start="1418" w:hanging="284"/>
    </w:pPr>
    <w:rPr/>
  </w:style>
  <w:style w:type="paragraph" w:styleId="B4">
    <w:name w:val="B4"/>
    <w:basedOn w:val="List4"/>
    <w:qFormat/>
    <w:pPr/>
    <w:rPr/>
  </w:style>
  <w:style w:type="paragraph" w:styleId="List5">
    <w:name w:val="List Number"/>
    <w:basedOn w:val="List4"/>
    <w:pPr>
      <w:ind w:start="1702" w:hanging="284"/>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ListBullet">
    <w:name w:val="List Bullet"/>
    <w:basedOn w:val="List"/>
    <w:qFormat/>
    <w:pPr>
      <w:numPr>
        <w:ilvl w:val="0"/>
        <w:numId w:val="2"/>
      </w:numPr>
    </w:pPr>
    <w:rPr/>
  </w:style>
  <w:style w:type="paragraph" w:styleId="BalloonText">
    <w:name w:val="Balloon Text"/>
    <w:basedOn w:val="Normal"/>
    <w:qFormat/>
    <w:pPr/>
    <w:rPr>
      <w:rFonts w:ascii="Tahoma" w:hAnsi="Tahoma" w:cs="Tahoma"/>
      <w:sz w:val="16"/>
      <w:szCs w:val="16"/>
    </w:rPr>
  </w:style>
  <w:style w:type="paragraph" w:styleId="Footnote">
    <w:name w:val="Footnote Text"/>
    <w:basedOn w:val="Normal"/>
    <w:pPr>
      <w:keepLines/>
      <w:spacing w:before="0" w:after="0"/>
      <w:ind w:start="454" w:hanging="454"/>
    </w:pPr>
    <w:rPr>
      <w:sz w:val="16"/>
    </w:rPr>
  </w:style>
  <w:style w:type="paragraph" w:styleId="ListBullet2">
    <w:name w:val="List Bullet 2"/>
    <w:basedOn w:val="ListBullet"/>
    <w:qFormat/>
    <w:pPr>
      <w:numPr>
        <w:ilvl w:val="0"/>
        <w:numId w:val="3"/>
      </w:numPr>
      <w:ind w:start="851" w:hanging="284"/>
    </w:pPr>
    <w:rPr/>
  </w:style>
  <w:style w:type="paragraph" w:styleId="ListBullet3">
    <w:name w:val="List Bullet 3"/>
    <w:basedOn w:val="ListBullet2"/>
    <w:qFormat/>
    <w:pPr>
      <w:ind w:start="1135" w:hanging="284"/>
    </w:pPr>
    <w:rPr/>
  </w:style>
  <w:style w:type="paragraph" w:styleId="HTMLPreformatted">
    <w:name w:val="HTML Preformatted"/>
    <w:basedOn w:val="Normal"/>
    <w:qFormat/>
    <w:pPr>
      <w:tabs>
        <w:tab w:val="clear" w:pos="28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eastAsia="SimSun;宋体" w:cs="Courier New"/>
      <w:lang w:val="en-US" w:eastAsia="zh-CN"/>
    </w:rPr>
  </w:style>
  <w:style w:type="paragraph" w:styleId="Index1">
    <w:name w:val="Index 1"/>
    <w:basedOn w:val="Normal"/>
    <w:pPr>
      <w:keepLines/>
      <w:spacing w:before="0" w:after="0"/>
    </w:pPr>
    <w:rPr/>
  </w:style>
  <w:style w:type="paragraph" w:styleId="Index2">
    <w:name w:val="Index 2"/>
    <w:basedOn w:val="Index1"/>
    <w:pPr>
      <w:ind w:start="284" w:hanging="0"/>
    </w:pPr>
    <w:rPr/>
  </w:style>
  <w:style w:type="paragraph" w:styleId="ListBullet4">
    <w:name w:val="List Bullet 4"/>
    <w:basedOn w:val="ListBullet3"/>
    <w:qFormat/>
    <w:pPr>
      <w:ind w:start="1418" w:hanging="284"/>
    </w:pPr>
    <w:rPr/>
  </w:style>
  <w:style w:type="paragraph" w:styleId="ListBullet5">
    <w:name w:val="List Bullet 5"/>
    <w:basedOn w:val="ListBullet4"/>
    <w:qFormat/>
    <w:pPr>
      <w:ind w:start="1702" w:hanging="284"/>
    </w:pPr>
    <w:rPr/>
  </w:style>
  <w:style w:type="paragraph" w:styleId="ListNumber">
    <w:name w:val="List Number"/>
    <w:basedOn w:val="List"/>
    <w:qFormat/>
    <w:pPr>
      <w:numPr>
        <w:ilvl w:val="0"/>
        <w:numId w:val="4"/>
      </w:numPr>
    </w:pPr>
    <w:rPr/>
  </w:style>
  <w:style w:type="paragraph" w:styleId="ListNumber2">
    <w:name w:val="List Number 2"/>
    <w:basedOn w:val="ListNumber"/>
    <w:qFormat/>
    <w:pPr>
      <w:numPr>
        <w:ilvl w:val="0"/>
        <w:numId w:val="5"/>
      </w:numPr>
      <w:ind w:start="851" w:hanging="284"/>
    </w:pPr>
    <w:rPr/>
  </w:style>
  <w:style w:type="paragraph" w:styleId="TALLeft0">
    <w:name w:val="TAL + Left:  0"/>
    <w:basedOn w:val="TAL"/>
    <w:qFormat/>
    <w:pPr>
      <w:spacing w:lineRule="atLeast" w:line="0"/>
      <w:ind w:start="142" w:hanging="0"/>
    </w:pPr>
    <w:rPr/>
  </w:style>
  <w:style w:type="paragraph" w:styleId="TALLeft050cm">
    <w:name w:val="TAL + Left:  050 cm"/>
    <w:basedOn w:val="TAL"/>
    <w:qFormat/>
    <w:pPr>
      <w:spacing w:lineRule="atLeast" w:line="0"/>
      <w:ind w:start="284" w:hanging="0"/>
    </w:pPr>
    <w:rPr/>
  </w:style>
  <w:style w:type="paragraph" w:styleId="TALLeft01">
    <w:name w:val="TAL + Left: 0"/>
    <w:basedOn w:val="TALLeft050cm"/>
    <w:qFormat/>
    <w:pPr>
      <w:ind w:start="425" w:hanging="0"/>
    </w:pPr>
    <w:rPr/>
  </w:style>
  <w:style w:type="paragraph" w:styleId="DocumentMap">
    <w:name w:val="Document Map"/>
    <w:basedOn w:val="Normal"/>
    <w:qFormat/>
    <w:pPr/>
    <w:rPr>
      <w:rFonts w:ascii="Tahoma" w:hAnsi="Tahoma" w:cs="Tahoma"/>
      <w:sz w:val="16"/>
      <w:szCs w:val="16"/>
    </w:rPr>
  </w:style>
  <w:style w:type="paragraph" w:styleId="Revision">
    <w:name w:val="Revision"/>
    <w:qFormat/>
    <w:pPr>
      <w:widowControl/>
      <w:bidi w:val="0"/>
    </w:pPr>
    <w:rPr>
      <w:rFonts w:ascii="Times New Roman" w:hAnsi="Times New Roman" w:eastAsia="Times New Roman" w:cs="Times New Roman"/>
      <w:color w:val="auto"/>
      <w:sz w:val="20"/>
      <w:szCs w:val="20"/>
      <w:lang w:val="en-GB" w:eastAsia="ko-KR" w:bidi="ar-SA"/>
    </w:rPr>
  </w:style>
  <w:style w:type="paragraph" w:styleId="CRCoverPage">
    <w:name w:val="CR Cover Page"/>
    <w:qFormat/>
    <w:pPr>
      <w:widowControl/>
      <w:bidi w:val="0"/>
      <w:spacing w:before="0" w:after="120"/>
    </w:pPr>
    <w:rPr>
      <w:rFonts w:ascii="Arial" w:hAnsi="Arial" w:eastAsia="Times New Roman" w:cs="Arial"/>
      <w:color w:val="auto"/>
      <w:sz w:val="20"/>
      <w:szCs w:val="20"/>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3gpp.org/Change-Requests" TargetMode="External"/><Relationship Id="rId3" Type="http://schemas.openxmlformats.org/officeDocument/2006/relationships/hyperlink" Target="http://www.3gpp.org/ftp/Specs/html-info/21900.htm"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oleObject" Target="embeddings/oleObject1.bin"/><Relationship Id="rId9" Type="http://schemas.openxmlformats.org/officeDocument/2006/relationships/image" Target="media/image3.wmf"/><Relationship Id="rId10" Type="http://schemas.openxmlformats.org/officeDocument/2006/relationships/oleObject" Target="embeddings/oleObject2.bin"/><Relationship Id="rId11" Type="http://schemas.openxmlformats.org/officeDocument/2006/relationships/image" Target="media/image4.wmf"/><Relationship Id="rId12" Type="http://schemas.openxmlformats.org/officeDocument/2006/relationships/oleObject" Target="embeddings/oleObject3.bin"/><Relationship Id="rId13" Type="http://schemas.openxmlformats.org/officeDocument/2006/relationships/image" Target="media/image5.wmf"/><Relationship Id="rId14" Type="http://schemas.openxmlformats.org/officeDocument/2006/relationships/oleObject" Target="embeddings/oleObject4.bin"/><Relationship Id="rId15" Type="http://schemas.openxmlformats.org/officeDocument/2006/relationships/image" Target="media/image6.wmf"/><Relationship Id="rId16" Type="http://schemas.openxmlformats.org/officeDocument/2006/relationships/oleObject" Target="embeddings/oleObject5.bin"/><Relationship Id="rId17" Type="http://schemas.openxmlformats.org/officeDocument/2006/relationships/image" Target="media/image7.wmf"/><Relationship Id="rId18" Type="http://schemas.openxmlformats.org/officeDocument/2006/relationships/oleObject" Target="embeddings/oleObject6.bin"/><Relationship Id="rId19" Type="http://schemas.openxmlformats.org/officeDocument/2006/relationships/image" Target="media/image8.wmf"/><Relationship Id="rId20" Type="http://schemas.openxmlformats.org/officeDocument/2006/relationships/oleObject" Target="embeddings/oleObject7.bin"/><Relationship Id="rId21" Type="http://schemas.openxmlformats.org/officeDocument/2006/relationships/image" Target="media/image9.wmf"/><Relationship Id="rId22" Type="http://schemas.openxmlformats.org/officeDocument/2006/relationships/oleObject" Target="embeddings/oleObject8.bin"/><Relationship Id="rId23" Type="http://schemas.openxmlformats.org/officeDocument/2006/relationships/image" Target="media/image10.wmf"/><Relationship Id="rId24" Type="http://schemas.openxmlformats.org/officeDocument/2006/relationships/oleObject" Target="embeddings/oleObject9.bin"/><Relationship Id="rId25" Type="http://schemas.openxmlformats.org/officeDocument/2006/relationships/image" Target="media/image11.wmf"/><Relationship Id="rId26" Type="http://schemas.openxmlformats.org/officeDocument/2006/relationships/oleObject" Target="embeddings/oleObject10.bin"/><Relationship Id="rId27" Type="http://schemas.openxmlformats.org/officeDocument/2006/relationships/image" Target="media/image12.wmf"/><Relationship Id="rId28" Type="http://schemas.openxmlformats.org/officeDocument/2006/relationships/oleObject" Target="embeddings/oleObject11.bin"/><Relationship Id="rId29" Type="http://schemas.openxmlformats.org/officeDocument/2006/relationships/image" Target="media/image13.wmf"/><Relationship Id="rId30" Type="http://schemas.openxmlformats.org/officeDocument/2006/relationships/oleObject" Target="embeddings/oleObject12.bin"/><Relationship Id="rId31" Type="http://schemas.openxmlformats.org/officeDocument/2006/relationships/image" Target="media/image14.wmf"/><Relationship Id="rId32" Type="http://schemas.openxmlformats.org/officeDocument/2006/relationships/oleObject" Target="embeddings/oleObject13.bin"/><Relationship Id="rId33" Type="http://schemas.openxmlformats.org/officeDocument/2006/relationships/image" Target="media/image15.wmf"/><Relationship Id="rId34" Type="http://schemas.openxmlformats.org/officeDocument/2006/relationships/oleObject" Target="embeddings/oleObject14.bin"/><Relationship Id="rId35" Type="http://schemas.openxmlformats.org/officeDocument/2006/relationships/image" Target="media/image16.wmf"/><Relationship Id="rId36" Type="http://schemas.openxmlformats.org/officeDocument/2006/relationships/image" Target="media/image17.png"/><Relationship Id="rId37" Type="http://schemas.openxmlformats.org/officeDocument/2006/relationships/header" Target="header1.xml"/><Relationship Id="rId38" Type="http://schemas.openxmlformats.org/officeDocument/2006/relationships/footer" Target="footer1.xml"/><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118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2023-05-05T21:28:00Z</dcterms:created>
  <dc:creator>MCC Support</dc:creator>
  <dc:description/>
  <cp:keywords>LTE radio positioning</cp:keywords>
  <dc:language>en-US</dc:language>
  <cp:lastModifiedBy>MCC</cp:lastModifiedBy>
  <cp:lastPrinted>2014-06-17T21:30:00Z</cp:lastPrinted>
  <dcterms:modified xsi:type="dcterms:W3CDTF">2024-03-04T07:49:00Z</dcterms:modified>
  <cp:revision>40</cp:revision>
  <dc:subject>Evolved Universal Terrestrial Radio Access (E-UTRA); LTE Positioning Protocol A (LPPa) (Release 16)</dc:subject>
  <dc:title>3GPP TS 36.455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gn-off status">
    <vt:lpwstr/>
  </property>
  <property fmtid="{D5CDD505-2E9C-101B-9397-08002B2CF9AE}" pid="3" name="TaxCatchAll">
    <vt:lpwstr/>
  </property>
  <property fmtid="{D5CDD505-2E9C-101B-9397-08002B2CF9AE}" pid="4" name="_ip_UnifiedCompliancePolicyProperties">
    <vt:lpwstr/>
  </property>
  <property fmtid="{D5CDD505-2E9C-101B-9397-08002B2CF9AE}" pid="5" name="_ip_UnifiedCompliancePolicyUIAction">
    <vt:lpwstr/>
  </property>
  <property fmtid="{D5CDD505-2E9C-101B-9397-08002B2CF9AE}" pid="6" name="lcf76f155ced4ddcb4097134ff3c332f">
    <vt:lpwstr/>
  </property>
</Properties>
</file>