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wmf" ContentType="image/x-wmf"/>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284"/>
          <w:tab w:val="right" w:pos="9639" w:leader="none"/>
        </w:tabs>
        <w:spacing w:before="0" w:after="0"/>
        <w:rPr>
          <w:rFonts w:ascii="Arial" w:hAnsi="Arial" w:eastAsia="Times New Roman" w:cs="Arial"/>
          <w:b/>
          <w:b/>
          <w:sz w:val="28"/>
          <w:lang w:val="en-US" w:eastAsia="en-US"/>
        </w:rPr>
      </w:pPr>
      <w:r>
        <w:rPr>
          <w:rFonts w:eastAsia="Times New Roman" w:cs="Arial" w:ascii="Arial" w:hAnsi="Arial"/>
          <w:b/>
          <w:sz w:val="24"/>
          <w:lang w:val="en-US" w:eastAsia="en-US"/>
        </w:rPr>
        <w:t>3GPP TSG-RAN WG3#123</w:t>
      </w:r>
      <w:r>
        <w:rPr>
          <w:rFonts w:eastAsia="Times New Roman" w:cs="Arial" w:ascii="Arial" w:hAnsi="Arial"/>
          <w:b/>
          <w:i/>
          <w:sz w:val="28"/>
          <w:lang w:val="en-US" w:eastAsia="en-US"/>
        </w:rPr>
        <w:tab/>
      </w:r>
      <w:r>
        <w:rPr>
          <w:rFonts w:eastAsia="Times New Roman" w:cs="Arial" w:ascii="Arial" w:hAnsi="Arial"/>
          <w:sz w:val="24"/>
          <w:szCs w:val="24"/>
        </w:rPr>
        <w:fldChar w:fldCharType="begin"/>
      </w:r>
      <w:r>
        <w:rPr>
          <w:sz w:val="24"/>
          <w:szCs w:val="24"/>
          <w:rFonts w:eastAsia="Times New Roman" w:cs="Arial" w:ascii="Arial" w:hAnsi="Arial"/>
        </w:rPr>
        <w:instrText xml:space="preserve"> DOCPROPERTY "Tdoc#"</w:instrText>
      </w:r>
      <w:r>
        <w:rPr>
          <w:sz w:val="24"/>
          <w:szCs w:val="24"/>
          <w:rFonts w:eastAsia="Times New Roman" w:cs="Arial" w:ascii="Arial" w:hAnsi="Arial"/>
        </w:rPr>
        <w:fldChar w:fldCharType="separate"/>
      </w:r>
      <w:r>
        <w:rPr>
          <w:sz w:val="24"/>
          <w:szCs w:val="24"/>
          <w:rFonts w:eastAsia="Times New Roman" w:cs="Arial" w:ascii="Arial" w:hAnsi="Arial"/>
        </w:rPr>
        <w:t>R3-240504</w:t>
      </w:r>
      <w:r>
        <w:rPr>
          <w:sz w:val="24"/>
          <w:szCs w:val="24"/>
          <w:rFonts w:eastAsia="Times New Roman" w:cs="Arial" w:ascii="Arial" w:hAnsi="Arial"/>
        </w:rPr>
        <w:fldChar w:fldCharType="end"/>
      </w:r>
    </w:p>
    <w:p>
      <w:pPr>
        <w:pStyle w:val="Normal"/>
        <w:tabs>
          <w:tab w:val="clear" w:pos="284"/>
          <w:tab w:val="right" w:pos="9639" w:leader="none"/>
        </w:tabs>
        <w:spacing w:before="0" w:after="120"/>
        <w:rPr>
          <w:rFonts w:ascii="Arial" w:hAnsi="Arial" w:eastAsia="Times New Roman" w:cs="Arial"/>
          <w:b/>
          <w:b/>
          <w:iCs/>
          <w:sz w:val="24"/>
          <w:szCs w:val="18"/>
          <w:lang w:val="en-US" w:eastAsia="en-US"/>
        </w:rPr>
      </w:pPr>
      <w:r>
        <w:rPr>
          <w:rFonts w:eastAsia="Times New Roman" w:cs="Arial" w:ascii="Arial" w:hAnsi="Arial"/>
          <w:b/>
          <w:iCs/>
          <w:sz w:val="24"/>
          <w:szCs w:val="18"/>
          <w:lang w:val="en-US" w:eastAsia="en-US"/>
        </w:rPr>
        <w:t>Athens, Greece, 26</w:t>
      </w:r>
      <w:r>
        <w:rPr>
          <w:rFonts w:eastAsia="Times New Roman" w:cs="Arial" w:ascii="Arial" w:hAnsi="Arial"/>
          <w:b/>
          <w:iCs/>
          <w:sz w:val="24"/>
          <w:szCs w:val="18"/>
          <w:vertAlign w:val="superscript"/>
          <w:lang w:val="en-US" w:eastAsia="en-US"/>
        </w:rPr>
        <w:t>th</w:t>
      </w:r>
      <w:r>
        <w:rPr>
          <w:rFonts w:eastAsia="Times New Roman" w:cs="Arial" w:ascii="Arial" w:hAnsi="Arial"/>
          <w:b/>
          <w:iCs/>
          <w:sz w:val="24"/>
          <w:szCs w:val="18"/>
          <w:lang w:val="en-US" w:eastAsia="en-US"/>
        </w:rPr>
        <w:t xml:space="preserve"> Feb – 1</w:t>
      </w:r>
      <w:r>
        <w:rPr>
          <w:rFonts w:eastAsia="Times New Roman" w:cs="Arial" w:ascii="Arial" w:hAnsi="Arial"/>
          <w:b/>
          <w:iCs/>
          <w:sz w:val="24"/>
          <w:szCs w:val="18"/>
          <w:vertAlign w:val="superscript"/>
          <w:lang w:val="en-US" w:eastAsia="en-US"/>
        </w:rPr>
        <w:t>st</w:t>
      </w:r>
      <w:r>
        <w:rPr>
          <w:rFonts w:eastAsia="Times New Roman" w:cs="Arial" w:ascii="Arial" w:hAnsi="Arial"/>
          <w:b/>
          <w:iCs/>
          <w:sz w:val="24"/>
          <w:szCs w:val="18"/>
          <w:lang w:val="en-US" w:eastAsia="en-US"/>
        </w:rPr>
        <w:t xml:space="preserve"> Mar 2024</w:t>
      </w:r>
    </w:p>
    <w:tbl>
      <w:tblPr>
        <w:tblW w:w="9641" w:type="dxa"/>
        <w:jc w:val="start"/>
        <w:tblInd w:w="-5" w:type="dxa"/>
        <w:tblLayout w:type="fixed"/>
        <w:tblCellMar>
          <w:top w:w="0" w:type="dxa"/>
          <w:start w:w="42" w:type="dxa"/>
          <w:bottom w:w="0" w:type="dxa"/>
          <w:end w:w="42" w:type="dxa"/>
        </w:tblCellMar>
      </w:tblPr>
      <w:tblGrid>
        <w:gridCol w:w="142"/>
        <w:gridCol w:w="1559"/>
        <w:gridCol w:w="709"/>
        <w:gridCol w:w="1276"/>
        <w:gridCol w:w="709"/>
        <w:gridCol w:w="992"/>
        <w:gridCol w:w="2410"/>
        <w:gridCol w:w="1701"/>
        <w:gridCol w:w="143"/>
      </w:tblGrid>
      <w:tr>
        <w:trPr/>
        <w:tc>
          <w:tcPr>
            <w:tcW w:w="9641" w:type="dxa"/>
            <w:gridSpan w:val="9"/>
            <w:tcBorders>
              <w:top w:val="single" w:sz="4" w:space="0" w:color="000000"/>
              <w:start w:val="single" w:sz="4" w:space="0" w:color="000000"/>
              <w:end w:val="single" w:sz="4" w:space="0" w:color="000000"/>
            </w:tcBorders>
          </w:tcPr>
          <w:p>
            <w:pPr>
              <w:pStyle w:val="Normal"/>
              <w:spacing w:before="0" w:after="0"/>
              <w:jc w:val="end"/>
              <w:rPr>
                <w:rFonts w:ascii="Arial" w:hAnsi="Arial" w:eastAsia="Times New Roman" w:cs="Arial"/>
                <w:i/>
                <w:i/>
                <w:lang w:val="en-US" w:eastAsia="en-US"/>
              </w:rPr>
            </w:pPr>
            <w:r>
              <w:rPr>
                <w:rFonts w:eastAsia="Times New Roman" w:cs="Arial" w:ascii="Arial" w:hAnsi="Arial"/>
                <w:i/>
                <w:sz w:val="14"/>
                <w:lang w:val="en-US" w:eastAsia="en-US"/>
              </w:rPr>
              <w:t>CR-Form-v12.2</w:t>
            </w:r>
          </w:p>
        </w:tc>
      </w:tr>
      <w:tr>
        <w:trPr/>
        <w:tc>
          <w:tcPr>
            <w:tcW w:w="9641" w:type="dxa"/>
            <w:gridSpan w:val="9"/>
            <w:tcBorders>
              <w:start w:val="single" w:sz="4" w:space="0" w:color="000000"/>
              <w:end w:val="single" w:sz="4" w:space="0" w:color="000000"/>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32"/>
                <w:lang w:val="en-US" w:eastAsia="en-US"/>
              </w:rPr>
              <w:t>CHANGE REQUEST</w:t>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42" w:type="dxa"/>
            <w:tcBorders>
              <w:start w:val="single" w:sz="4" w:space="0" w:color="000000"/>
            </w:tcBorders>
          </w:tcPr>
          <w:p>
            <w:pPr>
              <w:pStyle w:val="Normal"/>
              <w:snapToGrid w:val="false"/>
              <w:spacing w:before="0" w:after="0"/>
              <w:jc w:val="end"/>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559" w:type="dxa"/>
            <w:tcBorders/>
            <w:shd w:fill="FFFFB2" w:val="clear"/>
          </w:tcPr>
          <w:p>
            <w:pPr>
              <w:pStyle w:val="Normal"/>
              <w:spacing w:before="0" w:after="0"/>
              <w:jc w:val="center"/>
              <w:rPr>
                <w:rFonts w:ascii="Arial" w:hAnsi="Arial" w:eastAsia="Times New Roman" w:cs="Arial"/>
                <w:b/>
                <w:b/>
                <w:sz w:val="28"/>
                <w:lang w:val="en-US" w:eastAsia="en-US"/>
              </w:rPr>
            </w:pPr>
            <w:r>
              <w:rPr>
                <w:rFonts w:eastAsia="Times New Roman" w:cs="Arial" w:ascii="Arial" w:hAnsi="Arial"/>
              </w:rPr>
              <w:fldChar w:fldCharType="begin"/>
            </w:r>
            <w:r>
              <w:rPr>
                <w:rFonts w:eastAsia="Times New Roman" w:cs="Arial" w:ascii="Arial" w:hAnsi="Arial"/>
              </w:rPr>
              <w:instrText xml:space="preserve"> DOCPROPERTY "Spec#"</w:instrText>
            </w:r>
            <w:r>
              <w:rPr>
                <w:rFonts w:eastAsia="Times New Roman" w:cs="Arial" w:ascii="Arial" w:hAnsi="Arial"/>
              </w:rPr>
              <w:fldChar w:fldCharType="separate"/>
            </w:r>
            <w:r>
              <w:rPr>
                <w:rFonts w:eastAsia="Times New Roman" w:cs="Arial" w:ascii="Arial" w:hAnsi="Arial"/>
              </w:rPr>
              <w:t>38.4</w:t>
            </w:r>
            <w:r>
              <w:rPr>
                <w:rFonts w:eastAsia="Times New Roman" w:cs="Arial" w:ascii="Arial" w:hAnsi="Arial"/>
              </w:rPr>
              <w:fldChar w:fldCharType="end"/>
            </w:r>
            <w:r>
              <w:rPr>
                <w:rFonts w:eastAsia="Times New Roman" w:cs="Arial" w:ascii="Arial" w:hAnsi="Arial"/>
                <w:b/>
                <w:sz w:val="28"/>
                <w:lang w:val="en-US" w:eastAsia="en-US"/>
              </w:rPr>
              <w:t>01</w:t>
            </w:r>
          </w:p>
        </w:tc>
        <w:tc>
          <w:tcPr>
            <w:tcW w:w="709" w:type="dxa"/>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28"/>
                <w:lang w:val="en-US" w:eastAsia="en-US"/>
              </w:rPr>
              <w:t>CR</w:t>
            </w:r>
          </w:p>
        </w:tc>
        <w:tc>
          <w:tcPr>
            <w:tcW w:w="1276" w:type="dxa"/>
            <w:tcBorders/>
            <w:shd w:fill="FFFFB2" w:val="clear"/>
          </w:tcPr>
          <w:p>
            <w:pPr>
              <w:pStyle w:val="Normal"/>
              <w:spacing w:before="0" w:after="0"/>
              <w:jc w:val="center"/>
              <w:rPr>
                <w:rFonts w:ascii="Arial" w:hAnsi="Arial" w:eastAsia="Times New Roman" w:cs="Arial"/>
                <w:lang w:val="en-US" w:eastAsia="en-US"/>
              </w:rPr>
            </w:pPr>
            <w:r>
              <w:rPr>
                <w:rFonts w:eastAsia="Times New Roman" w:cs="Arial" w:ascii="Arial" w:hAnsi="Arial"/>
                <w:b/>
                <w:sz w:val="28"/>
                <w:lang w:val="en-US" w:eastAsia="en-US"/>
              </w:rPr>
              <w:t>0353</w:t>
            </w:r>
          </w:p>
        </w:tc>
        <w:tc>
          <w:tcPr>
            <w:tcW w:w="709" w:type="dxa"/>
            <w:tcBorders/>
          </w:tcPr>
          <w:p>
            <w:pPr>
              <w:pStyle w:val="Normal"/>
              <w:tabs>
                <w:tab w:val="clear" w:pos="284"/>
                <w:tab w:val="right" w:pos="625" w:leader="none"/>
              </w:tabs>
              <w:spacing w:before="0" w:after="0"/>
              <w:jc w:val="center"/>
              <w:rPr>
                <w:rFonts w:ascii="Arial" w:hAnsi="Arial" w:eastAsia="Times New Roman" w:cs="Arial"/>
                <w:lang w:val="en-US" w:eastAsia="en-US"/>
              </w:rPr>
            </w:pPr>
            <w:r>
              <w:rPr>
                <w:rFonts w:eastAsia="Times New Roman" w:cs="Arial" w:ascii="Arial" w:hAnsi="Arial"/>
                <w:b/>
                <w:bCs/>
                <w:sz w:val="28"/>
                <w:lang w:val="en-US" w:eastAsia="en-US"/>
              </w:rPr>
              <w:t>rev</w:t>
            </w:r>
          </w:p>
        </w:tc>
        <w:tc>
          <w:tcPr>
            <w:tcW w:w="992" w:type="dxa"/>
            <w:tcBorders/>
            <w:shd w:fill="FFFFB2" w:val="clear"/>
          </w:tcPr>
          <w:p>
            <w:pPr>
              <w:pStyle w:val="Normal"/>
              <w:spacing w:before="0" w:after="0"/>
              <w:jc w:val="center"/>
              <w:rPr>
                <w:rFonts w:ascii="Arial" w:hAnsi="Arial" w:eastAsia="Times New Roman" w:cs="Arial"/>
                <w:b/>
                <w:b/>
                <w:lang w:val="en-US" w:eastAsia="en-US"/>
              </w:rPr>
            </w:pPr>
            <w:r>
              <w:rPr>
                <w:rFonts w:eastAsia="Times New Roman" w:cs="Arial" w:ascii="Arial" w:hAnsi="Arial"/>
                <w:b/>
                <w:sz w:val="28"/>
                <w:lang w:val="en-US" w:eastAsia="en-US"/>
              </w:rPr>
              <w:t>-</w:t>
            </w:r>
          </w:p>
        </w:tc>
        <w:tc>
          <w:tcPr>
            <w:tcW w:w="2410" w:type="dxa"/>
            <w:tcBorders/>
          </w:tcPr>
          <w:p>
            <w:pPr>
              <w:pStyle w:val="Normal"/>
              <w:tabs>
                <w:tab w:val="clear" w:pos="284"/>
                <w:tab w:val="right" w:pos="1825" w:leader="none"/>
              </w:tabs>
              <w:spacing w:before="0" w:after="0"/>
              <w:jc w:val="center"/>
              <w:rPr>
                <w:rFonts w:ascii="Arial" w:hAnsi="Arial" w:eastAsia="Times New Roman" w:cs="Arial"/>
                <w:lang w:val="en-US" w:eastAsia="en-US"/>
              </w:rPr>
            </w:pPr>
            <w:r>
              <w:rPr>
                <w:rFonts w:eastAsia="Times New Roman" w:cs="Arial" w:ascii="Arial" w:hAnsi="Arial"/>
                <w:b/>
                <w:sz w:val="28"/>
                <w:szCs w:val="28"/>
                <w:lang w:val="en-US" w:eastAsia="en-US"/>
              </w:rPr>
              <w:t>Current version:</w:t>
            </w:r>
          </w:p>
        </w:tc>
        <w:tc>
          <w:tcPr>
            <w:tcW w:w="1701" w:type="dxa"/>
            <w:tcBorders/>
            <w:shd w:fill="FFFFB2" w:val="clear"/>
          </w:tcPr>
          <w:p>
            <w:pPr>
              <w:pStyle w:val="Normal"/>
              <w:spacing w:before="0" w:after="0"/>
              <w:jc w:val="center"/>
              <w:rPr>
                <w:rFonts w:ascii="Arial" w:hAnsi="Arial" w:eastAsia="Times New Roman" w:cs="Arial"/>
                <w:sz w:val="28"/>
                <w:lang w:val="en-US" w:eastAsia="en-US"/>
              </w:rPr>
            </w:pPr>
            <w:r>
              <w:rPr>
                <w:rFonts w:eastAsia="Times New Roman" w:cs="Arial" w:ascii="Arial" w:hAnsi="Arial"/>
              </w:rPr>
              <w:fldChar w:fldCharType="begin"/>
            </w:r>
            <w:r>
              <w:rPr>
                <w:rFonts w:eastAsia="Times New Roman" w:cs="Arial" w:ascii="Arial" w:hAnsi="Arial"/>
              </w:rPr>
              <w:instrText xml:space="preserve"> DOCPROPERTY "Version"</w:instrText>
            </w:r>
            <w:r>
              <w:rPr>
                <w:rFonts w:eastAsia="Times New Roman" w:cs="Arial" w:ascii="Arial" w:hAnsi="Arial"/>
              </w:rPr>
              <w:fldChar w:fldCharType="separate"/>
            </w:r>
            <w:r>
              <w:rPr>
                <w:rFonts w:eastAsia="Times New Roman" w:cs="Arial" w:ascii="Arial" w:hAnsi="Arial"/>
              </w:rPr>
              <w:t>18.0.0</w:t>
            </w:r>
            <w:r>
              <w:rPr>
                <w:rFonts w:eastAsia="Times New Roman" w:cs="Arial" w:ascii="Arial" w:hAnsi="Arial"/>
              </w:rPr>
              <w:fldChar w:fldCharType="end"/>
            </w:r>
          </w:p>
        </w:tc>
        <w:tc>
          <w:tcPr>
            <w:tcW w:w="143" w:type="dxa"/>
            <w:tcBorders>
              <w:end w:val="single" w:sz="4" w:space="0" w:color="000000"/>
            </w:tcBorders>
          </w:tcPr>
          <w:p>
            <w:pPr>
              <w:pStyle w:val="Normal"/>
              <w:snapToGrid w:val="false"/>
              <w:spacing w:before="0" w:after="0"/>
              <w:rPr>
                <w:rFonts w:ascii="Arial" w:hAnsi="Arial" w:eastAsia="Times New Roman" w:cs="Arial"/>
                <w:sz w:val="28"/>
                <w:lang w:val="en-US" w:eastAsia="en-US"/>
              </w:rPr>
            </w:pPr>
            <w:r>
              <w:rPr>
                <w:rFonts w:eastAsia="Times New Roman" w:cs="Arial" w:ascii="Arial" w:hAnsi="Arial"/>
                <w:sz w:val="28"/>
                <w:lang w:val="en-US" w:eastAsia="en-US"/>
              </w:rPr>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lang w:val="en-US" w:eastAsia="en-US"/>
              </w:rPr>
            </w:pPr>
            <w:r>
              <w:rPr>
                <w:rFonts w:eastAsia="Times New Roman" w:cs="Arial" w:ascii="Arial" w:hAnsi="Arial"/>
                <w:lang w:val="en-US" w:eastAsia="en-US"/>
              </w:rPr>
            </w:r>
          </w:p>
        </w:tc>
      </w:tr>
      <w:tr>
        <w:trPr/>
        <w:tc>
          <w:tcPr>
            <w:tcW w:w="9641" w:type="dxa"/>
            <w:gridSpan w:val="9"/>
            <w:tcBorders>
              <w:top w:val="single" w:sz="4" w:space="0" w:color="000000"/>
            </w:tcBorders>
          </w:tcPr>
          <w:p>
            <w:pPr>
              <w:pStyle w:val="Normal"/>
              <w:spacing w:before="0" w:after="0"/>
              <w:jc w:val="center"/>
              <w:rPr/>
            </w:pPr>
            <w:r>
              <w:rPr>
                <w:rFonts w:eastAsia="Times New Roman" w:cs="Arial" w:ascii="Arial" w:hAnsi="Arial"/>
                <w:i/>
                <w:lang w:val="en-US" w:eastAsia="en-US"/>
              </w:rPr>
              <w:t xml:space="preserve">For </w:t>
            </w:r>
            <w:r>
              <w:fldChar w:fldCharType="begin"/>
            </w:r>
            <w:r>
              <w:rPr>
                <w:rStyle w:val="InternetLink"/>
                <w:i/>
                <w:u w:val="single"/>
                <w:b/>
                <w:rFonts w:eastAsia="Times New Roman" w:cs="Arial" w:ascii="Arial" w:hAnsi="Arial"/>
                <w:color w:val="FF0000"/>
                <w:lang w:val="en-US" w:eastAsia="en-US"/>
              </w:rPr>
              <w:instrText xml:space="preserve"> HYPERLINK "http://www.3gpp.org/3G_Specs/CRs.htm" \l "_blank"</w:instrText>
            </w:r>
            <w:r>
              <w:rPr>
                <w:rStyle w:val="InternetLink"/>
                <w:i/>
                <w:u w:val="single"/>
                <w:b/>
                <w:rFonts w:eastAsia="Times New Roman" w:cs="Arial" w:ascii="Arial" w:hAnsi="Arial"/>
                <w:color w:val="FF0000"/>
                <w:lang w:val="en-US" w:eastAsia="en-US"/>
              </w:rPr>
              <w:fldChar w:fldCharType="separate"/>
            </w:r>
            <w:r>
              <w:rPr>
                <w:rStyle w:val="InternetLink"/>
                <w:rFonts w:eastAsia="Times New Roman" w:cs="Arial" w:ascii="Arial" w:hAnsi="Arial"/>
                <w:b/>
                <w:i/>
                <w:color w:val="FF0000"/>
                <w:u w:val="single"/>
                <w:lang w:val="en-US" w:eastAsia="en-US"/>
              </w:rPr>
              <w:t>HELP</w:t>
            </w:r>
            <w:r>
              <w:rPr>
                <w:rStyle w:val="InternetLink"/>
                <w:i/>
                <w:u w:val="single"/>
                <w:b/>
                <w:rFonts w:eastAsia="Times New Roman" w:cs="Arial" w:ascii="Arial" w:hAnsi="Arial"/>
                <w:color w:val="FF0000"/>
                <w:lang w:val="en-US" w:eastAsia="en-US"/>
              </w:rPr>
              <w:fldChar w:fldCharType="end"/>
            </w:r>
            <w:r>
              <w:rPr>
                <w:rFonts w:eastAsia="Times New Roman" w:cs="Arial" w:ascii="Arial" w:hAnsi="Arial"/>
                <w:b/>
                <w:i/>
                <w:color w:val="FF0000"/>
                <w:lang w:val="en-US" w:eastAsia="en-US"/>
              </w:rPr>
              <w:t xml:space="preserve"> </w:t>
            </w:r>
            <w:r>
              <w:rPr>
                <w:rFonts w:eastAsia="Times New Roman" w:cs="Arial" w:ascii="Arial" w:hAnsi="Arial"/>
                <w:i/>
                <w:lang w:val="en-US" w:eastAsia="en-US"/>
              </w:rPr>
              <w:t xml:space="preserve">on using this form: comprehensive instructions can be found at </w:t>
              <w:br/>
            </w:r>
            <w:hyperlink r:id="rId2">
              <w:r>
                <w:rPr>
                  <w:rStyle w:val="InternetLink"/>
                  <w:rFonts w:eastAsia="Times New Roman" w:cs="Arial" w:ascii="Arial" w:hAnsi="Arial"/>
                  <w:i/>
                  <w:color w:val="0000FF"/>
                  <w:u w:val="single"/>
                  <w:lang w:val="en-US" w:eastAsia="en-US"/>
                </w:rPr>
                <w:t>http://www.3gpp.org/Change-Requests</w:t>
              </w:r>
            </w:hyperlink>
            <w:r>
              <w:rPr>
                <w:rFonts w:eastAsia="Times New Roman" w:cs="Arial" w:ascii="Arial" w:hAnsi="Arial"/>
                <w:i/>
                <w:lang w:val="en-US" w:eastAsia="en-US"/>
              </w:rPr>
              <w:t>.</w:t>
            </w:r>
          </w:p>
        </w:tc>
      </w:tr>
      <w:tr>
        <w:trPr/>
        <w:tc>
          <w:tcPr>
            <w:tcW w:w="9641" w:type="dxa"/>
            <w:gridSpan w:val="9"/>
            <w:tcBorders/>
          </w:tcPr>
          <w:p>
            <w:pPr>
              <w:pStyle w:val="Normal"/>
              <w:snapToGrid w:val="false"/>
              <w:spacing w:before="0" w:after="0"/>
              <w:rPr>
                <w:rFonts w:ascii="Arial" w:hAnsi="Arial" w:eastAsia="Times New Roman" w:cs="Arial"/>
                <w:i/>
                <w:i/>
                <w:sz w:val="8"/>
                <w:szCs w:val="8"/>
                <w:lang w:val="en-US" w:eastAsia="en-US"/>
              </w:rPr>
            </w:pPr>
            <w:r>
              <w:rPr>
                <w:rFonts w:eastAsia="Times New Roman" w:cs="Arial" w:ascii="Arial" w:hAnsi="Arial"/>
                <w:i/>
                <w:sz w:val="8"/>
                <w:szCs w:val="8"/>
                <w:lang w:val="en-US" w:eastAsia="en-US"/>
              </w:rPr>
            </w:r>
          </w:p>
        </w:tc>
      </w:tr>
    </w:tbl>
    <w:p>
      <w:pPr>
        <w:pStyle w:val="Normal"/>
        <w:rPr>
          <w:rFonts w:eastAsia="Times New Roman"/>
          <w:sz w:val="8"/>
          <w:szCs w:val="8"/>
        </w:rPr>
      </w:pPr>
      <w:r>
        <w:rPr>
          <w:rFonts w:eastAsia="Times New Roman"/>
          <w:sz w:val="8"/>
          <w:szCs w:val="8"/>
        </w:rPr>
      </w:r>
    </w:p>
    <w:tbl>
      <w:tblPr>
        <w:tblW w:w="9639" w:type="dxa"/>
        <w:jc w:val="start"/>
        <w:tblInd w:w="0" w:type="dxa"/>
        <w:tblLayout w:type="fixed"/>
        <w:tblCellMar>
          <w:top w:w="0" w:type="dxa"/>
          <w:start w:w="42" w:type="dxa"/>
          <w:bottom w:w="0" w:type="dxa"/>
          <w:end w:w="42" w:type="dxa"/>
        </w:tblCellMar>
      </w:tblPr>
      <w:tblGrid>
        <w:gridCol w:w="2835"/>
        <w:gridCol w:w="1418"/>
        <w:gridCol w:w="283"/>
        <w:gridCol w:w="709"/>
        <w:gridCol w:w="284"/>
        <w:gridCol w:w="2126"/>
        <w:gridCol w:w="283"/>
        <w:gridCol w:w="1418"/>
        <w:gridCol w:w="283"/>
      </w:tblGrid>
      <w:tr>
        <w:trPr/>
        <w:tc>
          <w:tcPr>
            <w:tcW w:w="2835" w:type="dxa"/>
            <w:tcBorders/>
          </w:tcPr>
          <w:p>
            <w:pPr>
              <w:pStyle w:val="Normal"/>
              <w:tabs>
                <w:tab w:val="clear" w:pos="284"/>
                <w:tab w:val="right" w:pos="2751" w:leader="none"/>
              </w:tabs>
              <w:spacing w:before="0" w:after="0"/>
              <w:rPr/>
            </w:pPr>
            <w:r>
              <w:rPr>
                <w:rFonts w:eastAsia="Times New Roman" w:cs="Arial" w:ascii="Arial" w:hAnsi="Arial"/>
                <w:b/>
                <w:i/>
                <w:lang w:val="en-US" w:eastAsia="en-US"/>
              </w:rPr>
              <w:t>Proposed change affects:</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UICC apps</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r>
          </w:p>
        </w:tc>
        <w:tc>
          <w:tcPr>
            <w:tcW w:w="709" w:type="dxa"/>
            <w:tcBorders>
              <w:start w:val="single" w:sz="4" w:space="0" w:color="000000"/>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ME</w:t>
            </w:r>
          </w:p>
        </w:tc>
        <w:tc>
          <w:tcPr>
            <w:tcW w:w="284"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u w:val="single"/>
                <w:lang w:val="en-US" w:eastAsia="en-US"/>
              </w:rPr>
            </w:pPr>
            <w:r>
              <w:rPr>
                <w:rFonts w:eastAsia="Times New Roman" w:cs="Arial" w:ascii="Arial" w:hAnsi="Arial"/>
                <w:b/>
                <w:caps/>
                <w:u w:val="single"/>
                <w:lang w:val="en-US" w:eastAsia="en-US"/>
              </w:rPr>
            </w:r>
          </w:p>
        </w:tc>
        <w:tc>
          <w:tcPr>
            <w:tcW w:w="2126" w:type="dxa"/>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Radio Access Network</w:t>
            </w:r>
          </w:p>
        </w:tc>
        <w:tc>
          <w:tcPr>
            <w:tcW w:w="283" w:type="dxa"/>
            <w:tcBorders>
              <w:top w:val="single" w:sz="4" w:space="0" w:color="000000"/>
              <w:start w:val="single" w:sz="4" w:space="0" w:color="000000"/>
              <w:bottom w:val="single" w:sz="4" w:space="0" w:color="000000"/>
              <w:end w:val="single" w:sz="4" w:space="0" w:color="000000"/>
            </w:tcBorders>
            <w:shd w:fill="FFFFBF"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Core Network</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bCs/>
                <w:caps/>
                <w:lang w:val="en-US" w:eastAsia="en-US"/>
              </w:rPr>
            </w:pPr>
            <w:r>
              <w:rPr>
                <w:rFonts w:eastAsia="Times New Roman" w:cs="Arial" w:ascii="Arial" w:hAnsi="Arial"/>
                <w:b/>
                <w:bCs/>
                <w:caps/>
                <w:lang w:val="en-US" w:eastAsia="en-US"/>
              </w:rPr>
            </w:r>
          </w:p>
        </w:tc>
      </w:tr>
    </w:tbl>
    <w:p>
      <w:pPr>
        <w:pStyle w:val="Normal"/>
        <w:rPr>
          <w:rFonts w:eastAsia="Times New Roman"/>
          <w:sz w:val="8"/>
          <w:szCs w:val="8"/>
        </w:rPr>
      </w:pPr>
      <w:r>
        <w:rPr>
          <w:rFonts w:eastAsia="Times New Roman"/>
          <w:sz w:val="8"/>
          <w:szCs w:val="8"/>
        </w:rPr>
      </w:r>
    </w:p>
    <w:tbl>
      <w:tblPr>
        <w:tblW w:w="9640" w:type="dxa"/>
        <w:jc w:val="start"/>
        <w:tblInd w:w="0" w:type="dxa"/>
        <w:tblLayout w:type="fixed"/>
        <w:tblCellMar>
          <w:top w:w="0" w:type="dxa"/>
          <w:start w:w="42" w:type="dxa"/>
          <w:bottom w:w="0" w:type="dxa"/>
          <w:end w:w="42" w:type="dxa"/>
        </w:tblCellMar>
      </w:tblPr>
      <w:tblGrid>
        <w:gridCol w:w="1843"/>
        <w:gridCol w:w="851"/>
        <w:gridCol w:w="284"/>
        <w:gridCol w:w="284"/>
        <w:gridCol w:w="567"/>
        <w:gridCol w:w="1700"/>
        <w:gridCol w:w="567"/>
        <w:gridCol w:w="143"/>
        <w:gridCol w:w="281"/>
        <w:gridCol w:w="993"/>
        <w:gridCol w:w="2127"/>
      </w:tblGrid>
      <w:tr>
        <w:trPr/>
        <w:tc>
          <w:tcPr>
            <w:tcW w:w="9640" w:type="dxa"/>
            <w:gridSpan w:val="11"/>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843" w:type="dxa"/>
            <w:tcBorders>
              <w:top w:val="single" w:sz="4" w:space="0" w:color="000000"/>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Title:</w:t>
              <w:tab/>
            </w:r>
          </w:p>
        </w:tc>
        <w:tc>
          <w:tcPr>
            <w:tcW w:w="7797" w:type="dxa"/>
            <w:gridSpan w:val="10"/>
            <w:tcBorders>
              <w:top w:val="single" w:sz="4" w:space="0" w:color="000000"/>
              <w:end w:val="single" w:sz="4" w:space="0" w:color="000000"/>
            </w:tcBorders>
            <w:shd w:fill="FFFFB2" w:val="clear"/>
          </w:tcPr>
          <w:p>
            <w:pPr>
              <w:pStyle w:val="Normal"/>
              <w:spacing w:before="0" w:after="0"/>
              <w:ind w:start="100" w:hanging="0"/>
              <w:rPr>
                <w:rFonts w:eastAsia="宋体;SimSun"/>
                <w:lang w:val="en-US" w:eastAsia="zh-CN"/>
              </w:rPr>
            </w:pPr>
            <w:r>
              <w:rPr>
                <w:rFonts w:eastAsia="MS Mincho;ＭＳ 明朝" w:cs="Arial" w:ascii="Arial" w:hAnsi="Arial"/>
                <w:color w:val="000000"/>
                <w:lang w:eastAsia="ja-JP"/>
              </w:rPr>
              <w:t xml:space="preserve">Corrections to TS 38.401 on SL </w:t>
            </w:r>
            <w:r>
              <w:rPr>
                <w:rFonts w:eastAsia="MS Mincho;ＭＳ 明朝" w:cs="Arial" w:ascii="Arial" w:hAnsi="Arial"/>
                <w:color w:val="000000"/>
                <w:lang w:eastAsia="ja-JP"/>
              </w:rPr>
              <w:t>enhancement</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WG:</w:t>
            </w:r>
          </w:p>
        </w:tc>
        <w:tc>
          <w:tcPr>
            <w:tcW w:w="7797" w:type="dxa"/>
            <w:gridSpan w:val="10"/>
            <w:tcBorders>
              <w:end w:val="single" w:sz="4" w:space="0" w:color="000000"/>
            </w:tcBorders>
            <w:shd w:fill="FFFFB2" w:val="clear"/>
          </w:tcPr>
          <w:p>
            <w:pPr>
              <w:pStyle w:val="Normal"/>
              <w:spacing w:before="0" w:after="0"/>
              <w:ind w:start="100" w:hanging="0"/>
              <w:rPr>
                <w:rFonts w:ascii="Arial" w:hAnsi="Arial" w:eastAsia="宋体;SimSun" w:cs="Arial"/>
                <w:lang w:val="en-US" w:eastAsia="zh-CN"/>
              </w:rPr>
            </w:pPr>
            <w:r>
              <w:rPr>
                <w:rFonts w:eastAsia="宋体;SimSun" w:cs="Arial" w:ascii="Arial" w:hAnsi="Arial"/>
                <w:lang w:val="en-US" w:eastAsia="zh-CN"/>
              </w:rPr>
              <w:t>CMCC</w:t>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TSG:</w:t>
            </w:r>
          </w:p>
        </w:tc>
        <w:tc>
          <w:tcPr>
            <w:tcW w:w="7797" w:type="dxa"/>
            <w:gridSpan w:val="10"/>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"SourceIfTsg"</w:instrText>
            </w:r>
            <w:r>
              <w:rPr>
                <w:rFonts w:eastAsia="Times New Roman" w:cs="Arial" w:ascii="Arial" w:hAnsi="Arial"/>
              </w:rPr>
              <w:fldChar w:fldCharType="separate"/>
            </w:r>
            <w:r>
              <w:rPr>
                <w:rFonts w:eastAsia="Times New Roman" w:cs="Arial" w:ascii="Arial" w:hAnsi="Arial"/>
              </w:rPr>
              <w:t>R3</w:t>
            </w:r>
            <w:r>
              <w:rPr>
                <w:rFonts w:eastAsia="Times New Roman" w:cs="Arial" w:ascii="Arial" w:hAnsi="Arial"/>
              </w:rPr>
              <w:fldChar w:fldCharType="end"/>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Work item code:</w:t>
            </w:r>
          </w:p>
        </w:tc>
        <w:tc>
          <w:tcPr>
            <w:tcW w:w="3686" w:type="dxa"/>
            <w:gridSpan w:val="5"/>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lang w:val="en-US" w:eastAsia="en-US"/>
              </w:rPr>
              <w:t>NR_SL_relay_enh-Core</w:t>
            </w:r>
          </w:p>
        </w:tc>
        <w:tc>
          <w:tcPr>
            <w:tcW w:w="567" w:type="dxa"/>
            <w:tcBorders/>
          </w:tcPr>
          <w:p>
            <w:pPr>
              <w:pStyle w:val="Normal"/>
              <w:snapToGrid w:val="false"/>
              <w:spacing w:before="0" w:after="0"/>
              <w:ind w:end="100" w:hanging="0"/>
              <w:rPr>
                <w:rFonts w:ascii="Arial" w:hAnsi="Arial" w:eastAsia="Times New Roman" w:cs="Arial"/>
                <w:lang w:val="en-US" w:eastAsia="en-US"/>
              </w:rPr>
            </w:pPr>
            <w:r>
              <w:rPr>
                <w:rFonts w:eastAsia="Times New Roman" w:cs="Arial" w:ascii="Arial" w:hAnsi="Arial"/>
                <w:lang w:val="en-US" w:eastAsia="en-US"/>
              </w:rPr>
            </w:r>
          </w:p>
        </w:tc>
        <w:tc>
          <w:tcPr>
            <w:tcW w:w="1417" w:type="dxa"/>
            <w:gridSpan w:val="3"/>
            <w:tcBorders/>
          </w:tcPr>
          <w:p>
            <w:pPr>
              <w:pStyle w:val="Normal"/>
              <w:spacing w:before="0" w:after="0"/>
              <w:jc w:val="end"/>
              <w:rPr>
                <w:rFonts w:ascii="Arial" w:hAnsi="Arial" w:eastAsia="Times New Roman" w:cs="Arial"/>
                <w:lang w:val="en-US" w:eastAsia="en-US"/>
              </w:rPr>
            </w:pPr>
            <w:r>
              <w:rPr>
                <w:rFonts w:eastAsia="Times New Roman" w:cs="Arial" w:ascii="Arial" w:hAnsi="Arial"/>
                <w:b/>
                <w:i/>
                <w:lang w:val="en-US" w:eastAsia="en-US"/>
              </w:rPr>
              <w:t>Date: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"ResDate"</w:instrText>
            </w:r>
            <w:r>
              <w:rPr>
                <w:rFonts w:eastAsia="Times New Roman" w:cs="Arial" w:ascii="Arial" w:hAnsi="Arial"/>
              </w:rPr>
              <w:fldChar w:fldCharType="separate"/>
            </w:r>
            <w:r>
              <w:rPr>
                <w:rFonts w:eastAsia="Times New Roman" w:cs="Arial" w:ascii="Arial" w:hAnsi="Arial"/>
              </w:rPr>
              <w:t>2024-02-</w:t>
            </w:r>
            <w:r>
              <w:rPr>
                <w:rFonts w:eastAsia="Times New Roman" w:cs="Arial" w:ascii="Arial" w:hAnsi="Arial"/>
              </w:rPr>
              <w:fldChar w:fldCharType="end"/>
            </w:r>
            <w:r>
              <w:rPr>
                <w:rFonts w:eastAsia="Times New Roman" w:cs="Arial" w:ascii="Arial" w:hAnsi="Arial"/>
                <w:lang w:val="en-US" w:eastAsia="en-US"/>
              </w:rPr>
              <w:t>18</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1986" w:type="dxa"/>
            <w:gridSpan w:val="4"/>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267" w:type="dxa"/>
            <w:gridSpan w:val="2"/>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417" w:type="dxa"/>
            <w:gridSpan w:val="3"/>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2127" w:type="dxa"/>
            <w:tcBorders>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cantSplit w:val="true"/>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Category:</w:t>
            </w:r>
          </w:p>
        </w:tc>
        <w:tc>
          <w:tcPr>
            <w:tcW w:w="851" w:type="dxa"/>
            <w:tcBorders/>
            <w:shd w:fill="FFFFB2" w:val="clear"/>
          </w:tcPr>
          <w:p>
            <w:pPr>
              <w:pStyle w:val="Normal"/>
              <w:spacing w:before="0" w:after="0"/>
              <w:ind w:start="100" w:end="-609" w:hanging="0"/>
              <w:rPr>
                <w:rFonts w:ascii="Arial" w:hAnsi="Arial" w:eastAsia="Times New Roman" w:cs="Arial"/>
                <w:b/>
                <w:b/>
                <w:lang w:val="en-US" w:eastAsia="en-US"/>
              </w:rPr>
            </w:pPr>
            <w:r>
              <w:rPr>
                <w:rFonts w:eastAsia="Times New Roman" w:cs="Arial" w:ascii="Arial" w:hAnsi="Arial"/>
              </w:rPr>
              <w:t>F</w:t>
            </w:r>
          </w:p>
        </w:tc>
        <w:tc>
          <w:tcPr>
            <w:tcW w:w="3402" w:type="dxa"/>
            <w:gridSpan w:val="5"/>
            <w:tcBorders/>
          </w:tcPr>
          <w:p>
            <w:pPr>
              <w:pStyle w:val="Normal"/>
              <w:snapToGrid w:val="false"/>
              <w:spacing w:before="0" w:after="0"/>
              <w:rPr>
                <w:rFonts w:ascii="Arial" w:hAnsi="Arial" w:eastAsia="Times New Roman" w:cs="Arial"/>
                <w:b/>
                <w:b/>
                <w:lang w:val="en-US" w:eastAsia="en-US"/>
              </w:rPr>
            </w:pPr>
            <w:r>
              <w:rPr>
                <w:rFonts w:eastAsia="Times New Roman" w:cs="Arial" w:ascii="Arial" w:hAnsi="Arial"/>
                <w:b/>
                <w:lang w:val="en-US" w:eastAsia="en-US"/>
              </w:rPr>
            </w:r>
          </w:p>
        </w:tc>
        <w:tc>
          <w:tcPr>
            <w:tcW w:w="1417" w:type="dxa"/>
            <w:gridSpan w:val="3"/>
            <w:tcBorders/>
          </w:tcPr>
          <w:p>
            <w:pPr>
              <w:pStyle w:val="Normal"/>
              <w:spacing w:before="0" w:after="0"/>
              <w:jc w:val="end"/>
              <w:rPr>
                <w:rFonts w:ascii="Arial" w:hAnsi="Arial" w:eastAsia="Times New Roman" w:cs="Arial"/>
                <w:b/>
                <w:b/>
                <w:i/>
                <w:i/>
                <w:lang w:val="en-US" w:eastAsia="en-US"/>
              </w:rPr>
            </w:pPr>
            <w:r>
              <w:rPr>
                <w:rFonts w:eastAsia="Times New Roman" w:cs="Arial" w:ascii="Arial" w:hAnsi="Arial"/>
                <w:b/>
                <w:i/>
                <w:lang w:val="en-US" w:eastAsia="en-US"/>
              </w:rPr>
              <w:t>Release: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t>Rel-18</w:t>
            </w:r>
          </w:p>
        </w:tc>
      </w:tr>
      <w:tr>
        <w:trPr/>
        <w:tc>
          <w:tcPr>
            <w:tcW w:w="1843" w:type="dxa"/>
            <w:tcBorders>
              <w:start w:val="single" w:sz="4" w:space="0" w:color="000000"/>
              <w:bottom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4677" w:type="dxa"/>
            <w:gridSpan w:val="8"/>
            <w:tcBorders>
              <w:bottom w:val="single" w:sz="4" w:space="0" w:color="000000"/>
            </w:tcBorders>
          </w:tcPr>
          <w:p>
            <w:pPr>
              <w:pStyle w:val="Normal"/>
              <w:spacing w:before="0" w:after="0"/>
              <w:ind w:start="383" w:hanging="383"/>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categories:</w:t>
            </w:r>
            <w:r>
              <w:rPr>
                <w:rFonts w:eastAsia="Times New Roman" w:cs="Arial" w:ascii="Arial" w:hAnsi="Arial"/>
                <w:b/>
                <w:i/>
                <w:sz w:val="18"/>
                <w:lang w:val="en-US" w:eastAsia="en-US"/>
              </w:rPr>
              <w:br/>
              <w:t>F</w:t>
            </w:r>
            <w:r>
              <w:rPr>
                <w:rFonts w:eastAsia="Times New Roman" w:cs="Arial" w:ascii="Arial" w:hAnsi="Arial"/>
                <w:i/>
                <w:sz w:val="18"/>
                <w:lang w:val="en-US" w:eastAsia="en-US"/>
              </w:rPr>
              <w:t xml:space="preserve">  (correction)</w:t>
              <w:br/>
            </w:r>
            <w:r>
              <w:rPr>
                <w:rFonts w:eastAsia="Times New Roman" w:cs="Arial" w:ascii="Arial" w:hAnsi="Arial"/>
                <w:b/>
                <w:i/>
                <w:sz w:val="18"/>
                <w:lang w:val="en-US" w:eastAsia="en-US"/>
              </w:rPr>
              <w:t>A</w:t>
            </w:r>
            <w:r>
              <w:rPr>
                <w:rFonts w:eastAsia="Times New Roman" w:cs="Arial" w:ascii="Arial" w:hAnsi="Arial"/>
                <w:i/>
                <w:sz w:val="18"/>
                <w:lang w:val="en-US" w:eastAsia="en-US"/>
              </w:rPr>
              <w:t xml:space="preserve">  (mirror corresponding to a change in an earlier </w:t>
              <w:tab/>
              <w:tab/>
              <w:tab/>
              <w:tab/>
              <w:tab/>
              <w:tab/>
              <w:tab/>
              <w:tab/>
              <w:tab/>
              <w:tab/>
              <w:tab/>
              <w:tab/>
              <w:tab/>
              <w:t>release)</w:t>
              <w:br/>
            </w:r>
            <w:r>
              <w:rPr>
                <w:rFonts w:eastAsia="Times New Roman" w:cs="Arial" w:ascii="Arial" w:hAnsi="Arial"/>
                <w:b/>
                <w:i/>
                <w:sz w:val="18"/>
                <w:lang w:val="en-US" w:eastAsia="en-US"/>
              </w:rPr>
              <w:t>B</w:t>
            </w:r>
            <w:r>
              <w:rPr>
                <w:rFonts w:eastAsia="Times New Roman" w:cs="Arial" w:ascii="Arial" w:hAnsi="Arial"/>
                <w:i/>
                <w:sz w:val="18"/>
                <w:lang w:val="en-US" w:eastAsia="en-US"/>
              </w:rPr>
              <w:t xml:space="preserve">  (addition of feature), </w:t>
              <w:br/>
            </w:r>
            <w:r>
              <w:rPr>
                <w:rFonts w:eastAsia="Times New Roman" w:cs="Arial" w:ascii="Arial" w:hAnsi="Arial"/>
                <w:b/>
                <w:i/>
                <w:sz w:val="18"/>
                <w:lang w:val="en-US" w:eastAsia="en-US"/>
              </w:rPr>
              <w:t>C</w:t>
            </w:r>
            <w:r>
              <w:rPr>
                <w:rFonts w:eastAsia="Times New Roman" w:cs="Arial" w:ascii="Arial" w:hAnsi="Arial"/>
                <w:i/>
                <w:sz w:val="18"/>
                <w:lang w:val="en-US" w:eastAsia="en-US"/>
              </w:rPr>
              <w:t xml:space="preserve">  (functional modification of feature)</w:t>
              <w:br/>
            </w:r>
            <w:r>
              <w:rPr>
                <w:rFonts w:eastAsia="Times New Roman" w:cs="Arial" w:ascii="Arial" w:hAnsi="Arial"/>
                <w:b/>
                <w:i/>
                <w:sz w:val="18"/>
                <w:lang w:val="en-US" w:eastAsia="en-US"/>
              </w:rPr>
              <w:t>D</w:t>
            </w:r>
            <w:r>
              <w:rPr>
                <w:rFonts w:eastAsia="Times New Roman" w:cs="Arial" w:ascii="Arial" w:hAnsi="Arial"/>
                <w:i/>
                <w:sz w:val="18"/>
                <w:lang w:val="en-US" w:eastAsia="en-US"/>
              </w:rPr>
              <w:t xml:space="preserve">  (editorial modification)</w:t>
            </w:r>
          </w:p>
          <w:p>
            <w:pPr>
              <w:pStyle w:val="Normal"/>
              <w:spacing w:before="0" w:after="120"/>
              <w:rPr>
                <w:rFonts w:ascii="Arial" w:hAnsi="Arial" w:eastAsia="Times New Roman" w:cs="Arial"/>
                <w:lang w:val="en-US" w:eastAsia="en-US"/>
              </w:rPr>
            </w:pPr>
            <w:r>
              <w:rPr>
                <w:rFonts w:eastAsia="Times New Roman" w:cs="Arial" w:ascii="Arial" w:hAnsi="Arial"/>
                <w:sz w:val="18"/>
                <w:lang w:val="en-US" w:eastAsia="en-US"/>
              </w:rPr>
              <w:t>Detailed explanations of the above categories can</w:t>
              <w:br/>
              <w:t xml:space="preserve">be found in 3GPP </w:t>
            </w:r>
            <w:hyperlink r:id="rId3">
              <w:r>
                <w:rPr>
                  <w:rStyle w:val="InternetLink"/>
                  <w:rFonts w:eastAsia="Times New Roman" w:cs="Arial" w:ascii="Arial" w:hAnsi="Arial"/>
                  <w:color w:val="0000FF"/>
                  <w:sz w:val="18"/>
                  <w:u w:val="single"/>
                  <w:lang w:val="en-US" w:eastAsia="en-US"/>
                </w:rPr>
                <w:t>TR 21.900</w:t>
              </w:r>
            </w:hyperlink>
            <w:r>
              <w:rPr>
                <w:rFonts w:eastAsia="Times New Roman" w:cs="Arial" w:ascii="Arial" w:hAnsi="Arial"/>
                <w:sz w:val="18"/>
                <w:lang w:val="en-US" w:eastAsia="en-US"/>
              </w:rPr>
              <w:t>.</w:t>
            </w:r>
          </w:p>
        </w:tc>
        <w:tc>
          <w:tcPr>
            <w:tcW w:w="3120" w:type="dxa"/>
            <w:gridSpan w:val="2"/>
            <w:tcBorders>
              <w:bottom w:val="single" w:sz="4" w:space="0" w:color="000000"/>
              <w:end w:val="single" w:sz="4" w:space="0" w:color="000000"/>
            </w:tcBorders>
          </w:tcPr>
          <w:p>
            <w:pPr>
              <w:pStyle w:val="Normal"/>
              <w:tabs>
                <w:tab w:val="clear" w:pos="284"/>
                <w:tab w:val="left" w:pos="950" w:leader="none"/>
              </w:tabs>
              <w:spacing w:before="0" w:after="0"/>
              <w:ind w:start="241" w:hanging="241"/>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releases:</w:t>
              <w:br/>
              <w:t>Rel-8</w:t>
              <w:tab/>
              <w:t>(Release 8)</w:t>
              <w:br/>
              <w:t>Rel-9</w:t>
              <w:tab/>
              <w:t>(Release 9)</w:t>
              <w:br/>
              <w:t>Rel-10</w:t>
              <w:tab/>
              <w:t>(Release 10)</w:t>
              <w:br/>
              <w:t>Rel-11</w:t>
              <w:tab/>
              <w:t>(Release 11)</w:t>
              <w:br/>
              <w:t>…</w:t>
              <w:br/>
              <w:t>Rel-16</w:t>
              <w:tab/>
              <w:t>(Release 16)</w:t>
              <w:br/>
              <w:t>Rel-17</w:t>
              <w:tab/>
              <w:t>(Release 17)</w:t>
              <w:br/>
              <w:t>Rel-18</w:t>
              <w:tab/>
              <w:t>(Release 18)</w:t>
              <w:br/>
              <w:t>Rel-19</w:t>
              <w:tab/>
              <w:t>(Release 19)</w:t>
            </w:r>
          </w:p>
        </w:tc>
      </w:tr>
      <w:tr>
        <w:trPr/>
        <w:tc>
          <w:tcPr>
            <w:tcW w:w="1843" w:type="dxa"/>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Reason for change:</w:t>
            </w:r>
          </w:p>
        </w:tc>
        <w:tc>
          <w:tcPr>
            <w:tcW w:w="6946" w:type="dxa"/>
            <w:gridSpan w:val="9"/>
            <w:tcBorders>
              <w:top w:val="single" w:sz="4" w:space="0" w:color="000000"/>
              <w:end w:val="single" w:sz="4" w:space="0" w:color="000000"/>
            </w:tcBorders>
            <w:shd w:fill="FFFFB2" w:val="clear"/>
          </w:tcPr>
          <w:p>
            <w:pPr>
              <w:pStyle w:val="Normal"/>
              <w:tabs>
                <w:tab w:val="clear" w:pos="284"/>
                <w:tab w:val="left" w:pos="384" w:leader="none"/>
              </w:tabs>
              <w:spacing w:before="0" w:after="60"/>
              <w:rPr>
                <w:rFonts w:ascii="Arial" w:hAnsi="Arial" w:eastAsia="宋体;SimSun" w:cs="Arial"/>
                <w:lang w:val="en-US" w:eastAsia="zh-CN"/>
              </w:rPr>
            </w:pPr>
            <w:r>
              <w:rPr>
                <w:rFonts w:eastAsia="宋体;SimSun" w:cs="Arial" w:ascii="Arial" w:hAnsi="Arial"/>
                <w:lang w:val="en-US" w:eastAsia="zh-CN"/>
              </w:rPr>
              <w:t>M</w:t>
            </w:r>
            <w:r>
              <w:rPr>
                <w:rFonts w:eastAsia="宋体;SimSun" w:cs="Arial" w:ascii="Arial" w:hAnsi="Arial"/>
                <w:lang w:val="en-US" w:eastAsia="zh-CN"/>
              </w:rPr>
              <w:t>isalignment</w:t>
            </w:r>
            <w:r>
              <w:rPr>
                <w:rFonts w:eastAsia="宋体;SimSun" w:cs="Arial" w:ascii="Arial" w:hAnsi="Arial"/>
                <w:lang w:val="en-US" w:eastAsia="zh-CN"/>
              </w:rPr>
              <w:t xml:space="preserve"> </w:t>
            </w:r>
            <w:r>
              <w:rPr>
                <w:rFonts w:eastAsia="宋体;SimSun" w:cs="Arial" w:ascii="Arial" w:hAnsi="Arial"/>
                <w:lang w:val="en-US" w:eastAsia="zh-CN"/>
              </w:rPr>
              <w:t>with</w:t>
            </w:r>
            <w:r>
              <w:rPr>
                <w:rFonts w:eastAsia="宋体;SimSun" w:cs="Arial" w:ascii="Arial" w:hAnsi="Arial"/>
                <w:lang w:val="en-US" w:eastAsia="zh-CN"/>
              </w:rPr>
              <w:t xml:space="preserve"> TS38.300 on the description of non-3GPP connection link.</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Summary of change:</w:t>
            </w:r>
          </w:p>
        </w:tc>
        <w:tc>
          <w:tcPr>
            <w:tcW w:w="6946" w:type="dxa"/>
            <w:gridSpan w:val="9"/>
            <w:tcBorders>
              <w:end w:val="single" w:sz="4" w:space="0" w:color="000000"/>
            </w:tcBorders>
            <w:shd w:fill="FFFFB2" w:val="clear"/>
          </w:tcPr>
          <w:p>
            <w:pPr>
              <w:pStyle w:val="CRCoverPage"/>
              <w:spacing w:before="0" w:after="60"/>
              <w:rPr>
                <w:rFonts w:eastAsia="宋体;SimSun"/>
                <w:lang w:val="en-US" w:eastAsia="zh-CN"/>
              </w:rPr>
            </w:pPr>
            <w:r>
              <w:rPr>
                <w:rFonts w:eastAsia="宋体;SimSun"/>
                <w:lang w:val="en-US" w:eastAsia="zh-CN"/>
              </w:rPr>
              <w:t>Update the description to N3C link.</w:t>
            </w:r>
          </w:p>
          <w:p>
            <w:pPr>
              <w:pStyle w:val="CRCoverPage"/>
              <w:spacing w:before="0" w:after="60"/>
              <w:rPr>
                <w:rFonts w:eastAsia="宋体;SimSun"/>
                <w:lang w:val="en-US" w:eastAsia="zh-CN"/>
              </w:rPr>
            </w:pPr>
            <w:r>
              <w:rPr>
                <w:rFonts w:eastAsia="宋体;SimSun"/>
                <w:lang w:val="en-US" w:eastAsia="zh-CN"/>
              </w:rPr>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Consequences if not approved:</w:t>
            </w:r>
          </w:p>
        </w:tc>
        <w:tc>
          <w:tcPr>
            <w:tcW w:w="6946" w:type="dxa"/>
            <w:gridSpan w:val="9"/>
            <w:tcBorders>
              <w:bottom w:val="single" w:sz="4" w:space="0" w:color="000000"/>
              <w:end w:val="single" w:sz="4" w:space="0" w:color="000000"/>
            </w:tcBorders>
            <w:shd w:fill="FFFFB2" w:val="clear"/>
          </w:tcPr>
          <w:p>
            <w:pPr>
              <w:pStyle w:val="Normal"/>
              <w:spacing w:before="0" w:after="60"/>
              <w:rPr>
                <w:rFonts w:ascii="Arial" w:hAnsi="Arial" w:eastAsia="宋体;SimSun" w:cs="Arial"/>
                <w:lang w:val="en-US" w:eastAsia="zh-CN"/>
              </w:rPr>
            </w:pPr>
            <w:r>
              <w:rPr>
                <w:rFonts w:eastAsia="宋体;SimSun" w:cs="Arial" w:ascii="Arial" w:hAnsi="Arial"/>
                <w:lang w:val="en-US" w:eastAsia="zh-CN"/>
              </w:rPr>
              <w:t>Misalignment exists between TS38.300 and TS38.401.</w:t>
            </w:r>
          </w:p>
        </w:tc>
      </w:tr>
      <w:tr>
        <w:trPr/>
        <w:tc>
          <w:tcPr>
            <w:tcW w:w="2694" w:type="dxa"/>
            <w:gridSpan w:val="2"/>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Clauses affected:</w:t>
            </w:r>
          </w:p>
        </w:tc>
        <w:tc>
          <w:tcPr>
            <w:tcW w:w="6946" w:type="dxa"/>
            <w:gridSpan w:val="9"/>
            <w:tcBorders>
              <w:top w:val="single" w:sz="4" w:space="0" w:color="000000"/>
              <w:end w:val="single" w:sz="4" w:space="0" w:color="000000"/>
            </w:tcBorders>
            <w:shd w:fill="FFFFB2" w:val="clear"/>
          </w:tcPr>
          <w:p>
            <w:pPr>
              <w:pStyle w:val="Normal"/>
              <w:spacing w:before="0" w:after="0"/>
              <w:rPr>
                <w:rFonts w:ascii="Arial" w:hAnsi="Arial" w:eastAsia="宋体;SimSun" w:cs="Arial"/>
                <w:lang w:val="en-US" w:eastAsia="zh-CN"/>
              </w:rPr>
            </w:pPr>
            <w:r>
              <w:rPr>
                <w:rFonts w:eastAsia="宋体;SimSun" w:cs="Arial" w:ascii="Arial" w:hAnsi="Arial"/>
                <w:lang w:val="en-US" w:eastAsia="zh-CN"/>
              </w:rPr>
              <w:t>8</w:t>
            </w:r>
            <w:r>
              <w:rPr>
                <w:rFonts w:eastAsia="宋体;SimSun" w:cs="Arial" w:ascii="Arial" w:hAnsi="Arial"/>
                <w:lang w:val="en-US" w:eastAsia="zh-CN"/>
              </w:rPr>
              <w:t>.22.2, 8.22.4</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84" w:type="dxa"/>
            <w:tcBorders>
              <w:top w:val="single" w:sz="4" w:space="0" w:color="000000"/>
              <w:start w:val="single" w:sz="4" w:space="0" w:color="000000"/>
              <w:bottom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Y</w:t>
            </w:r>
          </w:p>
        </w:tc>
        <w:tc>
          <w:tcPr>
            <w:tcW w:w="284"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N</w:t>
            </w:r>
          </w:p>
        </w:tc>
        <w:tc>
          <w:tcPr>
            <w:tcW w:w="2977" w:type="dxa"/>
            <w:gridSpan w:val="4"/>
            <w:tcBorders/>
          </w:tcPr>
          <w:p>
            <w:pPr>
              <w:pStyle w:val="Normal"/>
              <w:tabs>
                <w:tab w:val="clear" w:pos="284"/>
                <w:tab w:val="right" w:pos="2893" w:leader="none"/>
              </w:tabs>
              <w:snapToGrid w:val="false"/>
              <w:spacing w:before="0" w:after="0"/>
              <w:rPr>
                <w:rFonts w:ascii="Arial" w:hAnsi="Arial" w:eastAsia="Times New Roman" w:cs="Arial"/>
                <w:b/>
                <w:b/>
                <w:caps/>
                <w:lang w:val="en-US" w:eastAsia="en-US"/>
              </w:rPr>
            </w:pPr>
            <w:r>
              <w:rPr>
                <w:rFonts w:eastAsia="Times New Roman" w:cs="Arial" w:ascii="Arial" w:hAnsi="Arial"/>
                <w:b/>
                <w:caps/>
                <w:lang w:val="en-US" w:eastAsia="en-US"/>
              </w:rPr>
            </w:r>
          </w:p>
        </w:tc>
        <w:tc>
          <w:tcPr>
            <w:tcW w:w="3401" w:type="dxa"/>
            <w:gridSpan w:val="3"/>
            <w:tcBorders>
              <w:end w:val="single" w:sz="4" w:space="0" w:color="000000"/>
            </w:tcBorders>
          </w:tcPr>
          <w:p>
            <w:pPr>
              <w:pStyle w:val="Normal"/>
              <w:snapToGrid w:val="false"/>
              <w:spacing w:before="0" w:after="0"/>
              <w:ind w:start="99" w:hanging="0"/>
              <w:rPr>
                <w:rFonts w:ascii="Arial" w:hAnsi="Arial" w:eastAsia="Times New Roman" w:cs="Arial"/>
                <w:lang w:val="en-US" w:eastAsia="en-US"/>
              </w:rPr>
            </w:pPr>
            <w:r>
              <w:rPr>
                <w:rFonts w:eastAsia="Times New Roman" w:cs="Arial" w:ascii="Arial" w:hAnsi="Arial"/>
                <w:lang w:val="en-US" w:eastAsia="en-US"/>
              </w:rPr>
            </w:r>
          </w:p>
        </w:tc>
      </w:tr>
      <w:tr>
        <w:trPr/>
        <w:tc>
          <w:tcPr>
            <w:tcW w:w="2694"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specs</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tabs>
                <w:tab w:val="clear" w:pos="284"/>
                <w:tab w:val="right" w:pos="2893" w:leader="none"/>
              </w:tabs>
              <w:spacing w:before="0" w:after="0"/>
              <w:rPr/>
            </w:pPr>
            <w:r>
              <w:rPr>
                <w:rFonts w:eastAsia="Arial" w:cs="Arial" w:ascii="Arial" w:hAnsi="Arial"/>
                <w:lang w:val="en-US" w:eastAsia="en-US"/>
              </w:rPr>
              <w:t xml:space="preserve"> </w:t>
            </w:r>
            <w:r>
              <w:rPr>
                <w:rFonts w:eastAsia="Times New Roman" w:cs="Arial" w:ascii="Arial" w:hAnsi="Arial"/>
                <w:lang w:val="en-US" w:eastAsia="en-US"/>
              </w:rPr>
              <w:t>Other core specifications</w:t>
              <w:tab/>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 xml:space="preserve">TS/TR ... CR ... </w:t>
            </w:r>
          </w:p>
        </w:tc>
      </w:tr>
      <w:tr>
        <w:trPr/>
        <w:tc>
          <w:tcPr>
            <w:tcW w:w="2694"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affected:</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Test specifications</w:t>
            </w:r>
          </w:p>
        </w:tc>
        <w:tc>
          <w:tcPr>
            <w:tcW w:w="3401" w:type="dxa"/>
            <w:gridSpan w:val="3"/>
            <w:tcBorders>
              <w:end w:val="single" w:sz="4" w:space="0" w:color="000000"/>
            </w:tcBorders>
            <w:shd w:fill="FFFFB2" w:val="clear"/>
          </w:tcPr>
          <w:p>
            <w:pPr>
              <w:pStyle w:val="Normal"/>
              <w:spacing w:before="0" w:after="0"/>
              <w:ind w:start="99" w:hanging="0"/>
              <w:rPr/>
            </w:pPr>
            <w:r>
              <w:rPr>
                <w:rFonts w:eastAsia="Times New Roman" w:cs="Arial" w:ascii="Arial" w:hAnsi="Arial"/>
                <w:lang w:val="en-US" w:eastAsia="en-US"/>
              </w:rPr>
              <w:t xml:space="preserve">TS/TR ... CR ... </w:t>
            </w:r>
          </w:p>
        </w:tc>
      </w:tr>
      <w:tr>
        <w:trPr/>
        <w:tc>
          <w:tcPr>
            <w:tcW w:w="2694" w:type="dxa"/>
            <w:gridSpan w:val="2"/>
            <w:tcBorders>
              <w:start w:val="single" w:sz="4" w:space="0" w:color="000000"/>
            </w:tcBorders>
          </w:tcPr>
          <w:p>
            <w:pPr>
              <w:pStyle w:val="Normal"/>
              <w:spacing w:before="0" w:after="0"/>
              <w:rPr/>
            </w:pPr>
            <w:r>
              <w:rPr>
                <w:rFonts w:eastAsia="Times New Roman" w:cs="Arial" w:ascii="Arial" w:hAnsi="Arial"/>
                <w:b/>
                <w:i/>
                <w:lang w:val="en-US" w:eastAsia="en-US"/>
              </w:rPr>
              <w:t>(show related CRs)</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spacing w:before="0" w:after="0"/>
              <w:rPr>
                <w:rFonts w:ascii="Arial" w:hAnsi="Arial" w:eastAsia="Times New Roman"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O&amp;M Specifications</w:t>
            </w:r>
          </w:p>
        </w:tc>
        <w:tc>
          <w:tcPr>
            <w:tcW w:w="3401" w:type="dxa"/>
            <w:gridSpan w:val="3"/>
            <w:tcBorders>
              <w:end w:val="single" w:sz="4" w:space="0" w:color="000000"/>
            </w:tcBorders>
            <w:shd w:fill="FFFFB2" w:val="clear"/>
          </w:tcPr>
          <w:p>
            <w:pPr>
              <w:pStyle w:val="Normal"/>
              <w:spacing w:before="0" w:after="0"/>
              <w:ind w:start="99" w:hanging="0"/>
              <w:rPr/>
            </w:pPr>
            <w:r>
              <w:rPr>
                <w:rFonts w:eastAsia="Times New Roman" w:cs="Arial" w:ascii="Arial" w:hAnsi="Arial"/>
                <w:lang w:val="en-US" w:eastAsia="en-US"/>
              </w:rPr>
              <w:t xml:space="preserve">TS/TR ... CR ... </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694"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comments:</w:t>
            </w:r>
          </w:p>
        </w:tc>
        <w:tc>
          <w:tcPr>
            <w:tcW w:w="6946" w:type="dxa"/>
            <w:gridSpan w:val="9"/>
            <w:tcBorders>
              <w:bottom w:val="single" w:sz="4" w:space="0" w:color="000000"/>
              <w:end w:val="single" w:sz="4" w:space="0" w:color="000000"/>
            </w:tcBorders>
            <w:shd w:fill="FFFFB2" w:val="clear"/>
          </w:tcPr>
          <w:p>
            <w:pPr>
              <w:pStyle w:val="Normal"/>
              <w:snapToGrid w:val="false"/>
              <w:spacing w:before="0" w:after="0"/>
              <w:ind w:start="100" w:hanging="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694" w:type="dxa"/>
            <w:gridSpan w:val="2"/>
            <w:tcBorders>
              <w:top w:val="single" w:sz="4" w:space="0" w:color="000000"/>
              <w:bottom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top w:val="single" w:sz="4" w:space="0" w:color="000000"/>
              <w:bottom w:val="single" w:sz="4" w:space="0" w:color="000000"/>
            </w:tcBorders>
            <w:shd w:fill="FFFFFF" w:val="clear"/>
          </w:tcPr>
          <w:p>
            <w:pPr>
              <w:pStyle w:val="Normal"/>
              <w:snapToGrid w:val="false"/>
              <w:spacing w:before="0" w:after="0"/>
              <w:ind w:start="100" w:hanging="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This CR's revision history:</w:t>
            </w:r>
          </w:p>
        </w:tc>
        <w:tc>
          <w:tcPr>
            <w:tcW w:w="6946" w:type="dxa"/>
            <w:gridSpan w:val="9"/>
            <w:tcBorders>
              <w:top w:val="single" w:sz="4" w:space="0" w:color="000000"/>
              <w:bottom w:val="single" w:sz="4" w:space="0" w:color="000000"/>
              <w:end w:val="single" w:sz="4" w:space="0" w:color="000000"/>
            </w:tcBorders>
            <w:shd w:fill="FFFFB2" w:val="clear"/>
          </w:tcPr>
          <w:p>
            <w:pPr>
              <w:pStyle w:val="Normal"/>
              <w:snapToGrid w:val="false"/>
              <w:spacing w:before="0" w:after="0"/>
              <w:ind w:start="100" w:hanging="0"/>
              <w:rPr>
                <w:rFonts w:ascii="Arial" w:hAnsi="Arial" w:eastAsia="Times New Roman" w:cs="Arial"/>
                <w:b/>
                <w:b/>
                <w:i/>
                <w:i/>
                <w:lang w:val="en-US" w:eastAsia="en-US"/>
              </w:rPr>
            </w:pPr>
            <w:r>
              <w:rPr>
                <w:rFonts w:eastAsia="Times New Roman" w:cs="Arial" w:ascii="Arial" w:hAnsi="Arial"/>
                <w:b/>
                <w:i/>
                <w:lang w:val="en-US" w:eastAsia="en-US"/>
              </w:rPr>
            </w:r>
          </w:p>
        </w:tc>
      </w:tr>
    </w:tbl>
    <w:p>
      <w:pPr>
        <w:sectPr>
          <w:type w:val="nextPage"/>
          <w:pgSz w:w="11906" w:h="16838"/>
          <w:pgMar w:left="1134" w:right="1134" w:gutter="0" w:header="0" w:top="1418" w:footer="0" w:bottom="1134"/>
          <w:pgNumType w:fmt="decimal"/>
          <w:formProt w:val="false"/>
          <w:textDirection w:val="lrTb"/>
          <w:docGrid w:type="default" w:linePitch="360" w:charSpace="0"/>
        </w:sectPr>
      </w:pPr>
    </w:p>
    <w:p>
      <w:pPr>
        <w:pStyle w:val="Normal"/>
        <w:overflowPunct w:val="false"/>
        <w:autoSpaceDE w:val="false"/>
        <w:jc w:val="center"/>
        <w:textAlignment w:val="baseline"/>
        <w:rPr>
          <w:rFonts w:eastAsia="Malgun Gothic"/>
          <w:lang w:eastAsia="ko-KR"/>
        </w:rPr>
      </w:pPr>
      <w:r>
        <w:rPr>
          <w:rFonts w:eastAsia="Malgun Gothic"/>
          <w:highlight w:val="yellow"/>
          <w:lang w:eastAsia="ko-KR"/>
        </w:rPr>
        <w:t>--------------------------------------------------------------Start of the change---------------------------------------------------------</w:t>
      </w:r>
    </w:p>
    <w:p>
      <w:pPr>
        <w:pStyle w:val="Heading3"/>
        <w:rPr/>
      </w:pPr>
      <w:r>
        <w:rPr/>
        <w:t>8.</w:t>
      </w:r>
      <w:r>
        <w:rPr/>
        <w:t>22</w:t>
      </w:r>
      <w:r>
        <w:rPr/>
        <w:t>.2</w:t>
      </w:r>
      <w:r>
        <w:rPr/>
        <w:tab/>
      </w:r>
      <w:r>
        <w:rPr/>
        <w:t>Inter-DU indirect path addition on top of direct path</w:t>
      </w:r>
    </w:p>
    <w:p>
      <w:pPr>
        <w:pStyle w:val="Normal"/>
        <w:rPr>
          <w:lang w:val="en-US" w:eastAsia="zh-CN"/>
        </w:rPr>
      </w:pPr>
      <w:r>
        <w:rPr>
          <w:lang w:val="en-US" w:eastAsia="zh-CN"/>
        </w:rPr>
        <w:t>The signalling flow for inter-DU indirect path addition is shown in Figure 8.</w:t>
      </w:r>
      <w:r>
        <w:rPr>
          <w:lang w:val="en-US" w:eastAsia="zh-CN"/>
        </w:rPr>
        <w:t>22</w:t>
      </w:r>
      <w:r>
        <w:rPr>
          <w:lang w:val="en-US" w:eastAsia="zh-CN"/>
        </w:rPr>
        <w:t xml:space="preserve">.2-1.   </w:t>
      </w:r>
    </w:p>
    <w:p>
      <w:pPr>
        <w:pStyle w:val="TH"/>
        <w:rPr>
          <w:lang w:val="en-US" w:eastAsia="zh-CN"/>
        </w:rPr>
      </w:pPr>
      <w:r>
        <w:rPr>
          <w:rFonts w:eastAsia="宋体;SimSun"/>
          <w:lang w:val="en-US" w:eastAsia="zh-CN"/>
        </w:rPr>
        <w:object w:dxaOrig="9192" w:dyaOrig="7902">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450.45pt;height:355.6pt" filled="f" o:ole="">
            <v:imagedata r:id="rId5" o:title=""/>
          </v:shape>
          <o:OLEObject Type="Embed" ProgID="" ShapeID="ole_rId4" DrawAspect="Content" ObjectID="_1745876417" r:id="rId4"/>
        </w:object>
      </w:r>
    </w:p>
    <w:p>
      <w:pPr>
        <w:pStyle w:val="TF1"/>
        <w:rPr>
          <w:lang w:val="en-US" w:eastAsia="zh-CN"/>
        </w:rPr>
      </w:pPr>
      <w:r>
        <w:rPr>
          <w:lang w:val="en-US" w:eastAsia="zh-CN"/>
        </w:rPr>
        <w:t>Figure 8.22.2-1 Signalling procedure of inter-DU indirect path addition on top of direct path</w:t>
      </w:r>
    </w:p>
    <w:p>
      <w:pPr>
        <w:pStyle w:val="B1"/>
        <w:rPr/>
      </w:pPr>
      <w:r>
        <w:rPr/>
        <w:t>1.</w:t>
      </w:r>
      <w:r>
        <w:rPr>
          <w:rFonts w:eastAsia="宋体;SimSun"/>
        </w:rPr>
        <w:t xml:space="preserve"> </w:t>
        <w:tab/>
      </w:r>
      <w:r>
        <w:rPr/>
        <w:t>If the MP Remote UE is connected with the MP Relay UE using PC5 link, the Uu measurement configuration and measurement report signalling are performed between MP Remote UE and the gNB-CU to evaluate relay link measurement</w:t>
      </w:r>
      <w:r>
        <w:rPr/>
        <w:t xml:space="preserve"> </w:t>
      </w:r>
      <w:r>
        <w:rPr/>
        <w:t xml:space="preserve">and Uu link measurement. The MP Remote UE may report Uu measurement results </w:t>
      </w:r>
      <w:r>
        <w:rPr/>
        <w:t xml:space="preserve">of neighboring cells and </w:t>
      </w:r>
      <w:r>
        <w:rPr/>
        <w:t>one or multiple candidate</w:t>
      </w:r>
      <w:r>
        <w:rPr/>
        <w:t xml:space="preserve"> </w:t>
      </w:r>
      <w:r>
        <w:rPr/>
        <w:t>MP R</w:t>
      </w:r>
      <w:r>
        <w:rPr/>
        <w:t>elay UE</w:t>
      </w:r>
      <w:r>
        <w:rPr/>
        <w:t>(</w:t>
      </w:r>
      <w:r>
        <w:rPr/>
        <w:t>s</w:t>
      </w:r>
      <w:r>
        <w:rPr/>
        <w:t xml:space="preserve">). </w:t>
      </w:r>
    </w:p>
    <w:p>
      <w:pPr>
        <w:pStyle w:val="B1"/>
        <w:rPr/>
      </w:pPr>
      <w:r>
        <w:rPr/>
        <w:tab/>
        <w:t xml:space="preserve">In case that the MP Remote UE is connected with the MP Relay UE using N3C </w:t>
      </w:r>
      <w:ins w:id="0" w:author="CMCC" w:date="2024-02-18T15:14:00Z">
        <w:r>
          <w:rPr>
            <w:lang w:eastAsia="zh-CN"/>
          </w:rPr>
          <w:t>link</w:t>
        </w:r>
      </w:ins>
      <w:ins w:id="1" w:author="CMCC" w:date="2024-02-18T15:14:00Z">
        <w:r>
          <w:rPr/>
          <w:t xml:space="preserve"> </w:t>
        </w:r>
      </w:ins>
      <w:r>
        <w:rPr/>
        <w:t xml:space="preserve">and the MP Relay UE is in RRC_CONNECTED state, the MP Remote UE reports at least </w:t>
      </w:r>
      <w:r>
        <w:rPr>
          <w:rFonts w:eastAsia="宋体;SimSun"/>
        </w:rPr>
        <w:t xml:space="preserve">the list of the </w:t>
      </w:r>
      <w:r>
        <w:rPr/>
        <w:t>C-RNTI and the cell ID of one or multiple candidate MP Relay UE(s).</w:t>
      </w:r>
    </w:p>
    <w:p>
      <w:pPr>
        <w:pStyle w:val="B1"/>
        <w:rPr/>
      </w:pPr>
      <w:r>
        <w:rPr/>
        <w:t>2.</w:t>
        <w:tab/>
        <w:t xml:space="preserve">The gNB-CU decides to </w:t>
      </w:r>
      <w:r>
        <w:rPr/>
        <w:t xml:space="preserve">add the indirect path via </w:t>
      </w:r>
      <w:r>
        <w:rPr>
          <w:rFonts w:eastAsia="宋体;SimSun"/>
        </w:rPr>
        <w:t>MP R</w:t>
      </w:r>
      <w:r>
        <w:rPr/>
        <w:t xml:space="preserve">elay UE to </w:t>
      </w:r>
      <w:r>
        <w:rPr>
          <w:rFonts w:eastAsia="宋体;SimSun"/>
        </w:rPr>
        <w:t>MP R</w:t>
      </w:r>
      <w:r>
        <w:rPr/>
        <w:t>emote</w:t>
      </w:r>
      <w:r>
        <w:rPr/>
        <w:t xml:space="preserve"> UE under a different gNB-DU (i.e., gNB-DU</w:t>
      </w:r>
      <w:r>
        <w:rPr/>
        <w:t>2</w:t>
      </w:r>
      <w:r>
        <w:rPr/>
        <w:t xml:space="preserve">). </w:t>
      </w:r>
    </w:p>
    <w:p>
      <w:pPr>
        <w:pStyle w:val="NO"/>
        <w:rPr>
          <w:lang w:eastAsia="ja-JP"/>
        </w:rPr>
      </w:pPr>
      <w:r>
        <w:rPr>
          <w:lang w:eastAsia="ja-JP"/>
        </w:rPr>
        <w:t>NOTE:</w:t>
        <w:tab/>
        <w:t xml:space="preserve">Mode 1 resource configuration cannot be configured for </w:t>
      </w:r>
      <w:r>
        <w:rPr>
          <w:rFonts w:eastAsia="宋体;SimSun"/>
        </w:rPr>
        <w:t>MP R</w:t>
      </w:r>
      <w:r>
        <w:rPr>
          <w:lang w:eastAsia="ja-JP"/>
        </w:rPr>
        <w:t>emote UE in inter-gNB-DU multi-path relay in this release.</w:t>
      </w:r>
    </w:p>
    <w:p>
      <w:pPr>
        <w:pStyle w:val="B1"/>
        <w:rPr/>
      </w:pPr>
      <w:r>
        <w:rPr/>
        <w:t>3.</w:t>
        <w:tab/>
        <w:t xml:space="preserve">The reconfiguration to </w:t>
      </w:r>
      <w:r>
        <w:rPr>
          <w:rFonts w:eastAsia="宋体;SimSun"/>
        </w:rPr>
        <w:t>MP R</w:t>
      </w:r>
      <w:r>
        <w:rPr/>
        <w:t xml:space="preserve">elay UE is performed among </w:t>
      </w:r>
      <w:r>
        <w:rPr>
          <w:rFonts w:eastAsia="宋体;SimSun"/>
        </w:rPr>
        <w:t>MP R</w:t>
      </w:r>
      <w:r>
        <w:rPr/>
        <w:t>elay UE, the gNB-DU</w:t>
      </w:r>
      <w:r>
        <w:rPr/>
        <w:t>2</w:t>
      </w:r>
      <w:r>
        <w:rPr/>
        <w:t xml:space="preserve"> and the gNB-CU if </w:t>
      </w:r>
      <w:r>
        <w:rPr>
          <w:rFonts w:eastAsia="宋体;SimSun"/>
        </w:rPr>
        <w:t>MP R</w:t>
      </w:r>
      <w:r>
        <w:rPr/>
        <w:t xml:space="preserve">elay UE is in RRC_CONNECTED state. The gNB-CU sends an </w:t>
      </w:r>
      <w:r>
        <w:rPr>
          <w:i/>
          <w:iCs/>
        </w:rPr>
        <w:t>RRCReconfiguration</w:t>
      </w:r>
      <w:r>
        <w:rPr/>
        <w:t xml:space="preserve"> message to the </w:t>
      </w:r>
      <w:r>
        <w:rPr>
          <w:rFonts w:eastAsia="宋体;SimSun"/>
        </w:rPr>
        <w:t>MP R</w:t>
      </w:r>
      <w:r>
        <w:rPr/>
        <w:t xml:space="preserve">elay UE. If the </w:t>
      </w:r>
      <w:r>
        <w:rPr>
          <w:rFonts w:eastAsia="宋体;SimSun"/>
        </w:rPr>
        <w:t>MP R</w:t>
      </w:r>
      <w:r>
        <w:rPr/>
        <w:t>elay UE is in RRC_IDLE/INACTIVE state, this step is skipped.</w:t>
      </w:r>
    </w:p>
    <w:p>
      <w:pPr>
        <w:pStyle w:val="B1"/>
        <w:rPr/>
      </w:pPr>
      <w:r>
        <w:rPr/>
        <w:t>4</w:t>
      </w:r>
      <w:r>
        <w:rPr/>
        <w:t>.</w:t>
        <w:tab/>
        <w:t xml:space="preserve">The </w:t>
      </w:r>
      <w:r>
        <w:rPr/>
        <w:t>gNB-CU</w:t>
      </w:r>
      <w:r>
        <w:rPr/>
        <w:t xml:space="preserve"> sends the UE CONTEXT SETUP REQUEST message </w:t>
      </w:r>
      <w:r>
        <w:rPr/>
        <w:t xml:space="preserve">for the </w:t>
      </w:r>
      <w:r>
        <w:rPr>
          <w:rFonts w:eastAsia="宋体;SimSun"/>
        </w:rPr>
        <w:t>MP R</w:t>
      </w:r>
      <w:r>
        <w:rPr/>
        <w:t xml:space="preserve">emote UE </w:t>
      </w:r>
      <w:r>
        <w:rPr/>
        <w:t xml:space="preserve">to the </w:t>
      </w:r>
      <w:r>
        <w:rPr/>
        <w:t>gNB-</w:t>
      </w:r>
      <w:r>
        <w:rPr/>
        <w:t>DU</w:t>
      </w:r>
      <w:r>
        <w:rPr/>
        <w:t>2</w:t>
      </w:r>
      <w:r>
        <w:rPr/>
        <w:t xml:space="preserve">, </w:t>
      </w:r>
      <w:r>
        <w:rPr/>
        <w:t xml:space="preserve">which contains the indirect path </w:t>
      </w:r>
      <w:r>
        <w:rPr/>
        <w:t xml:space="preserve">addition </w:t>
      </w:r>
      <w:r>
        <w:rPr/>
        <w:t>configuration at least</w:t>
      </w:r>
      <w:r>
        <w:rPr/>
        <w:t xml:space="preserve">. </w:t>
      </w:r>
    </w:p>
    <w:p>
      <w:pPr>
        <w:pStyle w:val="B1"/>
        <w:rPr/>
      </w:pPr>
      <w:r>
        <w:rPr/>
        <w:t>5</w:t>
      </w:r>
      <w:r>
        <w:rPr/>
        <w:t>.</w:t>
        <w:tab/>
        <w:t xml:space="preserve">The </w:t>
      </w:r>
      <w:r>
        <w:rPr/>
        <w:t>gNB</w:t>
      </w:r>
      <w:r>
        <w:rPr/>
        <w:t>-DU</w:t>
      </w:r>
      <w:r>
        <w:rPr/>
        <w:t>2</w:t>
      </w:r>
      <w:r>
        <w:rPr/>
        <w:t xml:space="preserve"> responds to the </w:t>
      </w:r>
      <w:r>
        <w:rPr/>
        <w:t>gNB</w:t>
      </w:r>
      <w:r>
        <w:rPr/>
        <w:t>-CU with a UE CONTEXT SETUP RESPONSE message.</w:t>
      </w:r>
    </w:p>
    <w:p>
      <w:pPr>
        <w:pStyle w:val="B1"/>
        <w:rPr/>
      </w:pPr>
      <w:r>
        <w:rPr/>
        <w:t>6</w:t>
      </w:r>
      <w:r>
        <w:rPr/>
        <w:t>.</w:t>
        <w:tab/>
        <w:t xml:space="preserve">The gNB-CU sends the DL RRC MESSAGE TRANSFER message </w:t>
      </w:r>
      <w:r>
        <w:rPr/>
        <w:t xml:space="preserve">for </w:t>
      </w:r>
      <w:r>
        <w:rPr>
          <w:rFonts w:eastAsia="宋体;SimSun"/>
        </w:rPr>
        <w:t>MP R</w:t>
      </w:r>
      <w:r>
        <w:rPr/>
        <w:t xml:space="preserve">emote UE </w:t>
      </w:r>
      <w:r>
        <w:rPr/>
        <w:t xml:space="preserve">by including the </w:t>
      </w:r>
      <w:r>
        <w:rPr>
          <w:i/>
          <w:iCs/>
        </w:rPr>
        <w:t>RRCReconfiguration</w:t>
      </w:r>
      <w:r>
        <w:rPr/>
        <w:t xml:space="preserve"> message to gNB-DU</w:t>
      </w:r>
      <w:r>
        <w:rPr/>
        <w:t>1</w:t>
      </w:r>
      <w:r>
        <w:rPr/>
        <w:t xml:space="preserve">. If the </w:t>
      </w:r>
      <w:r>
        <w:rPr>
          <w:rFonts w:eastAsia="宋体;SimSun"/>
        </w:rPr>
        <w:t>MP R</w:t>
      </w:r>
      <w:r>
        <w:rPr/>
        <w:t xml:space="preserve">emote UE </w:t>
      </w:r>
      <w:r>
        <w:rPr>
          <w:rFonts w:eastAsia="宋体;SimSun"/>
        </w:rPr>
        <w:t xml:space="preserve">is connected with the MP Relay UE </w:t>
      </w:r>
      <w:r>
        <w:rPr/>
        <w:t xml:space="preserve">using the PC5 link, the contents in the </w:t>
      </w:r>
      <w:r>
        <w:rPr>
          <w:i/>
          <w:iCs/>
        </w:rPr>
        <w:t>RRCReconfiguration</w:t>
      </w:r>
      <w:r>
        <w:rPr/>
        <w:t xml:space="preserve"> message may include at least </w:t>
      </w:r>
      <w:r>
        <w:rPr/>
        <w:t>indirect path addition</w:t>
      </w:r>
      <w:r>
        <w:rPr/>
        <w:t xml:space="preserve"> configuration, PC5 Relay RLC channel configuration for relay traffic</w:t>
      </w:r>
      <w:r>
        <w:rPr/>
        <w:t>, bearer mapping</w:t>
      </w:r>
      <w:r>
        <w:rPr/>
        <w:t xml:space="preserve"> and the associated radio bearer(s). If the </w:t>
      </w:r>
      <w:r>
        <w:rPr>
          <w:rFonts w:eastAsia="宋体;SimSun"/>
        </w:rPr>
        <w:t>MP R</w:t>
      </w:r>
      <w:r>
        <w:rPr/>
        <w:t>emote UE is using N3C</w:t>
      </w:r>
      <w:ins w:id="2" w:author="CMCC" w:date="2024-02-18T15:14:00Z">
        <w:r>
          <w:rPr/>
          <w:t xml:space="preserve"> </w:t>
        </w:r>
      </w:ins>
      <w:ins w:id="3" w:author="CMCC" w:date="2024-02-18T15:14:00Z">
        <w:r>
          <w:rPr>
            <w:lang w:eastAsia="zh-CN"/>
          </w:rPr>
          <w:t>link</w:t>
        </w:r>
      </w:ins>
      <w:r>
        <w:rPr/>
        <w:t xml:space="preserve">, the contents in the </w:t>
      </w:r>
      <w:r>
        <w:rPr>
          <w:i/>
        </w:rPr>
        <w:t>RRCReconfiguration</w:t>
      </w:r>
      <w:r>
        <w:rPr/>
        <w:t xml:space="preserve"> message may include at least indirect path addition configuration, bearer mapping and the associated radio bearer(s).</w:t>
      </w:r>
    </w:p>
    <w:p>
      <w:pPr>
        <w:pStyle w:val="B1"/>
        <w:rPr/>
      </w:pPr>
      <w:r>
        <w:rPr/>
        <w:t>7.</w:t>
        <w:tab/>
        <w:t>The gNB-DU</w:t>
      </w:r>
      <w:r>
        <w:rPr/>
        <w:t>1</w:t>
      </w:r>
      <w:r>
        <w:rPr/>
        <w:t xml:space="preserve"> sends the </w:t>
      </w:r>
      <w:r>
        <w:rPr>
          <w:i/>
          <w:iCs/>
        </w:rPr>
        <w:t>RRCReconfiguration</w:t>
      </w:r>
      <w:r>
        <w:rPr/>
        <w:t xml:space="preserve"> message to the </w:t>
      </w:r>
      <w:r>
        <w:rPr>
          <w:rFonts w:eastAsia="宋体;SimSun"/>
        </w:rPr>
        <w:t>MP R</w:t>
      </w:r>
      <w:r>
        <w:rPr/>
        <w:t>emote UE.</w:t>
      </w:r>
    </w:p>
    <w:p>
      <w:pPr>
        <w:pStyle w:val="B1"/>
        <w:rPr/>
      </w:pPr>
      <w:r>
        <w:rPr/>
        <w:t>8.</w:t>
        <w:tab/>
        <w:t xml:space="preserve">If the </w:t>
      </w:r>
      <w:r>
        <w:rPr>
          <w:rFonts w:eastAsia="宋体;SimSun"/>
        </w:rPr>
        <w:t>MP R</w:t>
      </w:r>
      <w:r>
        <w:rPr/>
        <w:t xml:space="preserve">emote UE is using the PC5 link, the </w:t>
      </w:r>
      <w:r>
        <w:rPr>
          <w:rFonts w:eastAsia="宋体;SimSun"/>
        </w:rPr>
        <w:t>MP R</w:t>
      </w:r>
      <w:r>
        <w:rPr/>
        <w:t xml:space="preserve">emote UE establishes PC5 connection with </w:t>
      </w:r>
      <w:r>
        <w:rPr>
          <w:rFonts w:eastAsia="宋体;SimSun"/>
        </w:rPr>
        <w:t>the target MP R</w:t>
      </w:r>
      <w:r>
        <w:rPr/>
        <w:t>elay UE.</w:t>
      </w:r>
      <w:r>
        <w:rPr/>
        <w:t xml:space="preserve"> </w:t>
      </w:r>
      <w:r>
        <w:rPr/>
        <w:t xml:space="preserve">If the </w:t>
      </w:r>
      <w:r>
        <w:rPr>
          <w:rFonts w:eastAsia="宋体;SimSun"/>
        </w:rPr>
        <w:t>MP R</w:t>
      </w:r>
      <w:r>
        <w:rPr/>
        <w:t xml:space="preserve">emote UE is </w:t>
      </w:r>
      <w:r>
        <w:rPr>
          <w:rFonts w:eastAsia="宋体;SimSun"/>
        </w:rPr>
        <w:t xml:space="preserve">connected with the MP Relay UE </w:t>
      </w:r>
      <w:r>
        <w:rPr/>
        <w:t>using N3C</w:t>
      </w:r>
      <w:ins w:id="4" w:author="CMCC" w:date="2024-02-18T15:14:00Z">
        <w:r>
          <w:rPr/>
          <w:t xml:space="preserve"> </w:t>
        </w:r>
      </w:ins>
      <w:ins w:id="5" w:author="CMCC" w:date="2024-02-18T15:14:00Z">
        <w:r>
          <w:rPr>
            <w:lang w:eastAsia="zh-CN"/>
          </w:rPr>
          <w:t>link</w:t>
        </w:r>
      </w:ins>
      <w:r>
        <w:rPr/>
        <w:t>, this step is skipped.</w:t>
      </w:r>
    </w:p>
    <w:p>
      <w:pPr>
        <w:pStyle w:val="B1"/>
        <w:rPr/>
      </w:pPr>
      <w:r>
        <w:rPr/>
        <w:t>9.</w:t>
        <w:tab/>
        <w:t xml:space="preserve">The </w:t>
      </w:r>
      <w:r>
        <w:rPr>
          <w:rFonts w:eastAsia="宋体;SimSun"/>
        </w:rPr>
        <w:t>MP R</w:t>
      </w:r>
      <w:r>
        <w:rPr/>
        <w:t xml:space="preserve">emote UE sends the </w:t>
      </w:r>
      <w:r>
        <w:rPr>
          <w:i/>
          <w:iCs/>
        </w:rPr>
        <w:t>RRCReconfigurationComplete</w:t>
      </w:r>
      <w:r>
        <w:rPr/>
        <w:t xml:space="preserve"> message to the gNB-DU1 via direct path </w:t>
      </w:r>
      <w:r>
        <w:rPr>
          <w:rFonts w:eastAsia="宋体;SimSun"/>
        </w:rPr>
        <w:t>in order to complete the indirect path addition procedure</w:t>
      </w:r>
      <w:r>
        <w:rPr/>
        <w:t>.</w:t>
      </w:r>
      <w:r>
        <w:rPr/>
        <w:t xml:space="preserve"> </w:t>
      </w:r>
    </w:p>
    <w:p>
      <w:pPr>
        <w:pStyle w:val="B1"/>
        <w:rPr/>
      </w:pPr>
      <w:r>
        <w:rPr>
          <w:rFonts w:eastAsia="宋体;SimSun"/>
        </w:rPr>
        <w:t>9a</w:t>
      </w:r>
      <w:r>
        <w:rPr/>
        <w:t>.</w:t>
        <w:tab/>
      </w:r>
      <w:r>
        <w:rPr>
          <w:rFonts w:eastAsia="宋体;SimSun"/>
        </w:rPr>
        <w:t xml:space="preserve">In case the SRB1 with duplication is configured, the MP Remote UE also sends the </w:t>
      </w:r>
      <w:r>
        <w:rPr>
          <w:rFonts w:eastAsia="宋体;SimSun"/>
          <w:i/>
          <w:iCs/>
        </w:rPr>
        <w:t>RRCReconfigurationComplete</w:t>
      </w:r>
      <w:r>
        <w:rPr>
          <w:rFonts w:eastAsia="宋体;SimSun"/>
        </w:rPr>
        <w:t xml:space="preserve"> message to the gNB-DU2 via indirect path</w:t>
      </w:r>
      <w:r>
        <w:rPr/>
        <w:t>.</w:t>
      </w:r>
    </w:p>
    <w:p>
      <w:pPr>
        <w:pStyle w:val="NO"/>
        <w:rPr>
          <w:rFonts w:eastAsia="Batang;바탕"/>
        </w:rPr>
      </w:pPr>
      <w:r>
        <w:rPr>
          <w:rFonts w:eastAsia="Batang;바탕"/>
          <w:lang w:eastAsia="zh-CN"/>
        </w:rPr>
        <w:t xml:space="preserve">NOTE: </w:t>
        <w:tab/>
      </w:r>
      <w:r>
        <w:rPr>
          <w:rFonts w:eastAsia="Batang;바탕"/>
        </w:rPr>
        <w:t xml:space="preserve">In the case that the </w:t>
      </w:r>
      <w:r>
        <w:rPr>
          <w:rFonts w:eastAsia="宋体;SimSun"/>
        </w:rPr>
        <w:t>target</w:t>
      </w:r>
      <w:r>
        <w:rPr>
          <w:rFonts w:eastAsia="Batang;바탕"/>
        </w:rPr>
        <w:t xml:space="preserve"> MP Relay UE for indirect path addition is in RRC_IDLE/INACTIVE state, how the MP Remote UE triggers the MP Relay UE to be in RRC_CONNECTED state is specified in TS 38.300 [2].</w:t>
      </w:r>
    </w:p>
    <w:p>
      <w:pPr>
        <w:pStyle w:val="B1"/>
        <w:rPr/>
      </w:pPr>
      <w:r>
        <w:rPr/>
        <w:t>10.</w:t>
        <w:tab/>
        <w:t>The gNB-DU</w:t>
      </w:r>
      <w:r>
        <w:rPr/>
        <w:t>1</w:t>
      </w:r>
      <w:r>
        <w:rPr/>
        <w:t xml:space="preserve"> sends the UL RRC MESSAGE TRANSFER message to gNB-CU by including the </w:t>
      </w:r>
      <w:r>
        <w:rPr>
          <w:i/>
          <w:iCs/>
        </w:rPr>
        <w:t>RRCReconfigurationComplete</w:t>
      </w:r>
      <w:r>
        <w:rPr/>
        <w:t xml:space="preserve"> message received in step 9.</w:t>
      </w:r>
    </w:p>
    <w:p>
      <w:pPr>
        <w:pStyle w:val="B1"/>
        <w:rPr>
          <w:rFonts w:eastAsia="宋体;SimSun"/>
        </w:rPr>
      </w:pPr>
      <w:r>
        <w:rPr>
          <w:rFonts w:eastAsia="宋体;SimSun"/>
        </w:rPr>
        <w:t>10a. In case the SRB1 with duplication is configured, the gNB-DU</w:t>
      </w:r>
      <w:r>
        <w:rPr>
          <w:rFonts w:eastAsia="宋体;SimSun"/>
        </w:rPr>
        <w:t>2</w:t>
      </w:r>
      <w:r>
        <w:rPr>
          <w:rFonts w:eastAsia="宋体;SimSun"/>
        </w:rPr>
        <w:t xml:space="preserve"> also sends the UL RRC MESSAGE TRANSFER message to gNB-CU by including the </w:t>
      </w:r>
      <w:r>
        <w:rPr>
          <w:rFonts w:eastAsia="宋体;SimSun"/>
          <w:i/>
          <w:iCs/>
        </w:rPr>
        <w:t>RRCReconfigurationComplete</w:t>
      </w:r>
      <w:r>
        <w:rPr>
          <w:rFonts w:eastAsia="宋体;SimSun"/>
        </w:rPr>
        <w:t xml:space="preserve"> message received in step 9a.</w:t>
      </w:r>
    </w:p>
    <w:p>
      <w:pPr>
        <w:pStyle w:val="Normal"/>
        <w:keepNext w:val="true"/>
        <w:keepLines/>
        <w:numPr>
          <w:ilvl w:val="0"/>
          <w:numId w:val="0"/>
        </w:numPr>
        <w:overflowPunct w:val="false"/>
        <w:autoSpaceDE w:val="false"/>
        <w:spacing w:before="120" w:after="180"/>
        <w:textAlignment w:val="baseline"/>
        <w:outlineLvl w:val="2"/>
        <w:rPr>
          <w:rFonts w:ascii="Arial" w:hAnsi="Arial" w:eastAsia="Malgun Gothic" w:cs="Arial"/>
          <w:sz w:val="28"/>
          <w:lang w:val="en-US" w:eastAsia="ko-KR"/>
        </w:rPr>
      </w:pPr>
      <w:r>
        <w:rPr>
          <w:rFonts w:eastAsia="Malgun Gothic" w:cs="Arial" w:ascii="Arial" w:hAnsi="Arial"/>
          <w:sz w:val="28"/>
          <w:lang w:val="en-US" w:eastAsia="ko-KR"/>
        </w:rPr>
      </w:r>
    </w:p>
    <w:p>
      <w:pPr>
        <w:pStyle w:val="Normal"/>
        <w:rPr>
          <w:lang w:eastAsia="ko-KR"/>
        </w:rPr>
      </w:pPr>
      <w:bookmarkStart w:id="0" w:name="_CR8_2_1_1"/>
      <w:bookmarkEnd w:id="0"/>
      <w:r>
        <w:rPr>
          <w:rFonts w:eastAsia="Malgun Gothic"/>
          <w:highlight w:val="yellow"/>
          <w:lang w:eastAsia="ko-KR"/>
        </w:rPr>
        <w:t>--------------------------------------------------------------N</w:t>
      </w:r>
      <w:r>
        <w:rPr>
          <w:rFonts w:eastAsia="Malgun Gothic"/>
          <w:highlight w:val="yellow"/>
          <w:lang w:eastAsia="ko-KR"/>
        </w:rPr>
        <w:t>ext</w:t>
      </w:r>
      <w:r>
        <w:rPr>
          <w:rFonts w:eastAsia="Malgun Gothic"/>
          <w:highlight w:val="yellow"/>
          <w:lang w:eastAsia="ko-KR"/>
        </w:rPr>
        <w:t xml:space="preserve"> change---------------------------------------------------------</w:t>
      </w:r>
    </w:p>
    <w:p>
      <w:pPr>
        <w:pStyle w:val="Heading3"/>
        <w:rPr/>
      </w:pPr>
      <w:r>
        <w:rPr/>
        <w:t>8.22.4</w:t>
        <w:tab/>
        <w:t>Intra-DU indirect path addition on top of direct path</w:t>
      </w:r>
    </w:p>
    <w:p>
      <w:pPr>
        <w:pStyle w:val="Normal"/>
        <w:rPr/>
      </w:pPr>
      <w:r>
        <w:rPr/>
        <w:t>The</w:t>
      </w:r>
      <w:r>
        <w:rPr/>
        <w:t xml:space="preserve"> signaling flow for intra-DU indirect path addition is shown in Fig. 8.22.4-1. </w:t>
      </w:r>
    </w:p>
    <w:p>
      <w:pPr>
        <w:pStyle w:val="TH"/>
        <w:rPr>
          <w:rFonts w:eastAsia="宋体;SimSun"/>
        </w:rPr>
      </w:pPr>
      <w:r>
        <w:rPr>
          <w:rFonts w:eastAsia="宋体;SimSun"/>
        </w:rPr>
        <w:object w:dxaOrig="7140" w:dyaOrig="7464">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378.55pt;height:446.9pt" filled="f" o:ole="">
            <v:imagedata r:id="rId7" o:title=""/>
          </v:shape>
          <o:OLEObject Type="Embed" ProgID="" ShapeID="ole_rId6" DrawAspect="Content" ObjectID="_2083111053" r:id="rId6"/>
        </w:object>
      </w:r>
    </w:p>
    <w:p>
      <w:pPr>
        <w:pStyle w:val="TF1"/>
        <w:rPr/>
      </w:pPr>
      <w:r>
        <w:rPr/>
        <w:t>Figure 8.22.4-1: Signalling procedure of intra-DU indirect path addition on top of direct path</w:t>
      </w:r>
    </w:p>
    <w:p>
      <w:pPr>
        <w:pStyle w:val="B1"/>
        <w:rPr/>
      </w:pPr>
      <w:r>
        <w:rPr/>
        <w:t>1.</w:t>
      </w:r>
      <w:r>
        <w:rPr>
          <w:rFonts w:eastAsia="宋体;SimSun"/>
        </w:rPr>
        <w:t xml:space="preserve"> </w:t>
        <w:tab/>
      </w:r>
      <w:r>
        <w:rPr/>
        <w:t xml:space="preserve">If the </w:t>
      </w:r>
      <w:r>
        <w:rPr>
          <w:rFonts w:eastAsia="宋体;SimSun"/>
        </w:rPr>
        <w:t>MP R</w:t>
      </w:r>
      <w:r>
        <w:rPr/>
        <w:t xml:space="preserve">emote UE is connected with the </w:t>
      </w:r>
      <w:r>
        <w:rPr>
          <w:rFonts w:eastAsia="宋体;SimSun"/>
        </w:rPr>
        <w:t>MP R</w:t>
      </w:r>
      <w:r>
        <w:rPr/>
        <w:t xml:space="preserve">elay UE using PC5 link, the Uu measurement configuration and measurement report signalling are performed between </w:t>
      </w:r>
      <w:r>
        <w:rPr>
          <w:rFonts w:eastAsia="宋体;SimSun"/>
        </w:rPr>
        <w:t>MP R</w:t>
      </w:r>
      <w:r>
        <w:rPr/>
        <w:t>emote UE and gNB-CU to evaluate relay link measurement</w:t>
      </w:r>
      <w:r>
        <w:rPr/>
        <w:t xml:space="preserve"> </w:t>
      </w:r>
      <w:r>
        <w:rPr/>
        <w:t xml:space="preserve">and Uu link measurement. The </w:t>
      </w:r>
      <w:r>
        <w:rPr>
          <w:rFonts w:eastAsia="宋体;SimSun"/>
        </w:rPr>
        <w:t>MP R</w:t>
      </w:r>
      <w:r>
        <w:rPr/>
        <w:t xml:space="preserve">emote UE may report Uu measurement results </w:t>
      </w:r>
      <w:r>
        <w:rPr/>
        <w:t xml:space="preserve">of neighboring cells and </w:t>
      </w:r>
      <w:r>
        <w:rPr/>
        <w:t>one or multiple candidate</w:t>
      </w:r>
      <w:r>
        <w:rPr/>
        <w:t xml:space="preserve"> </w:t>
      </w:r>
      <w:r>
        <w:rPr>
          <w:rFonts w:eastAsia="宋体;SimSun"/>
        </w:rPr>
        <w:t>MP R</w:t>
      </w:r>
      <w:r>
        <w:rPr/>
        <w:t>elay UE</w:t>
      </w:r>
      <w:r>
        <w:rPr/>
        <w:t>(</w:t>
      </w:r>
      <w:r>
        <w:rPr/>
        <w:t>s</w:t>
      </w:r>
      <w:r>
        <w:rPr/>
        <w:t xml:space="preserve">). </w:t>
      </w:r>
    </w:p>
    <w:p>
      <w:pPr>
        <w:pStyle w:val="B1"/>
        <w:rPr/>
      </w:pPr>
      <w:r>
        <w:rPr/>
        <w:tab/>
        <w:t xml:space="preserve">In case that the </w:t>
      </w:r>
      <w:r>
        <w:rPr>
          <w:rFonts w:eastAsia="宋体;SimSun"/>
        </w:rPr>
        <w:t>MP R</w:t>
      </w:r>
      <w:r>
        <w:rPr/>
        <w:t xml:space="preserve">emote UE is connected with the </w:t>
      </w:r>
      <w:r>
        <w:rPr>
          <w:rFonts w:eastAsia="宋体;SimSun"/>
        </w:rPr>
        <w:t>MP R</w:t>
      </w:r>
      <w:r>
        <w:rPr/>
        <w:t xml:space="preserve">elay UE using N3C </w:t>
      </w:r>
      <w:ins w:id="6" w:author="CMCC" w:date="2024-02-18T15:14:00Z">
        <w:r>
          <w:rPr>
            <w:lang w:eastAsia="zh-CN"/>
          </w:rPr>
          <w:t>link</w:t>
        </w:r>
      </w:ins>
      <w:ins w:id="7" w:author="CMCC" w:date="2024-02-18T15:14:00Z">
        <w:r>
          <w:rPr>
            <w:rFonts w:eastAsia="宋体;SimSun"/>
          </w:rPr>
          <w:t xml:space="preserve"> </w:t>
        </w:r>
      </w:ins>
      <w:r>
        <w:rPr>
          <w:rFonts w:eastAsia="宋体;SimSun"/>
        </w:rPr>
        <w:t>and the MP Relay UE is in RRC_CONNECTED state</w:t>
      </w:r>
      <w:r>
        <w:rPr/>
        <w:t xml:space="preserve">, the MP Remote UE reports at least </w:t>
      </w:r>
      <w:r>
        <w:rPr>
          <w:rFonts w:eastAsia="宋体;SimSun"/>
        </w:rPr>
        <w:t xml:space="preserve">the list of the </w:t>
      </w:r>
      <w:r>
        <w:rPr/>
        <w:t>C-RNTI and the cell ID of one or multiple candidate MP Relay UE(s).</w:t>
      </w:r>
    </w:p>
    <w:p>
      <w:pPr>
        <w:pStyle w:val="B1"/>
        <w:rPr/>
      </w:pPr>
      <w:r>
        <w:rPr/>
        <w:t>2.</w:t>
        <w:tab/>
        <w:t xml:space="preserve">The gNB-CU decides to </w:t>
      </w:r>
      <w:r>
        <w:rPr/>
        <w:t xml:space="preserve">add the indirect path via </w:t>
      </w:r>
      <w:r>
        <w:rPr>
          <w:rFonts w:eastAsia="宋体;SimSun"/>
        </w:rPr>
        <w:t>MP R</w:t>
      </w:r>
      <w:r>
        <w:rPr/>
        <w:t xml:space="preserve">elay UE to </w:t>
      </w:r>
      <w:r>
        <w:rPr>
          <w:rFonts w:eastAsia="宋体;SimSun"/>
        </w:rPr>
        <w:t>MP R</w:t>
      </w:r>
      <w:r>
        <w:rPr/>
        <w:t>emote</w:t>
      </w:r>
      <w:r>
        <w:rPr/>
        <w:t xml:space="preserve"> UE under the same gNB-DU.</w:t>
      </w:r>
    </w:p>
    <w:p>
      <w:pPr>
        <w:pStyle w:val="B1"/>
        <w:rPr/>
      </w:pPr>
      <w:r>
        <w:rPr/>
        <w:t>3.</w:t>
        <w:tab/>
        <w:t xml:space="preserve">The reconfiguration to </w:t>
      </w:r>
      <w:r>
        <w:rPr>
          <w:rFonts w:eastAsia="宋体;SimSun"/>
        </w:rPr>
        <w:t>MP R</w:t>
      </w:r>
      <w:r>
        <w:rPr/>
        <w:t xml:space="preserve">elay UE is performed among </w:t>
      </w:r>
      <w:r>
        <w:rPr>
          <w:rFonts w:eastAsia="宋体;SimSun"/>
        </w:rPr>
        <w:t>MP R</w:t>
      </w:r>
      <w:r>
        <w:rPr/>
        <w:t xml:space="preserve">elay UE, gNB-DU and gNB-CU if </w:t>
      </w:r>
      <w:r>
        <w:rPr>
          <w:rFonts w:eastAsia="宋体;SimSun"/>
        </w:rPr>
        <w:t>MP R</w:t>
      </w:r>
      <w:r>
        <w:rPr/>
        <w:t xml:space="preserve">elay UE is in RRC_CONNECTED state. The gNB-CU sends an </w:t>
      </w:r>
      <w:r>
        <w:rPr>
          <w:i/>
          <w:iCs/>
        </w:rPr>
        <w:t>RRCReconfiguration</w:t>
      </w:r>
      <w:r>
        <w:rPr/>
        <w:t xml:space="preserve"> message to the </w:t>
      </w:r>
      <w:r>
        <w:rPr>
          <w:rFonts w:eastAsia="宋体;SimSun"/>
        </w:rPr>
        <w:t>MP R</w:t>
      </w:r>
      <w:r>
        <w:rPr/>
        <w:t>elay UE. If the MP Relay UE is in RRC_IDLE/INACTIVE state, this step is skipped.</w:t>
      </w:r>
    </w:p>
    <w:p>
      <w:pPr>
        <w:pStyle w:val="B1"/>
        <w:rPr/>
      </w:pPr>
      <w:r>
        <w:rPr/>
        <w:t>4</w:t>
      </w:r>
      <w:r>
        <w:rPr/>
        <w:t>.</w:t>
        <w:tab/>
        <w:t xml:space="preserve">The </w:t>
      </w:r>
      <w:r>
        <w:rPr/>
        <w:t>gNB-CU</w:t>
      </w:r>
      <w:r>
        <w:rPr/>
        <w:t xml:space="preserve"> sends the UE CONTEXT MODIFICATION REQUEST message </w:t>
      </w:r>
      <w:r>
        <w:rPr/>
        <w:t xml:space="preserve">for the </w:t>
      </w:r>
      <w:r>
        <w:rPr>
          <w:rFonts w:eastAsia="宋体;SimSun"/>
        </w:rPr>
        <w:t>MP R</w:t>
      </w:r>
      <w:r>
        <w:rPr/>
        <w:t xml:space="preserve">emote UE </w:t>
      </w:r>
      <w:r>
        <w:rPr/>
        <w:t xml:space="preserve">to the </w:t>
      </w:r>
      <w:r>
        <w:rPr/>
        <w:t>gNB-</w:t>
      </w:r>
      <w:r>
        <w:rPr/>
        <w:t xml:space="preserve">DU, </w:t>
      </w:r>
      <w:r>
        <w:rPr/>
        <w:t xml:space="preserve">which contains the indirect path </w:t>
      </w:r>
      <w:r>
        <w:rPr/>
        <w:t xml:space="preserve">addition </w:t>
      </w:r>
      <w:r>
        <w:rPr/>
        <w:t>configuration at least</w:t>
      </w:r>
      <w:r>
        <w:rPr/>
        <w:t xml:space="preserve">. </w:t>
      </w:r>
    </w:p>
    <w:p>
      <w:pPr>
        <w:pStyle w:val="B1"/>
        <w:rPr/>
      </w:pPr>
      <w:r>
        <w:rPr/>
        <w:t>5</w:t>
      </w:r>
      <w:r>
        <w:rPr/>
        <w:t>.</w:t>
        <w:tab/>
        <w:t xml:space="preserve">The </w:t>
      </w:r>
      <w:r>
        <w:rPr/>
        <w:t>gNB</w:t>
      </w:r>
      <w:r>
        <w:rPr/>
        <w:t xml:space="preserve">-DU responds to the </w:t>
      </w:r>
      <w:r>
        <w:rPr/>
        <w:t>gNB</w:t>
      </w:r>
      <w:r>
        <w:rPr/>
        <w:t>-CU with a UE CONTEXT MODIFICATION RESPONSE message.</w:t>
      </w:r>
    </w:p>
    <w:p>
      <w:pPr>
        <w:pStyle w:val="B1"/>
        <w:rPr/>
      </w:pPr>
      <w:r>
        <w:rPr/>
        <w:t>6</w:t>
      </w:r>
      <w:r>
        <w:rPr/>
        <w:t>.</w:t>
        <w:tab/>
        <w:t xml:space="preserve">The gNB-CU sends the DL RRC MESSAGE TRANSFER message </w:t>
      </w:r>
      <w:r>
        <w:rPr/>
        <w:t xml:space="preserve">for </w:t>
      </w:r>
      <w:r>
        <w:rPr>
          <w:rFonts w:eastAsia="宋体;SimSun"/>
        </w:rPr>
        <w:t>MP R</w:t>
      </w:r>
      <w:r>
        <w:rPr/>
        <w:t xml:space="preserve">emote UE </w:t>
      </w:r>
      <w:r>
        <w:rPr/>
        <w:t xml:space="preserve">by including the </w:t>
      </w:r>
      <w:r>
        <w:rPr>
          <w:i/>
          <w:iCs/>
        </w:rPr>
        <w:t>RRCReconfiguration</w:t>
      </w:r>
      <w:r>
        <w:rPr/>
        <w:t xml:space="preserve"> message to gNB-DU. If the </w:t>
      </w:r>
      <w:r>
        <w:rPr>
          <w:rFonts w:eastAsia="宋体;SimSun"/>
        </w:rPr>
        <w:t>MP R</w:t>
      </w:r>
      <w:r>
        <w:rPr/>
        <w:t xml:space="preserve">emote UE </w:t>
      </w:r>
      <w:r>
        <w:rPr>
          <w:rFonts w:eastAsia="宋体;SimSun"/>
        </w:rPr>
        <w:t xml:space="preserve">is connected with the MP Relay UE </w:t>
      </w:r>
      <w:r>
        <w:rPr/>
        <w:t xml:space="preserve">using the PC5 link, the contents in the </w:t>
      </w:r>
      <w:r>
        <w:rPr>
          <w:i/>
          <w:iCs/>
        </w:rPr>
        <w:t>RRCReconfiguration</w:t>
      </w:r>
      <w:r>
        <w:rPr/>
        <w:t xml:space="preserve"> message may include at least </w:t>
      </w:r>
      <w:r>
        <w:rPr/>
        <w:t>indirect path addition</w:t>
      </w:r>
      <w:r>
        <w:rPr/>
        <w:t xml:space="preserve"> configuration, PC5 Relay RLC channel configuration for relay traffic</w:t>
      </w:r>
      <w:r>
        <w:rPr/>
        <w:t>, bearer mapping</w:t>
      </w:r>
      <w:r>
        <w:rPr/>
        <w:t xml:space="preserve"> and the associated radio bearer(s). If the </w:t>
      </w:r>
      <w:r>
        <w:rPr>
          <w:rFonts w:eastAsia="宋体;SimSun"/>
        </w:rPr>
        <w:t>MP R</w:t>
      </w:r>
      <w:r>
        <w:rPr/>
        <w:t>emote UE is using N3C</w:t>
      </w:r>
      <w:ins w:id="8" w:author="CMCC" w:date="2024-02-18T15:14:00Z">
        <w:r>
          <w:rPr/>
          <w:t xml:space="preserve"> </w:t>
        </w:r>
      </w:ins>
      <w:ins w:id="9" w:author="CMCC" w:date="2024-02-18T15:14:00Z">
        <w:r>
          <w:rPr>
            <w:lang w:eastAsia="zh-CN"/>
          </w:rPr>
          <w:t>link</w:t>
        </w:r>
      </w:ins>
      <w:r>
        <w:rPr/>
        <w:t xml:space="preserve">, the contents in the </w:t>
      </w:r>
      <w:r>
        <w:rPr>
          <w:i/>
        </w:rPr>
        <w:t>RRCReconfiguration</w:t>
      </w:r>
      <w:r>
        <w:rPr/>
        <w:t xml:space="preserve"> message may include at least indirect path addition configuration, bearer mapping and the associated radio bearer(s).</w:t>
      </w:r>
    </w:p>
    <w:p>
      <w:pPr>
        <w:pStyle w:val="B1"/>
        <w:rPr/>
      </w:pPr>
      <w:r>
        <w:rPr/>
        <w:t>7.</w:t>
        <w:tab/>
        <w:t xml:space="preserve">The gNB-DU sends the </w:t>
      </w:r>
      <w:r>
        <w:rPr>
          <w:i/>
          <w:iCs/>
        </w:rPr>
        <w:t>RRCReconfiguration</w:t>
      </w:r>
      <w:r>
        <w:rPr/>
        <w:t xml:space="preserve"> message to the </w:t>
      </w:r>
      <w:r>
        <w:rPr>
          <w:rFonts w:eastAsia="宋体;SimSun"/>
        </w:rPr>
        <w:t>MP R</w:t>
      </w:r>
      <w:r>
        <w:rPr/>
        <w:t>emote UE.</w:t>
      </w:r>
    </w:p>
    <w:p>
      <w:pPr>
        <w:pStyle w:val="B1"/>
        <w:rPr/>
      </w:pPr>
      <w:r>
        <w:rPr/>
        <w:t>8.</w:t>
        <w:tab/>
        <w:t xml:space="preserve">If the </w:t>
      </w:r>
      <w:r>
        <w:rPr>
          <w:rFonts w:eastAsia="宋体;SimSun"/>
        </w:rPr>
        <w:t>MP R</w:t>
      </w:r>
      <w:r>
        <w:rPr/>
        <w:t xml:space="preserve">emote UE is using the PC5 link, the </w:t>
      </w:r>
      <w:r>
        <w:rPr>
          <w:rFonts w:eastAsia="宋体;SimSun"/>
        </w:rPr>
        <w:t>MP R</w:t>
      </w:r>
      <w:r>
        <w:rPr/>
        <w:t xml:space="preserve">emote UE establishes PC5 connection with </w:t>
      </w:r>
      <w:r>
        <w:rPr>
          <w:rFonts w:eastAsia="宋体;SimSun"/>
        </w:rPr>
        <w:t>the target MP R</w:t>
      </w:r>
      <w:r>
        <w:rPr/>
        <w:t>elay UE.</w:t>
      </w:r>
      <w:r>
        <w:rPr/>
        <w:t xml:space="preserve"> </w:t>
      </w:r>
      <w:r>
        <w:rPr/>
        <w:t xml:space="preserve">If the </w:t>
      </w:r>
      <w:r>
        <w:rPr>
          <w:rFonts w:eastAsia="宋体;SimSun"/>
        </w:rPr>
        <w:t>MP R</w:t>
      </w:r>
      <w:r>
        <w:rPr/>
        <w:t>emote UE is using N3C</w:t>
      </w:r>
      <w:ins w:id="10" w:author="CMCC" w:date="2024-02-18T15:14:00Z">
        <w:r>
          <w:rPr/>
          <w:t xml:space="preserve"> </w:t>
        </w:r>
      </w:ins>
      <w:ins w:id="11" w:author="CMCC" w:date="2024-02-18T15:14:00Z">
        <w:r>
          <w:rPr>
            <w:lang w:eastAsia="zh-CN"/>
          </w:rPr>
          <w:t>link</w:t>
        </w:r>
      </w:ins>
      <w:r>
        <w:rPr/>
        <w:t xml:space="preserve">, this step is skipped. </w:t>
      </w:r>
    </w:p>
    <w:p>
      <w:pPr>
        <w:pStyle w:val="B1"/>
        <w:rPr/>
      </w:pPr>
      <w:r>
        <w:rPr/>
        <w:t>9.</w:t>
        <w:tab/>
        <w:t xml:space="preserve">The </w:t>
      </w:r>
      <w:r>
        <w:rPr>
          <w:rFonts w:eastAsia="宋体;SimSun"/>
        </w:rPr>
        <w:t>MP R</w:t>
      </w:r>
      <w:r>
        <w:rPr/>
        <w:t xml:space="preserve">emote UE sends the </w:t>
      </w:r>
      <w:r>
        <w:rPr>
          <w:i/>
          <w:iCs/>
        </w:rPr>
        <w:t>RRCReconfigurationComplete</w:t>
      </w:r>
      <w:r>
        <w:rPr/>
        <w:t xml:space="preserve"> message to the gNB-DU via direct path </w:t>
      </w:r>
      <w:r>
        <w:rPr>
          <w:rFonts w:eastAsia="宋体;SimSun"/>
        </w:rPr>
        <w:t>to complete the indirect path addition procedure</w:t>
      </w:r>
      <w:r>
        <w:rPr/>
        <w:t>.</w:t>
      </w:r>
    </w:p>
    <w:p>
      <w:pPr>
        <w:pStyle w:val="B1"/>
        <w:rPr/>
      </w:pPr>
      <w:r>
        <w:rPr>
          <w:rFonts w:eastAsia="宋体;SimSun"/>
        </w:rPr>
        <w:t>9a</w:t>
      </w:r>
      <w:r>
        <w:rPr/>
        <w:t>.</w:t>
        <w:tab/>
      </w:r>
      <w:r>
        <w:rPr>
          <w:rFonts w:eastAsia="宋体;SimSun"/>
        </w:rPr>
        <w:t xml:space="preserve">In case the SRB1 with duplication is configured, the </w:t>
      </w:r>
      <w:r>
        <w:rPr>
          <w:rFonts w:eastAsia="宋体;SimSun"/>
          <w:i/>
          <w:iCs/>
        </w:rPr>
        <w:t>RRCReconfigurationComplete</w:t>
      </w:r>
      <w:r>
        <w:rPr>
          <w:rFonts w:eastAsia="宋体;SimSun"/>
        </w:rPr>
        <w:t xml:space="preserve"> message is also sent to the gNB-DU via indirect path</w:t>
      </w:r>
      <w:r>
        <w:rPr/>
        <w:t>.</w:t>
      </w:r>
    </w:p>
    <w:p>
      <w:pPr>
        <w:pStyle w:val="NO"/>
        <w:rPr/>
      </w:pPr>
      <w:r>
        <w:rPr>
          <w:rFonts w:eastAsia="Batang;바탕"/>
          <w:lang w:eastAsia="zh-CN"/>
        </w:rPr>
        <w:t xml:space="preserve">NOTE: </w:t>
        <w:tab/>
      </w:r>
      <w:r>
        <w:rPr>
          <w:rFonts w:eastAsia="Batang;바탕"/>
        </w:rPr>
        <w:t xml:space="preserve">In the case that the </w:t>
      </w:r>
      <w:r>
        <w:rPr>
          <w:rFonts w:eastAsia="宋体;SimSun"/>
        </w:rPr>
        <w:t>target</w:t>
      </w:r>
      <w:r>
        <w:rPr>
          <w:rFonts w:eastAsia="Batang;바탕"/>
        </w:rPr>
        <w:t xml:space="preserve"> MP Relay UE for indirect path addition is in RRC_IDLE/INACTIVE state, how the MP Remote UE triggers the MP Relay UE to be in RRC_CONNECTED state is specified in TS 38.300 [2].</w:t>
      </w:r>
    </w:p>
    <w:p>
      <w:pPr>
        <w:pStyle w:val="B1"/>
        <w:rPr/>
      </w:pPr>
      <w:r>
        <w:rPr/>
        <w:t>10/10a.</w:t>
        <w:tab/>
        <w:t xml:space="preserve">The gNB-DU sends the UL RRC MESSAGE TRANSFER message to gNB-CU by including the </w:t>
      </w:r>
      <w:r>
        <w:rPr>
          <w:i/>
          <w:iCs/>
        </w:rPr>
        <w:t>RRCReconfigurationComplete</w:t>
      </w:r>
      <w:r>
        <w:rPr/>
        <w:t xml:space="preserve"> message.</w:t>
      </w:r>
    </w:p>
    <w:p>
      <w:pPr>
        <w:pStyle w:val="Normal"/>
        <w:overflowPunct w:val="false"/>
        <w:autoSpaceDE w:val="false"/>
        <w:textAlignment w:val="baseline"/>
        <w:rPr>
          <w:rFonts w:eastAsia="Malgun Gothic"/>
          <w:lang w:eastAsia="ko-KR"/>
        </w:rPr>
      </w:pPr>
      <w:r>
        <w:rPr>
          <w:rFonts w:eastAsia="Malgun Gothic"/>
          <w:lang w:eastAsia="ko-KR"/>
        </w:rPr>
      </w:r>
    </w:p>
    <w:p>
      <w:pPr>
        <w:pStyle w:val="Normal"/>
        <w:overflowPunct w:val="false"/>
        <w:autoSpaceDE w:val="false"/>
        <w:textAlignment w:val="baseline"/>
        <w:rPr>
          <w:rFonts w:eastAsia="Malgun Gothic"/>
          <w:lang w:eastAsia="ko-KR"/>
        </w:rPr>
      </w:pPr>
      <w:r>
        <w:rPr>
          <w:rFonts w:eastAsia="Malgun Gothic"/>
          <w:highlight w:val="yellow"/>
          <w:lang w:eastAsia="ko-KR"/>
        </w:rPr>
        <w:t>-------------------------------------------------------------- The end of changes ---------------------------------------------------------</w:t>
      </w:r>
    </w:p>
    <w:p>
      <w:pPr>
        <w:pStyle w:val="Normal"/>
        <w:overflowPunct w:val="false"/>
        <w:autoSpaceDE w:val="false"/>
        <w:spacing w:before="0" w:after="180"/>
        <w:textAlignment w:val="baseline"/>
        <w:rPr>
          <w:rFonts w:eastAsia="Malgun Gothic"/>
          <w:lang w:eastAsia="ko-KR"/>
        </w:rPr>
      </w:pPr>
      <w:r>
        <w:rPr>
          <w:rFonts w:eastAsia="Malgun Gothic"/>
          <w:lang w:eastAsia="ko-KR"/>
        </w:rPr>
      </w:r>
    </w:p>
    <w:sectPr>
      <w:headerReference w:type="default" r:id="rId8"/>
      <w:type w:val="nextPage"/>
      <w:pgSz w:w="11906" w:h="16838"/>
      <w:pgMar w:left="1134" w:right="1134" w:gutter="0" w:header="680" w:top="1418" w:footer="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ZapfDingbats">
    <w:altName w:val="微软雅黑"/>
    <w:charset w:val="00" w:characterSet="windows-1252"/>
    <w:family w:val="auto"/>
    <w:pitch w:val="default"/>
  </w:font>
  <w:font w:name="Tahoma">
    <w:charset w:val="00" w:characterSet="windows-1252"/>
    <w:family w:val="swiss"/>
    <w:pitch w:val="variable"/>
  </w:font>
  <w:font w:name="Liberation Sans">
    <w:altName w:val="Arial"/>
    <w:charset w:val="01" w:characterSet="utf-8"/>
    <w:family w:val="swiss"/>
    <w:pitch w:val="variable"/>
  </w:font>
  <w:font w:name="MS LineDraw">
    <w:altName w:val="Courier New"/>
    <w:charset w:val="02"/>
    <w:family w:val="modern"/>
    <w:pitch w:val="default"/>
  </w:font>
  <w:font w:name="Times">
    <w:altName w:val="Times New Roman"/>
    <w:charset w:val="00" w:characterSet="windows-1252"/>
    <w:family w:val="roman"/>
    <w:pitch w:val="default"/>
  </w:font>
  <w:font w:name="Monotype Sorts">
    <w:charset w:val="02"/>
    <w:family w:val="auto"/>
    <w:pitch w:val="variable"/>
  </w:font>
  <w:font w:name="宋体">
    <w:altName w:val="SimSun"/>
    <w:charset w:val="86"/>
    <w:family w:val="auto"/>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284"/>
        <w:tab w:val="right" w:pos="963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840"/>
        </w:tabs>
        <w:ind w:start="1560" w:hanging="720"/>
      </w:pPr>
      <w:rPr>
        <w:rFonts w:ascii="Times New Roman" w:hAnsi="Times New Roman" w:eastAsia="宋体;SimSun" w:cs="Times New Roman"/>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3">
    <w:lvl w:ilvl="0">
      <w:start w:val="1"/>
      <w:numFmt w:val="bullet"/>
      <w:lvlText w:val=""/>
      <w:lvlJc w:val="start"/>
      <w:pPr>
        <w:tabs>
          <w:tab w:val="num" w:pos="851"/>
        </w:tabs>
        <w:ind w:start="851" w:hanging="851"/>
      </w:pPr>
      <w:rPr>
        <w:rFonts w:ascii="ZapfDingbats" w:hAnsi="ZapfDingbats" w:cs="ZapfDingbats" w:hint="default"/>
        <w:sz w:val="20"/>
        <w:i w:val="false"/>
        <w:b/>
        <w:szCs w:val="20"/>
        <w:color w:val="70CEF5"/>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等线;DengXi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start="1134" w:hanging="1134"/>
      <w:outlineLvl w:val="0"/>
    </w:pPr>
    <w:rPr>
      <w:rFonts w:ascii="Arial" w:hAnsi="Arial" w:eastAsia="等线;DengXi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start="1418" w:hanging="1418"/>
      <w:outlineLvl w:val="3"/>
    </w:pPr>
    <w:rPr>
      <w:sz w:val="24"/>
    </w:rPr>
  </w:style>
  <w:style w:type="paragraph" w:styleId="Heading5">
    <w:name w:val="Heading 5"/>
    <w:basedOn w:val="Heading4"/>
    <w:next w:val="Normal"/>
    <w:qFormat/>
    <w:pPr>
      <w:numPr>
        <w:ilvl w:val="4"/>
        <w:numId w:val="1"/>
      </w:numPr>
      <w:ind w:star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star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3z0">
    <w:name w:val="WW8Num13z0"/>
    <w:qFormat/>
    <w:rPr>
      <w:rFonts w:ascii="Times New Roman" w:hAnsi="Times New Roman" w:eastAsia="MS Mincho;ＭＳ 明朝" w:cs="Times New Roman"/>
    </w:rPr>
  </w:style>
  <w:style w:type="character" w:styleId="WW8Num13z1">
    <w:name w:val="WW8Num13z1"/>
    <w:qFormat/>
    <w:rPr>
      <w:rFonts w:ascii="Wingdings" w:hAnsi="Wingdings" w:cs="Wingdings"/>
    </w:rPr>
  </w:style>
  <w:style w:type="character" w:styleId="WW8Num14z0">
    <w:name w:val="WW8Num14z0"/>
    <w:qFormat/>
    <w:rPr>
      <w:rFonts w:ascii="Times New Roman" w:hAnsi="Times New Roman" w:eastAsia="宋体;SimSun" w:cs="Times New Roman"/>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Arial" w:hAnsi="Arial"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ZapfDingbats;微软雅黑" w:hAnsi="ZapfDingbats;微软雅黑" w:cs="ZapfDingbats;微软雅黑"/>
      <w:b/>
      <w:i w:val="false"/>
      <w:color w:val="70CEF5"/>
      <w:sz w:val="20"/>
      <w:szCs w:val="2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Style5">
    <w:name w:val="默认段落字体"/>
    <w:qFormat/>
    <w:rPr/>
  </w:style>
  <w:style w:type="character" w:styleId="InternetLink">
    <w:name w:val="Hyperlink"/>
    <w:rPr>
      <w:color w:val="0000FF"/>
      <w:u w:val="single"/>
    </w:rPr>
  </w:style>
  <w:style w:type="character" w:styleId="FootnoteCharacters">
    <w:name w:val="Footnote Characters"/>
    <w:qFormat/>
    <w:rPr>
      <w:b/>
      <w:sz w:val="16"/>
      <w:vertAlign w:val="superscript"/>
    </w:rPr>
  </w:style>
  <w:style w:type="character" w:styleId="Emphasis">
    <w:name w:val="Emphasis"/>
    <w:qFormat/>
    <w:rPr>
      <w:i/>
      <w:iCs/>
    </w:rPr>
  </w:style>
  <w:style w:type="character" w:styleId="VisitedInternetLink">
    <w:name w:val="FollowedHyperlink"/>
    <w:rPr>
      <w:color w:val="800080"/>
      <w:u w:val="single"/>
    </w:rPr>
  </w:style>
  <w:style w:type="character" w:styleId="StrongEmphasis">
    <w:name w:val="Strong Emphasis"/>
    <w:qFormat/>
    <w:rPr>
      <w:rFonts w:ascii="Arial" w:hAnsi="Arial" w:eastAsia="宋体;SimSun" w:cs="Arial"/>
      <w:b/>
      <w:bCs/>
      <w:color w:val="0000FF"/>
      <w:kern w:val="2"/>
      <w:lang w:val="en-US" w:eastAsia="zh-CN" w:bidi="ar-SA"/>
    </w:rPr>
  </w:style>
  <w:style w:type="character" w:styleId="Doctext2Char">
    <w:name w:val="Doc-text2 Char"/>
    <w:qFormat/>
    <w:rPr>
      <w:rFonts w:ascii="Arial" w:hAnsi="Arial" w:eastAsia="宋体;SimSun" w:cs="Arial"/>
      <w:color w:val="0000FF"/>
      <w:kern w:val="2"/>
      <w:lang w:eastAsia="zh-CN"/>
    </w:rPr>
  </w:style>
  <w:style w:type="character" w:styleId="Style6">
    <w:name w:val="正文文本 字符"/>
    <w:qFormat/>
    <w:rPr>
      <w:rFonts w:ascii="Times New Roman" w:hAnsi="Times New Roman" w:cs="Times New Roman"/>
    </w:rPr>
  </w:style>
  <w:style w:type="character" w:styleId="TFleftCharChar">
    <w:name w:val="TF;left Char Char"/>
    <w:qFormat/>
    <w:rPr>
      <w:rFonts w:ascii="Arial" w:hAnsi="Arial" w:eastAsia="宋体;SimSun" w:cs="Arial"/>
      <w:b/>
      <w:color w:val="0000FF"/>
      <w:kern w:val="2"/>
      <w:lang w:val="en-GB" w:bidi="ar-SA"/>
    </w:rPr>
  </w:style>
  <w:style w:type="character" w:styleId="Style7">
    <w:name w:val="批注引用"/>
    <w:qFormat/>
    <w:rPr>
      <w:sz w:val="16"/>
    </w:rPr>
  </w:style>
  <w:style w:type="character" w:styleId="Heading3Char">
    <w:name w:val="Heading 3 Char"/>
    <w:qFormat/>
    <w:rPr>
      <w:rFonts w:ascii="Arial" w:hAnsi="Arial" w:eastAsia="宋体;SimSun" w:cs="Arial"/>
      <w:color w:val="0000FF"/>
      <w:kern w:val="2"/>
      <w:sz w:val="28"/>
      <w:lang w:val="en-GB" w:bidi="ar-SA"/>
    </w:rPr>
  </w:style>
  <w:style w:type="character" w:styleId="TAHCar">
    <w:name w:val="TAH Car"/>
    <w:qFormat/>
    <w:rPr>
      <w:rFonts w:ascii="Arial" w:hAnsi="Arial" w:cs="Arial"/>
      <w:b/>
      <w:sz w:val="18"/>
      <w:lang w:val="en-GB"/>
    </w:rPr>
  </w:style>
  <w:style w:type="character" w:styleId="Msoins1">
    <w:name w:val="msoins1"/>
    <w:qFormat/>
    <w:rPr/>
  </w:style>
  <w:style w:type="character" w:styleId="StandardZchn">
    <w:name w:val="Standard Zchn"/>
    <w:qFormat/>
    <w:rPr>
      <w:rFonts w:ascii="Times New Roman" w:hAnsi="Times New Roman" w:cs="Times New Roman"/>
      <w:szCs w:val="22"/>
      <w:lang w:val="en-GB"/>
    </w:rPr>
  </w:style>
  <w:style w:type="character" w:styleId="Msoins">
    <w:name w:val="msoins"/>
    <w:qFormat/>
    <w:rPr/>
  </w:style>
  <w:style w:type="character" w:styleId="EditorsNoteChar">
    <w:name w:val="Editor's Note Char"/>
    <w:qFormat/>
    <w:rPr>
      <w:rFonts w:ascii="Times New Roman" w:hAnsi="Times New Roman" w:cs="Times New Roman"/>
      <w:color w:val="FF0000"/>
      <w:lang w:val="en-GB"/>
    </w:rPr>
  </w:style>
  <w:style w:type="character" w:styleId="3">
    <w:name w:val="标题 3 字符"/>
    <w:qFormat/>
    <w:rPr>
      <w:rFonts w:ascii="Arial" w:hAnsi="Arial" w:cs="Arial"/>
      <w:sz w:val="28"/>
      <w:lang w:val="en-GB"/>
    </w:rPr>
  </w:style>
  <w:style w:type="character" w:styleId="TALLeft100cmCharChar">
    <w:name w:val="TAL + Left:  1;00 cm Char Char"/>
    <w:qFormat/>
    <w:rPr>
      <w:rFonts w:ascii="Arial" w:hAnsi="Arial" w:cs="Arial"/>
      <w:sz w:val="18"/>
      <w:lang w:val="en-GB"/>
    </w:rPr>
  </w:style>
  <w:style w:type="character" w:styleId="Style8">
    <w:name w:val="列表段落 字符"/>
    <w:qFormat/>
    <w:rPr>
      <w:rFonts w:ascii="Times New Roman" w:hAnsi="Times New Roman" w:cs="Times New Roman"/>
      <w:lang w:val="en-GB"/>
    </w:rPr>
  </w:style>
  <w:style w:type="character" w:styleId="B2Car">
    <w:name w:val="B2 Car"/>
    <w:qFormat/>
    <w:rPr>
      <w:rFonts w:ascii="Times New Roman" w:hAnsi="Times New Roman" w:cs="Times New Roman"/>
      <w:lang w:val="en-GB"/>
    </w:rPr>
  </w:style>
  <w:style w:type="character" w:styleId="Style9">
    <w:name w:val="未处理的提及"/>
    <w:qFormat/>
    <w:rPr>
      <w:color w:val="808080"/>
      <w:shd w:fill="E6E6E6" w:val="clear"/>
    </w:rPr>
  </w:style>
  <w:style w:type="character" w:styleId="B3Char">
    <w:name w:val="B3 Char"/>
    <w:qFormat/>
    <w:rPr>
      <w:rFonts w:ascii="Times New Roman" w:hAnsi="Times New Roman" w:cs="Times New Roman"/>
      <w:lang w:val="en-GB"/>
    </w:rPr>
  </w:style>
  <w:style w:type="character" w:styleId="6">
    <w:name w:val="标题 6 字符"/>
    <w:qFormat/>
    <w:rPr>
      <w:rFonts w:ascii="Arial" w:hAnsi="Arial" w:cs="Arial"/>
      <w:lang w:val="en-GB"/>
    </w:rPr>
  </w:style>
  <w:style w:type="character" w:styleId="Msoins0">
    <w:name w:val="msoins0"/>
    <w:qFormat/>
    <w:rPr>
      <w:rFonts w:ascii="Arial" w:hAnsi="Arial" w:eastAsia="宋体;SimSun" w:cs="Arial"/>
      <w:color w:val="0000FF"/>
      <w:kern w:val="2"/>
      <w:lang w:val="en-US" w:eastAsia="zh-CN" w:bidi="ar-SA"/>
    </w:rPr>
  </w:style>
  <w:style w:type="character" w:styleId="EXChar">
    <w:name w:val="EX Char"/>
    <w:qFormat/>
    <w:rPr>
      <w:rFonts w:ascii="Times New Roman" w:hAnsi="Times New Roman" w:cs="Times New Roman"/>
      <w:lang w:val="en-GB"/>
    </w:rPr>
  </w:style>
  <w:style w:type="character" w:styleId="CRCoverPageZchn">
    <w:name w:val="CR Cover Page Zchn"/>
    <w:qFormat/>
    <w:rPr>
      <w:rFonts w:ascii="Arial" w:hAnsi="Arial" w:cs="Arial"/>
      <w:lang w:val="en-GB"/>
    </w:rPr>
  </w:style>
  <w:style w:type="character" w:styleId="H6Char">
    <w:name w:val="H6 Char"/>
    <w:qFormat/>
    <w:rPr>
      <w:rFonts w:ascii="Arial" w:hAnsi="Arial" w:cs="Arial"/>
      <w:lang w:val="en-GB"/>
    </w:rPr>
  </w:style>
  <w:style w:type="character" w:styleId="Style10">
    <w:name w:val="首标题"/>
    <w:qFormat/>
    <w:rPr>
      <w:rFonts w:ascii="Arial" w:hAnsi="Arial" w:eastAsia="宋体;SimSun" w:cs="Arial"/>
      <w:sz w:val="24"/>
      <w:lang w:val="en-US" w:eastAsia="zh-CN" w:bidi="ar-SA"/>
    </w:rPr>
  </w:style>
  <w:style w:type="character" w:styleId="B1Char1">
    <w:name w:val="B1 Char1"/>
    <w:qFormat/>
    <w:rPr>
      <w:rFonts w:ascii="Arial" w:hAnsi="Arial" w:eastAsia="宋体;SimSun" w:cs="Arial"/>
      <w:color w:val="0000FF"/>
      <w:kern w:val="2"/>
      <w:lang w:val="en-GB" w:bidi="ar-SA"/>
    </w:rPr>
  </w:style>
  <w:style w:type="character" w:styleId="8">
    <w:name w:val="标题 8 字符"/>
    <w:qFormat/>
    <w:rPr>
      <w:rFonts w:ascii="Arial" w:hAnsi="Arial" w:cs="Arial"/>
      <w:sz w:val="36"/>
      <w:lang w:val="en-GB"/>
    </w:rPr>
  </w:style>
  <w:style w:type="character" w:styleId="Head2AChar">
    <w:name w:val="Head2A Char"/>
    <w:qFormat/>
    <w:rPr>
      <w:rFonts w:ascii="Arial" w:hAnsi="Arial" w:eastAsia="MS Mincho;ＭＳ 明朝" w:cs="Arial"/>
      <w:color w:val="0000FF"/>
      <w:kern w:val="2"/>
      <w:sz w:val="32"/>
      <w:lang w:val="en-GB" w:bidi="ar-SA"/>
    </w:rPr>
  </w:style>
  <w:style w:type="character" w:styleId="Style11">
    <w:name w:val="页脚 字符"/>
    <w:qFormat/>
    <w:rPr>
      <w:rFonts w:ascii="Arial" w:hAnsi="Arial" w:cs="Arial"/>
      <w:b/>
      <w:i/>
      <w:sz w:val="18"/>
      <w:lang w:val="en-GB" w:eastAsia="ja-JP"/>
    </w:rPr>
  </w:style>
  <w:style w:type="character" w:styleId="Style12">
    <w:name w:val="正文文本缩进 字符"/>
    <w:qFormat/>
    <w:rPr>
      <w:rFonts w:ascii="Times New Roman" w:hAnsi="Times New Roman" w:eastAsia="MS Mincho;ＭＳ 明朝" w:cs="Times New Roman"/>
      <w:lang w:val="en-GB"/>
    </w:rPr>
  </w:style>
  <w:style w:type="character" w:styleId="9">
    <w:name w:val="标题 9 字符"/>
    <w:qFormat/>
    <w:rPr>
      <w:rFonts w:ascii="Arial" w:hAnsi="Arial" w:cs="Arial"/>
      <w:sz w:val="36"/>
      <w:lang w:val="en-GB"/>
    </w:rPr>
  </w:style>
  <w:style w:type="character" w:styleId="EditorsNoteZchn">
    <w:name w:val="Editor's Note Zchn"/>
    <w:qFormat/>
    <w:rPr>
      <w:rFonts w:ascii="Arial" w:hAnsi="Arial" w:eastAsia="宋体;SimSun" w:cs="Arial"/>
      <w:color w:val="FF0000"/>
      <w:kern w:val="2"/>
      <w:lang w:val="en-GB" w:bidi="ar-SA"/>
    </w:rPr>
  </w:style>
  <w:style w:type="character" w:styleId="TFZchn">
    <w:name w:val="TF Zchn"/>
    <w:qFormat/>
    <w:rPr>
      <w:rFonts w:ascii="Arial" w:hAnsi="Arial" w:cs="Arial"/>
      <w:b/>
      <w:lang w:val="en-GB"/>
    </w:rPr>
  </w:style>
  <w:style w:type="character" w:styleId="B1Zchn">
    <w:name w:val="B1 Zchn"/>
    <w:qFormat/>
    <w:rPr>
      <w:lang w:val="en-GB" w:bidi="ar-SA"/>
    </w:rPr>
  </w:style>
  <w:style w:type="character" w:styleId="TAHChar">
    <w:name w:val="TAH Char"/>
    <w:qFormat/>
    <w:rPr>
      <w:rFonts w:ascii="Arial" w:hAnsi="Arial" w:cs="Arial"/>
      <w:b/>
      <w:sz w:val="18"/>
      <w:lang w:val="en-GB"/>
    </w:rPr>
  </w:style>
  <w:style w:type="character" w:styleId="B1Char">
    <w:name w:val="B1 Char"/>
    <w:qFormat/>
    <w:rPr>
      <w:rFonts w:ascii="Times New Roman" w:hAnsi="Times New Roman" w:cs="Times New Roman"/>
      <w:lang w:val="en-GB"/>
    </w:rPr>
  </w:style>
  <w:style w:type="character" w:styleId="NOZchn">
    <w:name w:val="NO Zchn"/>
    <w:qFormat/>
    <w:rPr>
      <w:rFonts w:ascii="Times New Roman" w:hAnsi="Times New Roman" w:cs="Times New Roman"/>
      <w:lang w:val="en-GB"/>
    </w:rPr>
  </w:style>
  <w:style w:type="character" w:styleId="B4Char">
    <w:name w:val="B4 Char"/>
    <w:qFormat/>
    <w:rPr>
      <w:rFonts w:ascii="Times New Roman" w:hAnsi="Times New Roman" w:cs="Times New Roman"/>
      <w:lang w:val="en-GB"/>
    </w:rPr>
  </w:style>
  <w:style w:type="character" w:styleId="Style13">
    <w:name w:val="文档结构图 字符"/>
    <w:qFormat/>
    <w:rPr>
      <w:rFonts w:ascii="Tahoma" w:hAnsi="Tahoma" w:cs="Tahoma"/>
      <w:shd w:fill="000080" w:val="clear"/>
      <w:lang w:val="en-GB"/>
    </w:rPr>
  </w:style>
  <w:style w:type="character" w:styleId="QuotationZchn">
    <w:name w:val="Quotation Zchn"/>
    <w:qFormat/>
    <w:rPr>
      <w:rFonts w:ascii="Arial" w:hAnsi="Arial" w:eastAsia="宋体;SimSun" w:cs="Arial"/>
      <w:color w:val="0000FF"/>
      <w:kern w:val="2"/>
      <w:szCs w:val="22"/>
      <w:lang w:val="en-GB" w:bidi="ar-SA"/>
    </w:rPr>
  </w:style>
  <w:style w:type="character" w:styleId="TFChar">
    <w:name w:val="TF Char"/>
    <w:qFormat/>
    <w:rPr>
      <w:rFonts w:ascii="Arial" w:hAnsi="Arial" w:eastAsia="宋体;SimSun" w:cs="Arial"/>
      <w:b/>
      <w:lang w:val="en-GB" w:bidi="ar-SA"/>
    </w:rPr>
  </w:style>
  <w:style w:type="character" w:styleId="Style14">
    <w:name w:val="批注主题 字符"/>
    <w:qFormat/>
    <w:rPr>
      <w:rFonts w:ascii="Times New Roman" w:hAnsi="Times New Roman" w:cs="Times New Roman"/>
      <w:b/>
      <w:bCs/>
      <w:lang w:val="en-GB"/>
    </w:rPr>
  </w:style>
  <w:style w:type="character" w:styleId="5">
    <w:name w:val="标题 5 字符"/>
    <w:qFormat/>
    <w:rPr>
      <w:rFonts w:ascii="Arial" w:hAnsi="Arial" w:cs="Arial"/>
      <w:sz w:val="22"/>
      <w:lang w:val="en-GB"/>
    </w:rPr>
  </w:style>
  <w:style w:type="character" w:styleId="7">
    <w:name w:val="标题 7 字符"/>
    <w:qFormat/>
    <w:rPr>
      <w:rFonts w:ascii="Arial" w:hAnsi="Arial" w:cs="Arial"/>
      <w:lang w:val="en-GB"/>
    </w:rPr>
  </w:style>
  <w:style w:type="character" w:styleId="Style15">
    <w:name w:val="批注框文本 字符"/>
    <w:qFormat/>
    <w:rPr>
      <w:rFonts w:ascii="Tahoma" w:hAnsi="Tahoma" w:cs="Tahoma"/>
      <w:sz w:val="16"/>
      <w:szCs w:val="16"/>
      <w:lang w:val="en-GB"/>
    </w:rPr>
  </w:style>
  <w:style w:type="character" w:styleId="THChar">
    <w:name w:val="TH Char"/>
    <w:qFormat/>
    <w:rPr>
      <w:rFonts w:ascii="Arial" w:hAnsi="Arial" w:cs="Arial"/>
      <w:b/>
      <w:lang w:val="en-GB"/>
    </w:rPr>
  </w:style>
  <w:style w:type="character" w:styleId="4">
    <w:name w:val="标题 4 字符"/>
    <w:qFormat/>
    <w:rPr>
      <w:rFonts w:ascii="Arial" w:hAnsi="Arial" w:cs="Arial"/>
      <w:sz w:val="24"/>
      <w:lang w:val="en-GB"/>
    </w:rPr>
  </w:style>
  <w:style w:type="character" w:styleId="TALChar">
    <w:name w:val="TAL Char"/>
    <w:qFormat/>
    <w:rPr>
      <w:rFonts w:ascii="Arial" w:hAnsi="Arial" w:cs="Arial"/>
      <w:sz w:val="18"/>
      <w:lang w:val="en-GB"/>
    </w:rPr>
  </w:style>
  <w:style w:type="character" w:styleId="Style16">
    <w:name w:val="纯文本 字符"/>
    <w:qFormat/>
    <w:rPr>
      <w:rFonts w:ascii="Courier New" w:hAnsi="Courier New" w:eastAsia="MS Mincho;ＭＳ 明朝" w:cs="Courier New"/>
      <w:lang w:val="nb-NO"/>
    </w:rPr>
  </w:style>
  <w:style w:type="character" w:styleId="Style17">
    <w:name w:val="脚注文本 字符"/>
    <w:qFormat/>
    <w:rPr>
      <w:rFonts w:ascii="Times New Roman" w:hAnsi="Times New Roman" w:cs="Times New Roman"/>
      <w:sz w:val="16"/>
      <w:lang w:val="en-GB"/>
    </w:rPr>
  </w:style>
  <w:style w:type="character" w:styleId="Style18">
    <w:name w:val="页眉 字符"/>
    <w:qFormat/>
    <w:rPr>
      <w:rFonts w:ascii="Arial" w:hAnsi="Arial" w:cs="Arial"/>
      <w:b/>
      <w:sz w:val="18"/>
      <w:lang w:val="en-GB" w:eastAsia="en-US" w:bidi="ar-SA"/>
    </w:rPr>
  </w:style>
  <w:style w:type="character" w:styleId="1">
    <w:name w:val="标题 1 字符"/>
    <w:qFormat/>
    <w:rPr>
      <w:rFonts w:ascii="Arial" w:hAnsi="Arial" w:cs="Arial"/>
      <w:sz w:val="36"/>
      <w:lang w:val="en-GB"/>
    </w:rPr>
  </w:style>
  <w:style w:type="character" w:styleId="NOChar">
    <w:name w:val="NO Char"/>
    <w:qFormat/>
    <w:rPr>
      <w:rFonts w:ascii="Arial" w:hAnsi="Arial" w:eastAsia="宋体;SimSun" w:cs="Arial"/>
      <w:color w:val="0000FF"/>
      <w:kern w:val="2"/>
      <w:lang w:val="en-GB" w:bidi="ar-SA"/>
    </w:rPr>
  </w:style>
  <w:style w:type="character" w:styleId="UnresolvedMention2">
    <w:name w:val="Unresolved Mention2"/>
    <w:qFormat/>
    <w:rPr>
      <w:color w:val="808080"/>
      <w:shd w:fill="E6E6E6" w:val="clear"/>
    </w:rPr>
  </w:style>
  <w:style w:type="character" w:styleId="ZGSM">
    <w:name w:val="ZGSM"/>
    <w:qFormat/>
    <w:rPr/>
  </w:style>
  <w:style w:type="character" w:styleId="HTML">
    <w:name w:val="HTML 预设格式 字符"/>
    <w:qFormat/>
    <w:rPr>
      <w:rFonts w:ascii="Courier New" w:hAnsi="Courier New" w:eastAsia="Times New Roman" w:cs="Courier New"/>
      <w:lang w:val="en-US"/>
    </w:rPr>
  </w:style>
  <w:style w:type="character" w:styleId="TACChar">
    <w:name w:val="TAC Char"/>
    <w:qFormat/>
    <w:rPr/>
  </w:style>
  <w:style w:type="character" w:styleId="PLChar">
    <w:name w:val="PL Char"/>
    <w:qFormat/>
    <w:rPr>
      <w:rFonts w:ascii="Courier New" w:hAnsi="Courier New" w:cs="Courier New"/>
      <w:sz w:val="16"/>
      <w:lang w:val="en-GB" w:eastAsia="en-US" w:bidi="ar-SA"/>
    </w:rPr>
  </w:style>
  <w:style w:type="character" w:styleId="TALCar">
    <w:name w:val="TAL Car"/>
    <w:qFormat/>
    <w:rPr>
      <w:rFonts w:ascii="Arial" w:hAnsi="Arial" w:cs="Arial"/>
      <w:sz w:val="18"/>
      <w:lang w:val="en-GB" w:bidi="ar-SA"/>
    </w:rPr>
  </w:style>
  <w:style w:type="character" w:styleId="Style19">
    <w:name w:val="批注文字 字符"/>
    <w:qFormat/>
    <w:rPr>
      <w:rFonts w:ascii="Times New Roman" w:hAnsi="Times New Roman" w:cs="Times New Roman"/>
      <w:lang w:val="en-GB"/>
    </w:rPr>
  </w:style>
  <w:style w:type="character" w:styleId="B2Char">
    <w:name w:val="B2 Char"/>
    <w:qFormat/>
    <w:rPr>
      <w:rFonts w:ascii="Arial" w:hAnsi="Arial" w:eastAsia="宋体;SimSun" w:cs="Arial"/>
      <w:color w:val="0000FF"/>
      <w:kern w:val="2"/>
      <w:lang w:val="en-GB" w:bidi="ar-SA"/>
    </w:rPr>
  </w:style>
  <w:style w:type="character" w:styleId="2">
    <w:name w:val="标题 2 字符"/>
    <w:qFormat/>
    <w:rPr>
      <w:rFonts w:ascii="Arial" w:hAnsi="Arial" w:cs="Arial"/>
      <w:sz w:val="32"/>
      <w:lang w:val="en-GB"/>
    </w:rPr>
  </w:style>
  <w:style w:type="character" w:styleId="CharChar">
    <w:name w:val="Char Char"/>
    <w:qFormat/>
    <w:rPr>
      <w:rFonts w:ascii="Arial" w:hAnsi="Arial" w:eastAsia="MS Mincho;ＭＳ 明朝" w:cs="Arial"/>
      <w:color w:val="0000FF"/>
      <w:kern w:val="2"/>
      <w:lang w:val="en-GB" w:bidi="ar-SA"/>
    </w:rPr>
  </w:style>
  <w:style w:type="character" w:styleId="CharChar2">
    <w:name w:val="Char Char2"/>
    <w:qFormat/>
    <w:rPr>
      <w:rFonts w:ascii="Times New Roman" w:hAnsi="Times New Roman" w:eastAsia="MS Mincho;ＭＳ 明朝" w:cs="Times New Roman"/>
      <w:lang w:val="en-GB"/>
    </w:rPr>
  </w:style>
  <w:style w:type="character" w:styleId="UnresolvedMention1">
    <w:name w:val="Unresolved Mention1"/>
    <w:qFormat/>
    <w:rPr>
      <w:color w:val="808080"/>
      <w:shd w:fill="E6E6E6" w:val="clear"/>
    </w:rPr>
  </w:style>
  <w:style w:type="character" w:styleId="Style20">
    <w:name w:val="@他"/>
    <w:qFormat/>
    <w:rPr>
      <w:color w:val="2B579A"/>
      <w:shd w:fill="E6E6E6" w:val="clear"/>
    </w:rPr>
  </w:style>
  <w:style w:type="character" w:styleId="TALNotBoldChar">
    <w:name w:val="TAL + Not Bold Char"/>
    <w:qFormat/>
    <w:rPr>
      <w:rFonts w:ascii="Arial" w:hAnsi="Arial" w:eastAsia="等线;DengXian" w:cs="Arial"/>
      <w:b/>
      <w:lang w:val="en-GB" w:eastAsia="ko-K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overflowPunct w:val="false"/>
      <w:autoSpaceDE w:val="false"/>
      <w:textAlignment w:val="baseline"/>
    </w:pPr>
    <w:rPr/>
  </w:style>
  <w:style w:type="paragraph" w:styleId="List">
    <w:name w:val="List"/>
    <w:basedOn w:val="Normal"/>
    <w:pPr>
      <w:ind w:start="568" w:hanging="284"/>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star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start="567" w:end="425" w:hanging="567"/>
    </w:pPr>
    <w:rPr>
      <w:rFonts w:ascii="Times New Roman" w:hAnsi="Times New Roman" w:eastAsia="等线;DengXian" w:cs="Times New Roman"/>
      <w:color w:val="auto"/>
      <w:sz w:val="22"/>
      <w:szCs w:val="20"/>
      <w:lang w:val="en-GB" w:bidi="ar-SA" w:eastAsia="zh-CN"/>
    </w:rPr>
  </w:style>
  <w:style w:type="paragraph" w:styleId="Contents8">
    <w:name w:val="TOC 8"/>
    <w:basedOn w:val="Contents1"/>
    <w:pPr>
      <w:spacing w:before="180" w:after="0"/>
      <w:ind w:start="2693" w:end="425" w:hanging="2693"/>
    </w:pPr>
    <w:rPr>
      <w:b/>
    </w:rPr>
  </w:style>
  <w:style w:type="paragraph" w:styleId="Contents9">
    <w:name w:val="TOC 9"/>
    <w:basedOn w:val="Contents8"/>
    <w:pPr>
      <w:ind w:start="1418" w:end="425" w:hanging="1418"/>
    </w:pPr>
    <w:rPr/>
  </w:style>
  <w:style w:type="paragraph" w:styleId="Contents2">
    <w:name w:val="TOC 2"/>
    <w:basedOn w:val="Contents1"/>
    <w:pPr>
      <w:keepNext w:val="false"/>
      <w:spacing w:before="0" w:after="0"/>
      <w:ind w:start="851" w:end="425" w:hanging="851"/>
    </w:pPr>
    <w:rPr>
      <w:sz w:val="20"/>
    </w:rPr>
  </w:style>
  <w:style w:type="paragraph" w:styleId="Contents3">
    <w:name w:val="TOC 3"/>
    <w:basedOn w:val="Contents2"/>
    <w:pPr>
      <w:ind w:start="1134" w:end="425" w:hanging="1134"/>
    </w:pPr>
    <w:rPr/>
  </w:style>
  <w:style w:type="paragraph" w:styleId="Contents4">
    <w:name w:val="TOC 4"/>
    <w:basedOn w:val="Contents3"/>
    <w:pPr>
      <w:ind w:start="1418" w:end="425" w:hanging="1418"/>
    </w:pPr>
    <w:rPr/>
  </w:style>
  <w:style w:type="paragraph" w:styleId="Contents5">
    <w:name w:val="TOC 5"/>
    <w:basedOn w:val="Contents4"/>
    <w:pPr>
      <w:ind w:start="1701" w:end="425" w:hanging="1701"/>
    </w:pPr>
    <w:rPr/>
  </w:style>
  <w:style w:type="paragraph" w:styleId="Contents6">
    <w:name w:val="TOC 6"/>
    <w:basedOn w:val="Contents5"/>
    <w:next w:val="Normal"/>
    <w:pPr>
      <w:ind w:start="1985" w:end="425" w:hanging="1985"/>
    </w:pPr>
    <w:rPr/>
  </w:style>
  <w:style w:type="paragraph" w:styleId="Contents7">
    <w:name w:val="TOC 7"/>
    <w:basedOn w:val="Contents6"/>
    <w:next w:val="Normal"/>
    <w:pPr>
      <w:ind w:start="2268" w:end="425" w:hanging="2268"/>
    </w:pPr>
    <w:rPr/>
  </w:style>
  <w:style w:type="paragraph" w:styleId="IndexHeading">
    <w:name w:val="Index Heading"/>
    <w:basedOn w:val="Normal"/>
    <w:next w:val="Normal"/>
    <w:pPr>
      <w:pBdr>
        <w:top w:val="single" w:sz="12" w:space="0" w:color="000000"/>
      </w:pBdr>
      <w:spacing w:before="360" w:after="240"/>
    </w:pPr>
    <w:rPr>
      <w:rFonts w:eastAsia="MS Mincho;ＭＳ 明朝"/>
      <w:b/>
      <w:i/>
      <w:sz w:val="26"/>
    </w:rPr>
  </w:style>
  <w:style w:type="paragraph" w:styleId="TextBodyIndent">
    <w:name w:val="Body Text Indent"/>
    <w:basedOn w:val="Normal"/>
    <w:pPr>
      <w:spacing w:before="0" w:after="120"/>
      <w:ind w:start="283" w:hanging="0"/>
    </w:pPr>
    <w:rPr>
      <w:rFonts w:eastAsia="MS Mincho;ＭＳ 明朝"/>
    </w:rPr>
  </w:style>
  <w:style w:type="paragraph" w:styleId="Style21">
    <w:name w:val="列表项目符号"/>
    <w:basedOn w:val="List"/>
    <w:qFormat/>
    <w:pPr/>
    <w:rPr/>
  </w:style>
  <w:style w:type="paragraph" w:styleId="Style22">
    <w:name w:val="列表编号"/>
    <w:basedOn w:val="List"/>
    <w:qFormat/>
    <w:pPr/>
    <w:rPr/>
  </w:style>
  <w:style w:type="paragraph" w:styleId="21">
    <w:name w:val="列表编号 2"/>
    <w:basedOn w:val="Style22"/>
    <w:qFormat/>
    <w:pPr>
      <w:ind w:start="851" w:hanging="284"/>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等线;DengXian" w:cs="Arial"/>
      <w:b/>
      <w:color w:val="auto"/>
      <w:sz w:val="18"/>
      <w:szCs w:val="20"/>
      <w:lang w:val="en-GB" w:eastAsia="ja-JP" w:bidi="ar-SA"/>
    </w:rPr>
  </w:style>
  <w:style w:type="paragraph" w:styleId="22">
    <w:name w:val="列表项目符号 2"/>
    <w:basedOn w:val="Style21"/>
    <w:qFormat/>
    <w:pPr>
      <w:ind w:start="851" w:hanging="284"/>
    </w:pPr>
    <w:rPr/>
  </w:style>
  <w:style w:type="paragraph" w:styleId="31">
    <w:name w:val="列表项目符号 3"/>
    <w:basedOn w:val="22"/>
    <w:qFormat/>
    <w:pPr>
      <w:ind w:start="1135" w:hanging="284"/>
    </w:pPr>
    <w:rPr/>
  </w:style>
  <w:style w:type="paragraph" w:styleId="41">
    <w:name w:val="列表项目符号 4"/>
    <w:basedOn w:val="31"/>
    <w:qFormat/>
    <w:pPr>
      <w:ind w:start="1418" w:hanging="284"/>
    </w:pPr>
    <w:rPr/>
  </w:style>
  <w:style w:type="paragraph" w:styleId="51">
    <w:name w:val="列表项目符号 5"/>
    <w:basedOn w:val="41"/>
    <w:qFormat/>
    <w:pPr>
      <w:ind w:start="1702" w:hanging="284"/>
    </w:pPr>
    <w:rPr/>
  </w:style>
  <w:style w:type="paragraph" w:styleId="Style23">
    <w:name w:val="批注文字"/>
    <w:basedOn w:val="Normal"/>
    <w:qFormat/>
    <w:pPr/>
    <w:rPr/>
  </w:style>
  <w:style w:type="paragraph" w:styleId="Style24">
    <w:name w:val="题注"/>
    <w:basedOn w:val="Normal"/>
    <w:next w:val="Normal"/>
    <w:qFormat/>
    <w:pPr>
      <w:spacing w:before="120" w:after="120"/>
    </w:pPr>
    <w:rPr>
      <w:rFonts w:eastAsia="MS Mincho;ＭＳ 明朝"/>
      <w:b/>
    </w:rPr>
  </w:style>
  <w:style w:type="paragraph" w:styleId="23">
    <w:name w:val="列表 2"/>
    <w:basedOn w:val="List"/>
    <w:qFormat/>
    <w:pPr>
      <w:ind w:start="851" w:hanging="284"/>
    </w:pPr>
    <w:rPr/>
  </w:style>
  <w:style w:type="paragraph" w:styleId="32">
    <w:name w:val="列表 3"/>
    <w:basedOn w:val="23"/>
    <w:qFormat/>
    <w:pPr>
      <w:ind w:start="1135" w:hanging="284"/>
    </w:pPr>
    <w:rPr/>
  </w:style>
  <w:style w:type="paragraph" w:styleId="42">
    <w:name w:val="列表 4"/>
    <w:basedOn w:val="32"/>
    <w:qFormat/>
    <w:pPr>
      <w:ind w:start="1418" w:hanging="284"/>
    </w:pPr>
    <w:rPr/>
  </w:style>
  <w:style w:type="paragraph" w:styleId="Style25">
    <w:name w:val="文档结构图"/>
    <w:basedOn w:val="Normal"/>
    <w:qFormat/>
    <w:pPr>
      <w:shd w:fill="000080" w:val="clear"/>
    </w:pPr>
    <w:rPr>
      <w:rFonts w:ascii="Tahoma" w:hAnsi="Tahoma" w:cs="Tahoma"/>
    </w:rPr>
  </w:style>
  <w:style w:type="paragraph" w:styleId="Style26">
    <w:name w:val="批注主题"/>
    <w:basedOn w:val="Style23"/>
    <w:next w:val="Style23"/>
    <w:qFormat/>
    <w:pPr/>
    <w:rPr>
      <w:b/>
      <w:bCs/>
    </w:rPr>
  </w:style>
  <w:style w:type="paragraph" w:styleId="LD">
    <w:name w:val="LD"/>
    <w:qFormat/>
    <w:pPr>
      <w:keepNext w:val="true"/>
      <w:keepLines/>
      <w:widowControl/>
      <w:bidi w:val="0"/>
      <w:spacing w:lineRule="exact" w:line="180"/>
    </w:pPr>
    <w:rPr>
      <w:rFonts w:ascii="MS LineDraw;Courier New" w:hAnsi="MS LineDraw;Courier New" w:eastAsia="等线;DengXian" w:cs="MS LineDraw;Courier New"/>
      <w:color w:val="auto"/>
      <w:sz w:val="20"/>
      <w:szCs w:val="20"/>
      <w:lang w:val="en-GB" w:bidi="ar-SA" w:eastAsia="zh-CN"/>
    </w:rPr>
  </w:style>
  <w:style w:type="paragraph" w:styleId="Tf">
    <w:name w:val="tf"/>
    <w:basedOn w:val="Normal"/>
    <w:qFormat/>
    <w:pPr>
      <w:spacing w:before="280" w:after="280"/>
    </w:pPr>
    <w:rPr>
      <w:rFonts w:eastAsia="MS Mincho;ＭＳ 明朝"/>
      <w:sz w:val="24"/>
      <w:szCs w:val="24"/>
      <w:lang w:val="en-US" w:eastAsia="ja-JP"/>
    </w:rPr>
  </w:style>
  <w:style w:type="paragraph" w:styleId="CharChar1CharChar">
    <w:name w:val="Char Char1 Char Char"/>
    <w:basedOn w:val="Normal"/>
    <w:qFormat/>
    <w:pPr>
      <w:widowControl w:val="false"/>
      <w:spacing w:before="0" w:after="0"/>
      <w:jc w:val="both"/>
    </w:pPr>
    <w:rPr>
      <w:rFonts w:eastAsia="宋体;SimSun"/>
      <w:kern w:val="2"/>
      <w:sz w:val="21"/>
      <w:szCs w:val="24"/>
      <w:lang w:val="en-US" w:eastAsia="zh-CN"/>
    </w:rPr>
  </w:style>
  <w:style w:type="paragraph" w:styleId="TAL">
    <w:name w:val="TAL"/>
    <w:basedOn w:val="Normal"/>
    <w:qFormat/>
    <w:pPr>
      <w:keepNext w:val="true"/>
      <w:keepLines/>
      <w:spacing w:before="0" w:after="0"/>
    </w:pPr>
    <w:rPr>
      <w:rFonts w:ascii="Arial" w:hAnsi="Arial" w:cs="Arial"/>
      <w:sz w:val="18"/>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rFonts w:eastAsia="MS Mincho;ＭＳ 明朝"/>
      <w:b/>
      <w:sz w:val="24"/>
    </w:rPr>
  </w:style>
  <w:style w:type="paragraph" w:styleId="HTML1">
    <w:name w:val="HTML 预设格式"/>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overflowPunct w:val="false"/>
      <w:autoSpaceDE w:val="false"/>
      <w:spacing w:before="0" w:after="0"/>
      <w:textAlignment w:val="baseline"/>
    </w:pPr>
    <w:rPr>
      <w:rFonts w:ascii="Courier New" w:hAnsi="Courier New" w:eastAsia="Times New Roman" w:cs="Courier New"/>
      <w:lang w:val="en-US"/>
    </w:rPr>
  </w:style>
  <w:style w:type="paragraph" w:styleId="Style27">
    <w:name w:val="批注框文本"/>
    <w:basedOn w:val="Normal"/>
    <w:qFormat/>
    <w:pPr/>
    <w:rPr>
      <w:rFonts w:ascii="Tahoma" w:hAnsi="Tahoma" w:cs="Tahoma"/>
      <w:sz w:val="16"/>
      <w:szCs w:val="16"/>
    </w:rPr>
  </w:style>
  <w:style w:type="paragraph" w:styleId="Index1">
    <w:name w:val="Index 1"/>
    <w:basedOn w:val="Normal"/>
    <w:pPr>
      <w:keepLines/>
      <w:spacing w:before="0" w:after="0"/>
    </w:pPr>
    <w:rPr/>
  </w:style>
  <w:style w:type="paragraph" w:styleId="Index2">
    <w:name w:val="Index 2"/>
    <w:basedOn w:val="Index1"/>
    <w:pPr>
      <w:ind w:start="284" w:hanging="0"/>
    </w:pPr>
    <w:rPr/>
  </w:style>
  <w:style w:type="paragraph" w:styleId="Footer">
    <w:name w:val="Footer"/>
    <w:basedOn w:val="Header"/>
    <w:pPr>
      <w:jc w:val="center"/>
    </w:pPr>
    <w:rPr>
      <w:i/>
    </w:rPr>
  </w:style>
  <w:style w:type="paragraph" w:styleId="52">
    <w:name w:val="列表 5"/>
    <w:basedOn w:val="42"/>
    <w:qFormat/>
    <w:pPr>
      <w:ind w:start="1702" w:hanging="284"/>
    </w:pPr>
    <w:rPr/>
  </w:style>
  <w:style w:type="paragraph" w:styleId="Footnote">
    <w:name w:val="Footnote Text"/>
    <w:basedOn w:val="Normal"/>
    <w:pPr>
      <w:keepLines/>
      <w:spacing w:before="0" w:after="0"/>
      <w:ind w:start="454" w:hanging="454"/>
    </w:pPr>
    <w:rPr>
      <w:sz w:val="16"/>
    </w:rPr>
  </w:style>
  <w:style w:type="paragraph" w:styleId="Style28">
    <w:name w:val="纯文本"/>
    <w:basedOn w:val="Normal"/>
    <w:qFormat/>
    <w:pPr/>
    <w:rPr>
      <w:rFonts w:ascii="Courier New" w:hAnsi="Courier New" w:eastAsia="MS Mincho;ＭＳ 明朝" w:cs="Courier New"/>
      <w:lang w:val="nb-NO"/>
    </w:rPr>
  </w:style>
  <w:style w:type="paragraph" w:styleId="TALLeft1">
    <w:name w:val="TAL + Left:  1"/>
    <w:basedOn w:val="TAL"/>
    <w:qFormat/>
    <w:pPr>
      <w:overflowPunct w:val="false"/>
      <w:autoSpaceDE w:val="false"/>
      <w:ind w:start="567" w:hanging="0"/>
      <w:textAlignment w:val="baseline"/>
    </w:pPr>
    <w:rPr/>
  </w:style>
  <w:style w:type="paragraph" w:styleId="TH">
    <w:name w:val="TH"/>
    <w:basedOn w:val="Normal"/>
    <w:qFormat/>
    <w:pPr>
      <w:keepNext w:val="true"/>
      <w:keepLines/>
      <w:spacing w:before="60" w:after="180"/>
      <w:jc w:val="center"/>
    </w:pPr>
    <w:rPr>
      <w:rFonts w:ascii="Arial" w:hAnsi="Arial" w:cs="Arial"/>
      <w:b/>
    </w:rPr>
  </w:style>
  <w:style w:type="paragraph" w:styleId="TF1">
    <w:name w:val="TF"/>
    <w:basedOn w:val="TH"/>
    <w:qFormat/>
    <w:pPr>
      <w:keepNext w:val="false"/>
      <w:spacing w:before="0" w:after="240"/>
    </w:pPr>
    <w:rPr/>
  </w:style>
  <w:style w:type="paragraph" w:styleId="BalloonText1">
    <w:name w:val="Balloon Text1"/>
    <w:basedOn w:val="Normal"/>
    <w:qFormat/>
    <w:pPr/>
    <w:rPr>
      <w:rFonts w:ascii="Tahoma" w:hAnsi="Tahoma" w:eastAsia="MS Mincho;ＭＳ 明朝" w:cs="Tahoma"/>
      <w:sz w:val="16"/>
      <w:szCs w:val="16"/>
    </w:rPr>
  </w:style>
  <w:style w:type="paragraph" w:styleId="CharCharCharCharCarCarCharCarCarCharCharCarCarCharCarCarCharCarCar">
    <w:name w:val="Char Char Char Char Car Car Char Car Car Char Char Car Car Char Car Car Char Car C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ZT">
    <w:name w:val="ZT"/>
    <w:qFormat/>
    <w:pPr>
      <w:widowControl w:val="false"/>
      <w:bidi w:val="0"/>
      <w:spacing w:lineRule="atLeast" w:line="240"/>
      <w:jc w:val="end"/>
    </w:pPr>
    <w:rPr>
      <w:rFonts w:ascii="Arial" w:hAnsi="Arial" w:eastAsia="等线;DengXian" w:cs="Arial"/>
      <w:b/>
      <w:color w:val="auto"/>
      <w:sz w:val="34"/>
      <w:szCs w:val="20"/>
      <w:lang w:val="en-GB" w:bidi="ar-SA" w:eastAsia="zh-CN"/>
    </w:rPr>
  </w:style>
  <w:style w:type="paragraph" w:styleId="NO">
    <w:name w:val="NO"/>
    <w:basedOn w:val="Normal"/>
    <w:qFormat/>
    <w:pPr>
      <w:keepLines/>
      <w:ind w:start="1135" w:hanging="851"/>
    </w:pPr>
    <w:rPr/>
  </w:style>
  <w:style w:type="paragraph" w:styleId="NF">
    <w:name w:val="NF"/>
    <w:basedOn w:val="NO"/>
    <w:qFormat/>
    <w:pPr>
      <w:keepNext w:val="true"/>
      <w:spacing w:before="0" w:after="0"/>
    </w:pPr>
    <w:rPr>
      <w:rFonts w:ascii="Arial" w:hAnsi="Arial" w:cs="Arial"/>
      <w:sz w:val="18"/>
    </w:rPr>
  </w:style>
  <w:style w:type="paragraph" w:styleId="TALLeft0">
    <w:name w:val="TAL + Left:  0"/>
    <w:basedOn w:val="TAL"/>
    <w:qFormat/>
    <w:pPr>
      <w:overflowPunct w:val="false"/>
      <w:autoSpaceDE w:val="false"/>
      <w:spacing w:lineRule="atLeast" w:line="0"/>
      <w:ind w:start="142" w:hanging="0"/>
      <w:textAlignment w:val="baseline"/>
    </w:pPr>
    <w:rPr>
      <w:rFonts w:eastAsia="宋体;SimSun"/>
    </w:rPr>
  </w:style>
  <w:style w:type="paragraph" w:styleId="INDENT1">
    <w:name w:val="INDENT1"/>
    <w:basedOn w:val="Normal"/>
    <w:qFormat/>
    <w:pPr>
      <w:ind w:start="851" w:hanging="0"/>
    </w:pPr>
    <w:rPr>
      <w:rFonts w:eastAsia="MS Mincho;ＭＳ 明朝"/>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等线;DengXian" w:cs="Courier New"/>
      <w:color w:val="auto"/>
      <w:sz w:val="16"/>
      <w:szCs w:val="20"/>
      <w:lang w:val="en-GB" w:eastAsia="ja-JP" w:bidi="ar-SA"/>
    </w:rPr>
  </w:style>
  <w:style w:type="paragraph" w:styleId="FirstChange">
    <w:name w:val="First Change"/>
    <w:basedOn w:val="Normal"/>
    <w:qFormat/>
    <w:pPr>
      <w:jc w:val="center"/>
    </w:pPr>
    <w:rPr>
      <w:rFonts w:eastAsia="宋体;SimSun"/>
      <w:color w:val="FF0000"/>
    </w:rPr>
  </w:style>
  <w:style w:type="paragraph" w:styleId="SectionXX">
    <w:name w:val="Section X.X"/>
    <w:basedOn w:val="Normal"/>
    <w:next w:val="Normal"/>
    <w:qFormat/>
    <w:pPr>
      <w:widowControl w:val="false"/>
      <w:jc w:val="both"/>
      <w:outlineLvl w:val="1"/>
    </w:pPr>
    <w:rPr>
      <w:rFonts w:ascii="Arial" w:hAnsi="Arial" w:eastAsia="Arial" w:cs="Arial"/>
      <w:kern w:val="2"/>
      <w:sz w:val="24"/>
      <w:szCs w:val="24"/>
      <w:lang w:eastAsia="ja-JP"/>
    </w:rPr>
  </w:style>
  <w:style w:type="paragraph" w:styleId="B5">
    <w:name w:val="B5"/>
    <w:basedOn w:val="52"/>
    <w:qFormat/>
    <w:pPr/>
    <w:rPr/>
  </w:style>
  <w:style w:type="paragraph" w:styleId="Char3CharCharCharCharChar">
    <w:name w:val="Char3 Char Char Char (文字) (文字) Char Ch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Guidance">
    <w:name w:val="Guidance"/>
    <w:basedOn w:val="Normal"/>
    <w:qFormat/>
    <w:pPr>
      <w:overflowPunct w:val="false"/>
      <w:autoSpaceDE w:val="false"/>
      <w:textAlignment w:val="baseline"/>
    </w:pPr>
    <w:rPr>
      <w:i/>
      <w:color w:val="0000FF"/>
    </w:rPr>
  </w:style>
  <w:style w:type="paragraph" w:styleId="ListBullet6">
    <w:name w:val="List Bullet 6"/>
    <w:basedOn w:val="51"/>
    <w:qFormat/>
    <w:pPr>
      <w:tabs>
        <w:tab w:val="clear" w:pos="284"/>
        <w:tab w:val="left" w:pos="1440" w:leader="hyphen"/>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s>
      <w:overflowPunct w:val="false"/>
      <w:autoSpaceDE w:val="false"/>
      <w:spacing w:before="0" w:after="0"/>
      <w:ind w:start="1985" w:hanging="284"/>
      <w:jc w:val="both"/>
      <w:textAlignment w:val="baseline"/>
    </w:pPr>
    <w:rPr>
      <w:rFonts w:ascii="Times" w:hAnsi="Times" w:cs="Times"/>
      <w:sz w:val="24"/>
      <w:lang w:val="en-US"/>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TT">
    <w:name w:val="TT"/>
    <w:basedOn w:val="Heading1"/>
    <w:next w:val="Normal"/>
    <w:qFormat/>
    <w:pPr>
      <w:numPr>
        <w:ilvl w:val="0"/>
        <w:numId w:val="0"/>
      </w:numPr>
      <w:ind w:start="1134" w:hanging="1134"/>
      <w:outlineLvl w:val="9"/>
    </w:pPr>
    <w:rPr/>
  </w:style>
  <w:style w:type="paragraph" w:styleId="NoteBoxed">
    <w:name w:val="Note - Boxed"/>
    <w:basedOn w:val="Normal"/>
    <w:next w:val="Normal"/>
    <w:qFormat/>
    <w:pPr>
      <w:pBdr>
        <w:top w:val="single" w:sz="8" w:space="1" w:color="000000"/>
        <w:left w:val="single" w:sz="8" w:space="4" w:color="000000"/>
        <w:bottom w:val="single" w:sz="8" w:space="1" w:color="000000"/>
        <w:right w:val="single" w:sz="8" w:space="4" w:color="000000"/>
      </w:pBdr>
      <w:shd w:fill="FFFF99" w:val="clear"/>
      <w:tabs>
        <w:tab w:val="clear" w:pos="284"/>
        <w:tab w:val="left" w:pos="1080" w:leader="none"/>
      </w:tabs>
      <w:spacing w:before="100" w:after="100"/>
      <w:ind w:start="720" w:hanging="720"/>
    </w:pPr>
    <w:rPr>
      <w:rFonts w:ascii="Monotype Sorts" w:hAnsi="Monotype Sorts" w:eastAsia="Monotype Sorts" w:cs="Monotype Sorts"/>
      <w:bCs/>
      <w:i/>
      <w:sz w:val="22"/>
      <w:lang w:eastAsia="ko-KR"/>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start="1588" w:hanging="397"/>
      <w:jc w:val="both"/>
    </w:pPr>
    <w:rPr>
      <w:rFonts w:eastAsia="MS Mincho;ＭＳ 明朝"/>
      <w:lang w:val="en-US"/>
    </w:rPr>
  </w:style>
  <w:style w:type="paragraph" w:styleId="Doctext2">
    <w:name w:val="Doc-text2"/>
    <w:basedOn w:val="Normal"/>
    <w:qFormat/>
    <w:pPr>
      <w:spacing w:before="0" w:after="0"/>
      <w:ind w:start="1622" w:hanging="363"/>
    </w:pPr>
    <w:rPr>
      <w:rFonts w:ascii="Arial" w:hAnsi="Arial" w:eastAsia="宋体;SimSun" w:cs="Arial"/>
      <w:color w:val="0000FF"/>
      <w:kern w:val="2"/>
      <w:lang w:eastAsia="zh-CN"/>
    </w:rPr>
  </w:style>
  <w:style w:type="paragraph" w:styleId="Pl1">
    <w:name w:val="pl"/>
    <w:basedOn w:val="Normal"/>
    <w:qFormat/>
    <w:pPr>
      <w:overflowPunct w:val="false"/>
      <w:autoSpaceDE w:val="false"/>
      <w:spacing w:before="0" w:after="0"/>
      <w:textAlignment w:val="baseline"/>
    </w:pPr>
    <w:rPr>
      <w:rFonts w:ascii="Courier New" w:hAnsi="Courier New" w:eastAsia="Batang;바탕" w:cs="Courier New"/>
      <w:sz w:val="16"/>
      <w:szCs w:val="16"/>
      <w:lang w:val="en-US" w:eastAsia="ko-KR"/>
    </w:rPr>
  </w:style>
  <w:style w:type="paragraph" w:styleId="FP">
    <w:name w:val="FP"/>
    <w:basedOn w:val="Normal"/>
    <w:qFormat/>
    <w:pPr>
      <w:spacing w:before="0" w:after="0"/>
    </w:pPr>
    <w:rPr/>
  </w:style>
  <w:style w:type="paragraph" w:styleId="CharChar1CharCharCharCharCharCharCharCharCharCharCharCharCharChar">
    <w:name w:val="Char Char1 Char Char Char Char Char Char Char Char Char Char Char Char Char Char"/>
    <w:basedOn w:val="Normal"/>
    <w:qFormat/>
    <w:pPr>
      <w:widowControl w:val="false"/>
      <w:spacing w:before="0" w:after="0"/>
      <w:jc w:val="both"/>
    </w:pPr>
    <w:rPr>
      <w:rFonts w:eastAsia="宋体;SimSun"/>
      <w:kern w:val="2"/>
      <w:sz w:val="21"/>
      <w:szCs w:val="24"/>
      <w:lang w:val="en-US" w:eastAsia="zh-CN"/>
    </w:rPr>
  </w:style>
  <w:style w:type="paragraph" w:styleId="00BodyText">
    <w:name w:val="00 BodyText"/>
    <w:basedOn w:val="Normal"/>
    <w:qFormat/>
    <w:pPr>
      <w:spacing w:before="0" w:after="220"/>
    </w:pPr>
    <w:rPr>
      <w:rFonts w:ascii="Arial" w:hAnsi="Arial" w:eastAsia="MS Mincho;ＭＳ 明朝" w:cs="Arial"/>
      <w:sz w:val="22"/>
      <w:lang w:val="en-US"/>
    </w:rPr>
  </w:style>
  <w:style w:type="paragraph" w:styleId="ZB">
    <w:name w:val="ZB"/>
    <w:qFormat/>
    <w:pPr>
      <w:widowControl w:val="false"/>
      <w:bidi w:val="0"/>
      <w:ind w:end="28" w:hanging="0"/>
      <w:jc w:val="end"/>
    </w:pPr>
    <w:rPr>
      <w:rFonts w:ascii="Arial" w:hAnsi="Arial" w:eastAsia="等线;DengXian" w:cs="Arial"/>
      <w:i/>
      <w:color w:val="auto"/>
      <w:sz w:val="20"/>
      <w:szCs w:val="20"/>
      <w:lang w:val="en-GB" w:bidi="ar-SA" w:eastAsia="zh-CN"/>
    </w:rPr>
  </w:style>
  <w:style w:type="paragraph" w:styleId="ZTD">
    <w:name w:val="ZTD"/>
    <w:basedOn w:val="ZB"/>
    <w:qFormat/>
    <w:pPr/>
    <w:rPr>
      <w:i w:val="false"/>
      <w:sz w:val="40"/>
    </w:rPr>
  </w:style>
  <w:style w:type="paragraph" w:styleId="TALLeft1cm">
    <w:name w:val="TAL + Left:  1 cm"/>
    <w:basedOn w:val="TAL"/>
    <w:qFormat/>
    <w:pPr>
      <w:overflowPunct w:val="false"/>
      <w:autoSpaceDE w:val="false"/>
      <w:ind w:start="567" w:hanging="0"/>
      <w:textAlignment w:val="baseline"/>
    </w:pPr>
    <w:rPr/>
  </w:style>
  <w:style w:type="paragraph" w:styleId="StyleTALLeft075cm">
    <w:name w:val="Style TAL + Left:  075 cm"/>
    <w:basedOn w:val="TAL"/>
    <w:qFormat/>
    <w:pPr>
      <w:overflowPunct w:val="false"/>
      <w:autoSpaceDE w:val="false"/>
      <w:ind w:start="425" w:hanging="0"/>
      <w:textAlignment w:val="baseline"/>
    </w:pPr>
    <w:rPr/>
  </w:style>
  <w:style w:type="paragraph" w:styleId="TALLeft125cm">
    <w:name w:val="TAL + Left: 125 cm"/>
    <w:basedOn w:val="StyleTALLeft075cm"/>
    <w:qFormat/>
    <w:pPr>
      <w:kinsoku w:val="false"/>
      <w:overflowPunct w:val="true"/>
      <w:autoSpaceDE w:val="true"/>
      <w:ind w:start="709" w:hanging="0"/>
      <w:textAlignment w:val="auto"/>
    </w:pPr>
    <w:rPr>
      <w:rFonts w:cs="Arial"/>
      <w:bCs/>
      <w:szCs w:val="18"/>
      <w:lang w:eastAsia="zh-CN"/>
    </w:rPr>
  </w:style>
  <w:style w:type="paragraph" w:styleId="Car1">
    <w:name w:val="Car1"/>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3GPPHeader">
    <w:name w:val="3GPP_Header"/>
    <w:basedOn w:val="Normal"/>
    <w:qFormat/>
    <w:pPr>
      <w:tabs>
        <w:tab w:val="clear" w:pos="284"/>
        <w:tab w:val="left" w:pos="1701" w:leader="none"/>
        <w:tab w:val="right" w:pos="9639" w:leader="none"/>
      </w:tabs>
      <w:overflowPunct w:val="false"/>
      <w:autoSpaceDE w:val="false"/>
      <w:spacing w:before="0" w:after="240"/>
      <w:jc w:val="both"/>
      <w:textAlignment w:val="baseline"/>
    </w:pPr>
    <w:rPr>
      <w:rFonts w:ascii="Arial" w:hAnsi="Arial" w:cs="Arial"/>
      <w:b/>
      <w:sz w:val="24"/>
      <w:lang w:eastAsia="zh-CN"/>
    </w:rPr>
  </w:style>
  <w:style w:type="paragraph" w:styleId="B4">
    <w:name w:val="B4"/>
    <w:basedOn w:val="42"/>
    <w:qFormat/>
    <w:pPr/>
    <w:rPr/>
  </w:style>
  <w:style w:type="paragraph" w:styleId="Style29">
    <w:name w:val="列表段落"/>
    <w:basedOn w:val="Normal"/>
    <w:qFormat/>
    <w:pPr>
      <w:spacing w:before="0" w:after="180"/>
      <w:ind w:start="720" w:hanging="0"/>
      <w:contextualSpacing/>
    </w:pPr>
    <w:rPr/>
  </w:style>
  <w:style w:type="paragraph" w:styleId="11BodyText">
    <w:name w:val="11 BodyText"/>
    <w:basedOn w:val="Normal"/>
    <w:qFormat/>
    <w:pPr>
      <w:spacing w:before="0" w:after="220"/>
      <w:ind w:start="1298" w:hanging="0"/>
    </w:pPr>
    <w:rPr>
      <w:rFonts w:ascii="Arial" w:hAnsi="Arial" w:eastAsia="MS Mincho;ＭＳ 明朝" w:cs="Arial"/>
      <w:sz w:val="22"/>
      <w:lang w:val="en-US"/>
    </w:rPr>
  </w:style>
  <w:style w:type="paragraph" w:styleId="ZU">
    <w:name w:val="ZU"/>
    <w:qFormat/>
    <w:pPr>
      <w:widowControl w:val="false"/>
      <w:pBdr>
        <w:top w:val="single" w:sz="12" w:space="1" w:color="000000"/>
      </w:pBdr>
      <w:bidi w:val="0"/>
      <w:jc w:val="end"/>
    </w:pPr>
    <w:rPr>
      <w:rFonts w:ascii="Arial" w:hAnsi="Arial" w:eastAsia="等线;DengXian" w:cs="Arial"/>
      <w:color w:val="auto"/>
      <w:sz w:val="20"/>
      <w:szCs w:val="20"/>
      <w:lang w:val="en-GB" w:bidi="ar-SA" w:eastAsia="zh-CN"/>
    </w:rPr>
  </w:style>
  <w:style w:type="paragraph" w:styleId="B2">
    <w:name w:val="B2"/>
    <w:basedOn w:val="23"/>
    <w:qFormat/>
    <w:pPr/>
    <w:rPr/>
  </w:style>
  <w:style w:type="paragraph" w:styleId="CommentSubject1">
    <w:name w:val="Comment Subject1"/>
    <w:basedOn w:val="Style23"/>
    <w:next w:val="Style23"/>
    <w:qFormat/>
    <w:pPr/>
    <w:rPr>
      <w:rFonts w:eastAsia="MS Mincho;ＭＳ 明朝"/>
      <w:b/>
      <w:bCs/>
    </w:rPr>
  </w:style>
  <w:style w:type="paragraph" w:styleId="ZH">
    <w:name w:val="ZH"/>
    <w:qFormat/>
    <w:pPr>
      <w:widowControl w:val="false"/>
      <w:bidi w:val="0"/>
    </w:pPr>
    <w:rPr>
      <w:rFonts w:ascii="Arial" w:hAnsi="Arial" w:eastAsia="等线;DengXian" w:cs="Arial"/>
      <w:color w:val="auto"/>
      <w:sz w:val="20"/>
      <w:szCs w:val="20"/>
      <w:lang w:val="en-GB" w:bidi="ar-SA" w:eastAsia="zh-CN"/>
    </w:rPr>
  </w:style>
  <w:style w:type="paragraph" w:styleId="Tal1">
    <w:name w:val="tal"/>
    <w:basedOn w:val="Normal"/>
    <w:qFormat/>
    <w:pPr>
      <w:overflowPunct w:val="false"/>
      <w:autoSpaceDE w:val="false"/>
      <w:spacing w:before="280" w:after="280"/>
      <w:textAlignment w:val="baseline"/>
    </w:pPr>
    <w:rPr>
      <w:rFonts w:ascii="宋体;SimSun" w:hAnsi="宋体;SimSun" w:eastAsia="宋体;SimSun" w:cs="宋体;SimSun"/>
      <w:sz w:val="24"/>
      <w:szCs w:val="24"/>
      <w:lang w:val="en-US" w:eastAsia="zh-CN"/>
    </w:rPr>
  </w:style>
  <w:style w:type="paragraph" w:styleId="CouvRecTitle">
    <w:name w:val="Couv Rec Title"/>
    <w:basedOn w:val="Normal"/>
    <w:qFormat/>
    <w:pPr>
      <w:keepNext w:val="true"/>
      <w:keepLines/>
      <w:spacing w:before="240" w:after="180"/>
      <w:ind w:start="1418" w:hanging="0"/>
    </w:pPr>
    <w:rPr>
      <w:rFonts w:ascii="Arial" w:hAnsi="Arial" w:eastAsia="MS Mincho;ＭＳ 明朝" w:cs="Arial"/>
      <w:b/>
      <w:sz w:val="36"/>
      <w:lang w:val="en-US"/>
    </w:rPr>
  </w:style>
  <w:style w:type="paragraph" w:styleId="ZG">
    <w:name w:val="ZG"/>
    <w:qFormat/>
    <w:pPr>
      <w:widowControl w:val="false"/>
      <w:bidi w:val="0"/>
      <w:jc w:val="end"/>
    </w:pPr>
    <w:rPr>
      <w:rFonts w:ascii="Arial" w:hAnsi="Arial" w:eastAsia="等线;DengXian" w:cs="Arial"/>
      <w:color w:val="auto"/>
      <w:sz w:val="20"/>
      <w:szCs w:val="20"/>
      <w:lang w:val="en-GB" w:bidi="ar-SA" w:eastAsia="zh-CN"/>
    </w:rPr>
  </w:style>
  <w:style w:type="paragraph" w:styleId="RecCCITT">
    <w:name w:val="Rec_CCITT_#"/>
    <w:basedOn w:val="Normal"/>
    <w:qFormat/>
    <w:pPr>
      <w:keepNext w:val="true"/>
      <w:keepLines/>
    </w:pPr>
    <w:rPr>
      <w:rFonts w:eastAsia="MS Mincho;ＭＳ 明朝"/>
      <w:b/>
    </w:rPr>
  </w:style>
  <w:style w:type="paragraph" w:styleId="CarCar">
    <w:name w:val="Car Car"/>
    <w:qFormat/>
    <w:pPr>
      <w:keepNext w:val="true"/>
      <w:widowControl/>
      <w:tabs>
        <w:tab w:val="clear" w:pos="284"/>
        <w:tab w:val="left" w:pos="720" w:leader="none"/>
      </w:tabs>
      <w:autoSpaceDE w:val="false"/>
      <w:bidi w:val="0"/>
      <w:spacing w:before="60" w:after="60"/>
      <w:ind w:start="720" w:hanging="360"/>
      <w:jc w:val="both"/>
    </w:pPr>
    <w:rPr>
      <w:rFonts w:ascii="Arial" w:hAnsi="Arial" w:eastAsia="宋体;SimSun" w:cs="Arial"/>
      <w:color w:val="0000FF"/>
      <w:kern w:val="2"/>
      <w:sz w:val="20"/>
      <w:szCs w:val="20"/>
      <w:lang w:val="en-US" w:eastAsia="zh-CN" w:bidi="ar-SA"/>
    </w:rPr>
  </w:style>
  <w:style w:type="paragraph" w:styleId="EX">
    <w:name w:val="EX"/>
    <w:basedOn w:val="Normal"/>
    <w:qFormat/>
    <w:pPr>
      <w:keepLines/>
      <w:ind w:start="1702" w:hanging="1418"/>
    </w:pPr>
    <w:rPr/>
  </w:style>
  <w:style w:type="paragraph" w:styleId="B1">
    <w:name w:val="B1"/>
    <w:basedOn w:val="List"/>
    <w:qFormat/>
    <w:pPr/>
    <w:rPr/>
  </w:style>
  <w:style w:type="paragraph" w:styleId="TAC">
    <w:name w:val="TAC"/>
    <w:basedOn w:val="TAL"/>
    <w:qFormat/>
    <w:pPr>
      <w:jc w:val="center"/>
    </w:pPr>
    <w:rPr/>
  </w:style>
  <w:style w:type="paragraph" w:styleId="TAH">
    <w:name w:val="TAH"/>
    <w:basedOn w:val="TAC"/>
    <w:qFormat/>
    <w:pPr/>
    <w:rPr>
      <w:b/>
    </w:rPr>
  </w:style>
  <w:style w:type="paragraph" w:styleId="ZD">
    <w:name w:val="ZD"/>
    <w:qFormat/>
    <w:pPr>
      <w:widowControl w:val="false"/>
      <w:bidi w:val="0"/>
    </w:pPr>
    <w:rPr>
      <w:rFonts w:ascii="Arial" w:hAnsi="Arial" w:eastAsia="等线;DengXian" w:cs="Arial"/>
      <w:color w:val="auto"/>
      <w:sz w:val="32"/>
      <w:szCs w:val="20"/>
      <w:lang w:val="en-GB" w:bidi="ar-SA" w:eastAsia="zh-CN"/>
    </w:rPr>
  </w:style>
  <w:style w:type="paragraph" w:styleId="ZchnZchn1">
    <w:name w:val="Zchn Zchn1"/>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Note">
    <w:name w:val="Note"/>
    <w:basedOn w:val="Normal"/>
    <w:qFormat/>
    <w:pPr>
      <w:spacing w:before="0" w:after="120"/>
      <w:ind w:start="1134" w:hanging="567"/>
    </w:pPr>
    <w:rPr>
      <w:rFonts w:eastAsia="MS Mincho;ＭＳ 明朝"/>
      <w:szCs w:val="22"/>
    </w:rPr>
  </w:style>
  <w:style w:type="paragraph" w:styleId="INDENT2">
    <w:name w:val="INDENT2"/>
    <w:basedOn w:val="Normal"/>
    <w:qFormat/>
    <w:pPr>
      <w:overflowPunct w:val="false"/>
      <w:autoSpaceDE w:val="false"/>
      <w:ind w:start="1135" w:hanging="284"/>
      <w:textAlignment w:val="baseline"/>
    </w:pPr>
    <w:rPr/>
  </w:style>
  <w:style w:type="paragraph" w:styleId="Char">
    <w:name w:val="Ch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NW">
    <w:name w:val="NW"/>
    <w:basedOn w:val="NO"/>
    <w:qFormat/>
    <w:pPr>
      <w:spacing w:before="0" w:after="0"/>
    </w:pPr>
    <w:rPr/>
  </w:style>
  <w:style w:type="paragraph" w:styleId="CharCharCharCharChar">
    <w:name w:val="Char Char (文字) (文字) Char (文字) (文字) Char Char (文字) (文字)"/>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TALLeft11">
    <w:name w:val="TAL + Left: 1"/>
    <w:basedOn w:val="TALLeft125cm"/>
    <w:qFormat/>
    <w:pPr>
      <w:ind w:start="851" w:hanging="0"/>
    </w:pPr>
    <w:rPr>
      <w:rFonts w:eastAsia="Batang;바탕"/>
    </w:rPr>
  </w:style>
  <w:style w:type="paragraph" w:styleId="EW">
    <w:name w:val="EW"/>
    <w:basedOn w:val="EX"/>
    <w:qFormat/>
    <w:pPr>
      <w:spacing w:before="0" w:after="0"/>
    </w:pPr>
    <w:rPr/>
  </w:style>
  <w:style w:type="paragraph" w:styleId="List0">
    <w:name w:val="List 0"/>
    <w:basedOn w:val="Normal"/>
    <w:qFormat/>
    <w:pPr>
      <w:spacing w:before="0" w:after="120"/>
      <w:ind w:start="284" w:hanging="284"/>
    </w:pPr>
    <w:rPr>
      <w:rFonts w:ascii="Arial" w:hAnsi="Arial" w:eastAsia="MS Mincho;ＭＳ 明朝" w:cs="Arial"/>
      <w:szCs w:val="22"/>
    </w:rPr>
  </w:style>
  <w:style w:type="paragraph" w:styleId="Style30">
    <w:name w:val="修订"/>
    <w:qFormat/>
    <w:pPr>
      <w:widowControl/>
      <w:bidi w:val="0"/>
    </w:pPr>
    <w:rPr>
      <w:rFonts w:ascii="Times New Roman" w:hAnsi="Times New Roman" w:eastAsia="等线;DengXian" w:cs="Times New Roman"/>
      <w:color w:val="auto"/>
      <w:sz w:val="20"/>
      <w:szCs w:val="20"/>
      <w:lang w:val="en-GB" w:bidi="ar-SA" w:eastAsia="zh-CN"/>
    </w:rPr>
  </w:style>
  <w:style w:type="paragraph" w:styleId="Standard1">
    <w:name w:val="Standard1"/>
    <w:basedOn w:val="Normal"/>
    <w:qFormat/>
    <w:pPr>
      <w:overflowPunct w:val="false"/>
      <w:autoSpaceDE w:val="false"/>
      <w:spacing w:before="0" w:after="120"/>
      <w:textAlignment w:val="baseline"/>
    </w:pPr>
    <w:rPr>
      <w:szCs w:val="22"/>
    </w:rPr>
  </w:style>
  <w:style w:type="paragraph" w:styleId="TAR">
    <w:name w:val="TAR"/>
    <w:basedOn w:val="TAL"/>
    <w:qFormat/>
    <w:pPr>
      <w:jc w:val="end"/>
    </w:pPr>
    <w:rPr/>
  </w:style>
  <w:style w:type="paragraph" w:styleId="BalloonText2">
    <w:name w:val="Balloon Text2"/>
    <w:basedOn w:val="Normal"/>
    <w:qFormat/>
    <w:pPr/>
    <w:rPr>
      <w:rFonts w:ascii="Arial" w:hAnsi="Arial" w:eastAsia="MS Gothic;ＭＳ ゴシック" w:cs="Arial"/>
      <w:sz w:val="18"/>
      <w:szCs w:val="18"/>
    </w:rPr>
  </w:style>
  <w:style w:type="paragraph" w:styleId="INDENT3">
    <w:name w:val="INDENT3"/>
    <w:basedOn w:val="Normal"/>
    <w:qFormat/>
    <w:pPr>
      <w:ind w:start="1701" w:hanging="567"/>
    </w:pPr>
    <w:rPr>
      <w:rFonts w:eastAsia="MS Mincho;ＭＳ 明朝"/>
    </w:rPr>
  </w:style>
  <w:style w:type="paragraph" w:styleId="TAN">
    <w:name w:val="TAN"/>
    <w:basedOn w:val="TAL"/>
    <w:qFormat/>
    <w:pPr>
      <w:ind w:start="851" w:hanging="851"/>
    </w:pPr>
    <w:rPr/>
  </w:style>
  <w:style w:type="paragraph" w:styleId="ZA">
    <w:name w:val="ZA"/>
    <w:qFormat/>
    <w:pPr>
      <w:widowControl w:val="false"/>
      <w:pBdr>
        <w:bottom w:val="single" w:sz="12" w:space="1" w:color="000000"/>
      </w:pBdr>
      <w:bidi w:val="0"/>
      <w:jc w:val="end"/>
    </w:pPr>
    <w:rPr>
      <w:rFonts w:ascii="Arial" w:hAnsi="Arial" w:eastAsia="等线;DengXian" w:cs="Arial"/>
      <w:color w:val="auto"/>
      <w:sz w:val="40"/>
      <w:szCs w:val="20"/>
      <w:lang w:val="en-GB" w:bidi="ar-SA" w:eastAsia="zh-CN"/>
    </w:rPr>
  </w:style>
  <w:style w:type="paragraph" w:styleId="P1">
    <w:name w:val="p1"/>
    <w:basedOn w:val="Normal"/>
    <w:qFormat/>
    <w:pPr>
      <w:spacing w:before="0" w:after="0"/>
    </w:pPr>
    <w:rPr>
      <w:rFonts w:eastAsia="Calibri"/>
      <w:sz w:val="24"/>
      <w:szCs w:val="24"/>
      <w:lang w:val="en-US"/>
    </w:rPr>
  </w:style>
  <w:style w:type="paragraph" w:styleId="ZV">
    <w:name w:val="ZV"/>
    <w:basedOn w:val="ZU"/>
    <w:qFormat/>
    <w:pPr/>
    <w:rPr/>
  </w:style>
  <w:style w:type="paragraph" w:styleId="EditorsNote">
    <w:name w:val="Editor's Note"/>
    <w:basedOn w:val="NO"/>
    <w:qFormat/>
    <w:pPr/>
    <w:rPr>
      <w:color w:val="FF0000"/>
    </w:rPr>
  </w:style>
  <w:style w:type="paragraph" w:styleId="24">
    <w:name w:val="编号2"/>
    <w:basedOn w:val="Normal"/>
    <w:qFormat/>
    <w:pPr>
      <w:numPr>
        <w:ilvl w:val="0"/>
        <w:numId w:val="2"/>
      </w:numPr>
      <w:tabs>
        <w:tab w:val="clear" w:pos="284"/>
        <w:tab w:val="left" w:pos="704" w:leader="none"/>
      </w:tabs>
      <w:ind w:start="704" w:hanging="420"/>
    </w:pPr>
    <w:rPr>
      <w:rFonts w:eastAsia="宋体;SimSun"/>
      <w:lang w:eastAsia="zh-CN"/>
    </w:rPr>
  </w:style>
  <w:style w:type="paragraph" w:styleId="TAJ">
    <w:name w:val="TAJ"/>
    <w:basedOn w:val="TH"/>
    <w:qFormat/>
    <w:pPr/>
    <w:rPr>
      <w:rFonts w:eastAsia="MS Mincho;ＭＳ 明朝"/>
    </w:rPr>
  </w:style>
  <w:style w:type="paragraph" w:styleId="B3">
    <w:name w:val="B3"/>
    <w:basedOn w:val="32"/>
    <w:qFormat/>
    <w:pPr/>
    <w:rPr/>
  </w:style>
  <w:style w:type="paragraph" w:styleId="CRCoverPage">
    <w:name w:val="CR Cover Page"/>
    <w:qFormat/>
    <w:pPr>
      <w:widowControl/>
      <w:bidi w:val="0"/>
      <w:spacing w:before="0" w:after="120"/>
    </w:pPr>
    <w:rPr>
      <w:rFonts w:ascii="Arial" w:hAnsi="Arial" w:eastAsia="等线;DengXian" w:cs="Arial"/>
      <w:color w:val="auto"/>
      <w:sz w:val="20"/>
      <w:szCs w:val="20"/>
      <w:lang w:val="en-GB" w:bidi="ar-SA" w:eastAsia="zh-CN"/>
    </w:rPr>
  </w:style>
  <w:style w:type="paragraph" w:styleId="Tdocheader">
    <w:name w:val="tdoc-header"/>
    <w:qFormat/>
    <w:pPr>
      <w:widowControl/>
      <w:bidi w:val="0"/>
    </w:pPr>
    <w:rPr>
      <w:rFonts w:ascii="Arial" w:hAnsi="Arial" w:eastAsia="等线;DengXian" w:cs="Arial"/>
      <w:color w:val="auto"/>
      <w:sz w:val="24"/>
      <w:szCs w:val="20"/>
      <w:lang w:val="en-GB" w:bidi="ar-SA" w:eastAsia="zh-CN"/>
    </w:rPr>
  </w:style>
  <w:style w:type="paragraph" w:styleId="ZchnZchn">
    <w:name w:val="Zchn Zchn"/>
    <w:qFormat/>
    <w:pPr>
      <w:keepNext w:val="true"/>
      <w:widowControl/>
      <w:numPr>
        <w:ilvl w:val="0"/>
        <w:numId w:val="3"/>
      </w:numPr>
      <w:tabs>
        <w:tab w:val="clear" w:pos="284"/>
        <w:tab w:val="left" w:pos="851" w:leader="none"/>
      </w:tabs>
      <w:autoSpaceDE w:val="false"/>
      <w:bidi w:val="0"/>
      <w:spacing w:before="60" w:after="60"/>
      <w:jc w:val="both"/>
    </w:pPr>
    <w:rPr>
      <w:rFonts w:ascii="Arial" w:hAnsi="Arial" w:eastAsia="宋体;SimSun" w:cs="Arial"/>
      <w:color w:val="0000FF"/>
      <w:kern w:val="2"/>
      <w:sz w:val="20"/>
      <w:szCs w:val="20"/>
      <w:lang w:val="en-US" w:eastAsia="zh-CN" w:bidi="ar-SA"/>
    </w:rPr>
  </w:style>
  <w:style w:type="paragraph" w:styleId="SpecText">
    <w:name w:val="SpecText"/>
    <w:basedOn w:val="Normal"/>
    <w:qFormat/>
    <w:pPr>
      <w:overflowPunct w:val="false"/>
      <w:autoSpaceDE w:val="false"/>
      <w:textAlignment w:val="baseline"/>
    </w:pPr>
    <w:rPr>
      <w:rFonts w:eastAsia="Batang;바탕"/>
    </w:rPr>
  </w:style>
  <w:style w:type="paragraph" w:styleId="Char3CharCharCharCharCharCharCharCharCharCharChar">
    <w:name w:val="Char3 Char Char Char (文字) (文字) Char Char Char Char Char Char Char (文字) (文字) Ch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BodyC">
    <w:name w:val="Body C"/>
    <w:qFormat/>
    <w:pPr>
      <w:widowControl/>
      <w:bidi w:val="0"/>
    </w:pPr>
    <w:rPr>
      <w:rFonts w:ascii="Times New Roman" w:hAnsi="Times New Roman" w:eastAsia="Arial Unicode MS" w:cs="Arial Unicode MS"/>
      <w:color w:val="000000"/>
      <w:sz w:val="24"/>
      <w:szCs w:val="24"/>
      <w:lang w:val="en-US" w:bidi="ar-SA" w:eastAsia="zh-CN"/>
    </w:rPr>
  </w:style>
  <w:style w:type="paragraph" w:styleId="TALNotBold">
    <w:name w:val="TAL + Not Bold"/>
    <w:basedOn w:val="TH"/>
    <w:qFormat/>
    <w:pPr>
      <w:keepNext w:val="false"/>
      <w:overflowPunct w:val="false"/>
      <w:autoSpaceDE w:val="false"/>
      <w:spacing w:before="0" w:after="240"/>
      <w:textAlignment w:val="baseline"/>
    </w:pPr>
    <w:rPr>
      <w:rFonts w:eastAsia="等线;DengXian"/>
      <w:lang w:eastAsia="ko-K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3gpp.org/Change-Requests" TargetMode="External"/><Relationship Id="rId3" Type="http://schemas.openxmlformats.org/officeDocument/2006/relationships/hyperlink" Target="http://www.3gpp.org/ftp/Specs/html-info/21900.htm" TargetMode="External"/><Relationship Id="rId4" Type="http://schemas.openxmlformats.org/officeDocument/2006/relationships/oleObject" Target="embeddings/oleObject1.bin"/><Relationship Id="rId5" Type="http://schemas.openxmlformats.org/officeDocument/2006/relationships/image" Target="media/image1.wmf"/><Relationship Id="rId6" Type="http://schemas.openxmlformats.org/officeDocument/2006/relationships/oleObject" Target="embeddings/oleObject2.bin"/><Relationship Id="rId7" Type="http://schemas.openxmlformats.org/officeDocument/2006/relationships/image" Target="media/image2.wmf"/><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23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2024-02-18T16:02:00Z</dcterms:created>
  <dc:creator>Michael Sanders, John M Meredith</dc:creator>
  <dc:description/>
  <cp:keywords/>
  <dc:language>en-US</dc:language>
  <cp:lastModifiedBy>CMCC</cp:lastModifiedBy>
  <dcterms:modified xsi:type="dcterms:W3CDTF">2024-02-19T15:56:00Z</dcterms:modified>
  <cp:revision>8</cp:revision>
  <dc:subject/>
  <dc:title>3GPP Change Request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KSOProductBuildVer">
    <vt:lpwstr>2052-11.8.2.9022</vt:lpwstr>
  </property>
  <property fmtid="{D5CDD505-2E9C-101B-9397-08002B2CF9AE}" pid="4" name="_2015_ms_pID_725343">
    <vt:lpwstr>(3)28GDL1LL0fL3XGhzTfaiRXMNiRQj/z9zFEMev3isvuqnEcu8pGj7ip+4e8byuIbKp3KgW1w9
LlEf5K4qhAze8doXFgqC8BMwyDKjKqNaWpMNF/tihlUjldYj1g/VRrH8nn70jN244Kfb0Bgm
w7vlA3cSt38oVx5eXK08sxKLT7+jq54KTT2lupREfqu7VDnWgFgr+wBs1yHzHcd7yuNHrpXo
hy2IA9n3On0nLr1Rpr</vt:lpwstr>
  </property>
  <property fmtid="{D5CDD505-2E9C-101B-9397-08002B2CF9AE}" pid="5" name="_2015_ms_pID_7253431">
    <vt:lpwstr>KG26kHsrax4K5L8nit4nkGkAa5nTqo0fQ+GTRREJQBV7rxz7p8BF1D
eXvOD/gHqb8L5HnlfyEZV9Oc+ANfXHygPLLr7mnhrsj6b1IgRvuUFR4/6955mjW23GB77An7
uwujpooyT01vNHxXPz6ZWN03JYqgUdSm65LO61QdKiX9jkFhk3pcCddTVwToI3wRck7L+EKp
D1OD/vKKpu5LjPDBxyxjZRPb7Pse6PizxZMq</vt:lpwstr>
  </property>
  <property fmtid="{D5CDD505-2E9C-101B-9397-08002B2CF9AE}" pid="6" name="_2015_ms_pID_7253432">
    <vt:lpwstr>XQ==</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1680764375</vt:lpwstr>
  </property>
</Properties>
</file>