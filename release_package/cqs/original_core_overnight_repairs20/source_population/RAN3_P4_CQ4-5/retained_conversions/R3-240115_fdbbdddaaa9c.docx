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i/>
          <w:i/>
          <w:sz w:val="28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  <w:t>3GPP TSG-RAN WG3 Meeting #123</w:t>
      </w:r>
      <w:r>
        <w:rPr>
          <w:rFonts w:eastAsia="Times New Roman" w:cs="Arial" w:ascii="Arial" w:hAnsi="Arial"/>
          <w:b/>
          <w:i/>
          <w:sz w:val="28"/>
          <w:lang w:val="en-US" w:eastAsia="en-US"/>
        </w:rPr>
        <w:tab/>
      </w:r>
      <w:r>
        <w:rPr>
          <w:rFonts w:eastAsia="Times New Roman" w:cs="Arial" w:ascii="Arial" w:hAnsi="Arial"/>
          <w:b/>
          <w:iCs/>
          <w:sz w:val="28"/>
          <w:lang w:val="en-US" w:eastAsia="en-US"/>
        </w:rPr>
        <w:t>R3-240115</w:t>
      </w:r>
    </w:p>
    <w:p>
      <w:pPr>
        <w:pStyle w:val="Normal"/>
        <w:spacing w:before="0" w:after="120"/>
        <w:rPr>
          <w:rFonts w:ascii="Arial" w:hAnsi="Arial" w:eastAsia="Times New Roman" w:cs="Arial"/>
          <w:b/>
          <w:b/>
          <w:sz w:val="24"/>
          <w:lang w:val="en-US" w:eastAsia="en-US"/>
        </w:rPr>
      </w:pPr>
      <w:bookmarkStart w:id="0" w:name="_Hlk57190503"/>
      <w:r>
        <w:rPr>
          <w:rFonts w:eastAsia="Times New Roman" w:cs="Arial" w:ascii="Arial" w:hAnsi="Arial"/>
          <w:b/>
          <w:sz w:val="24"/>
          <w:lang w:val="en-US" w:eastAsia="en-US"/>
        </w:rPr>
        <w:t>Athens, Greece, 26</w:t>
      </w:r>
      <w:r>
        <w:rPr>
          <w:rFonts w:eastAsia="Times New Roman" w:cs="Arial" w:ascii="Arial" w:hAnsi="Arial"/>
          <w:b/>
          <w:sz w:val="24"/>
          <w:vertAlign w:val="superscript"/>
          <w:lang w:val="en-US" w:eastAsia="en-US"/>
        </w:rPr>
        <w:t>th</w:t>
      </w:r>
      <w:r>
        <w:rPr>
          <w:rFonts w:eastAsia="Times New Roman" w:cs="Arial" w:ascii="Arial" w:hAnsi="Arial"/>
          <w:b/>
          <w:sz w:val="24"/>
          <w:lang w:val="en-US" w:eastAsia="en-US"/>
        </w:rPr>
        <w:t xml:space="preserve"> February – 01</w:t>
      </w:r>
      <w:r>
        <w:rPr>
          <w:rFonts w:eastAsia="Times New Roman" w:cs="Arial" w:ascii="Arial" w:hAnsi="Arial"/>
          <w:b/>
          <w:sz w:val="24"/>
          <w:vertAlign w:val="superscript"/>
          <w:lang w:val="en-US" w:eastAsia="en-US"/>
        </w:rPr>
        <w:t>st</w:t>
      </w:r>
      <w:r>
        <w:rPr>
          <w:rFonts w:eastAsia="Times New Roman" w:cs="Arial" w:ascii="Arial" w:hAnsi="Arial"/>
          <w:b/>
          <w:sz w:val="24"/>
          <w:lang w:val="en-US" w:eastAsia="en-US"/>
        </w:rPr>
        <w:t xml:space="preserve"> March 2024</w:t>
      </w:r>
      <w:bookmarkEnd w:id="0"/>
    </w:p>
    <w:tbl>
      <w:tblPr>
        <w:tblW w:w="9641" w:type="dxa"/>
        <w:jc w:val="start"/>
        <w:tblInd w:w="-5" w:type="dxa"/>
        <w:tblLayout w:type="fixed"/>
        <w:tblCellMar>
          <w:top w:w="0" w:type="dxa"/>
          <w:start w:w="42" w:type="dxa"/>
          <w:bottom w:w="0" w:type="dxa"/>
          <w:end w:w="42" w:type="dxa"/>
        </w:tblCellMar>
      </w:tblPr>
      <w:tblGrid>
        <w:gridCol w:w="142"/>
        <w:gridCol w:w="1559"/>
        <w:gridCol w:w="709"/>
        <w:gridCol w:w="1276"/>
        <w:gridCol w:w="709"/>
        <w:gridCol w:w="992"/>
        <w:gridCol w:w="2410"/>
        <w:gridCol w:w="1701"/>
        <w:gridCol w:w="143"/>
      </w:tblGrid>
      <w:tr>
        <w:trPr/>
        <w:tc>
          <w:tcPr>
            <w:tcW w:w="9641" w:type="dxa"/>
            <w:gridSpan w:val="9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14"/>
                <w:lang w:val="en-US" w:eastAsia="en-US"/>
              </w:rPr>
              <w:t>CR-Form-v12.2</w:t>
            </w:r>
          </w:p>
        </w:tc>
      </w:tr>
      <w:tr>
        <w:trPr/>
        <w:tc>
          <w:tcPr>
            <w:tcW w:w="9641" w:type="dxa"/>
            <w:gridSpan w:val="9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32"/>
                <w:lang w:val="en-US" w:eastAsia="en-US"/>
              </w:rPr>
              <w:t>CHANGE REQUEST</w:t>
            </w:r>
          </w:p>
        </w:tc>
      </w:tr>
      <w:tr>
        <w:trPr/>
        <w:tc>
          <w:tcPr>
            <w:tcW w:w="9641" w:type="dxa"/>
            <w:gridSpan w:val="9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42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jc w:val="end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  <w:tc>
          <w:tcPr>
            <w:tcW w:w="1559" w:type="dxa"/>
            <w:tcBorders/>
            <w:shd w:fill="FFFFB2" w:val="clear"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b/>
                <w:b/>
                <w:sz w:val="28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"Spec#"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38.410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  <w:tc>
          <w:tcPr>
            <w:tcW w:w="709" w:type="dxa"/>
            <w:tcBorders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lang w:val="en-US" w:eastAsia="en-US"/>
              </w:rPr>
              <w:t>CR</w:t>
            </w:r>
          </w:p>
        </w:tc>
        <w:tc>
          <w:tcPr>
            <w:tcW w:w="1276" w:type="dxa"/>
            <w:tcBorders/>
            <w:shd w:fill="FFFFB2" w:val="clea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"Cr#"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0049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  <w:tc>
          <w:tcPr>
            <w:tcW w:w="709" w:type="dxa"/>
            <w:tcBorders/>
          </w:tcPr>
          <w:p>
            <w:pPr>
              <w:pStyle w:val="Normal"/>
              <w:tabs>
                <w:tab w:val="clear" w:pos="284"/>
                <w:tab w:val="right" w:pos="625" w:leader="none"/>
              </w:tabs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bCs/>
                <w:sz w:val="28"/>
                <w:lang w:val="en-US" w:eastAsia="en-US"/>
              </w:rPr>
              <w:t>rev</w:t>
            </w:r>
          </w:p>
        </w:tc>
        <w:tc>
          <w:tcPr>
            <w:tcW w:w="992" w:type="dxa"/>
            <w:tcBorders/>
            <w:shd w:fill="FFFFB2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lang w:val="en-US" w:eastAsia="en-US"/>
              </w:rPr>
            </w:r>
          </w:p>
        </w:tc>
        <w:tc>
          <w:tcPr>
            <w:tcW w:w="2410" w:type="dxa"/>
            <w:tcBorders/>
          </w:tcPr>
          <w:p>
            <w:pPr>
              <w:pStyle w:val="Normal"/>
              <w:tabs>
                <w:tab w:val="clear" w:pos="284"/>
                <w:tab w:val="right" w:pos="1825" w:leader="none"/>
              </w:tabs>
              <w:spacing w:before="0" w:after="0"/>
              <w:jc w:val="center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sz w:val="28"/>
                <w:szCs w:val="28"/>
                <w:lang w:val="en-US" w:eastAsia="en-US"/>
              </w:rPr>
              <w:t>Current version:</w:t>
            </w:r>
          </w:p>
        </w:tc>
        <w:tc>
          <w:tcPr>
            <w:tcW w:w="1701" w:type="dxa"/>
            <w:tcBorders/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sz w:val="28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"Revision"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18.0.0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  <w:tc>
          <w:tcPr>
            <w:tcW w:w="143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28"/>
                <w:lang w:val="en-US" w:eastAsia="en-US"/>
              </w:rPr>
            </w:pPr>
            <w:r>
              <w:rPr>
                <w:rFonts w:eastAsia="Times New Roman" w:cs="Arial" w:ascii="Arial" w:hAnsi="Arial"/>
                <w:sz w:val="28"/>
                <w:lang w:val="en-US" w:eastAsia="en-US"/>
              </w:rPr>
            </w:r>
          </w:p>
        </w:tc>
      </w:tr>
      <w:tr>
        <w:trPr/>
        <w:tc>
          <w:tcPr>
            <w:tcW w:w="9641" w:type="dxa"/>
            <w:gridSpan w:val="9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</w:tr>
      <w:tr>
        <w:trPr/>
        <w:tc>
          <w:tcPr>
            <w:tcW w:w="9641" w:type="dxa"/>
            <w:gridSpan w:val="9"/>
            <w:tcBorders>
              <w:top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lang w:val="en-US" w:eastAsia="en-US"/>
              </w:rPr>
              <w:t xml:space="preserve">For </w:t>
            </w:r>
            <w:r>
              <w:fldChar w:fldCharType="begin"/>
            </w:r>
            <w:r>
              <w:rPr>
                <w:rStyle w:val="InternetLink"/>
                <w:i/>
                <w:u w:val="single"/>
                <w:b/>
                <w:rFonts w:eastAsia="Times New Roman" w:cs="Arial" w:ascii="Arial" w:hAnsi="Arial"/>
                <w:color w:val="FF0000"/>
                <w:lang w:val="en-US" w:eastAsia="en-US"/>
              </w:rPr>
              <w:instrText xml:space="preserve"> HYPERLINK "http://www.3gpp.org/3G_Specs/CRs.htm" \l "_blank"</w:instrText>
            </w:r>
            <w:r>
              <w:rPr>
                <w:rStyle w:val="InternetLink"/>
                <w:i/>
                <w:u w:val="single"/>
                <w:b/>
                <w:rFonts w:eastAsia="Times New Roman" w:cs="Arial" w:ascii="Arial" w:hAnsi="Arial"/>
                <w:color w:val="FF0000"/>
                <w:lang w:val="en-US" w:eastAsia="en-US"/>
              </w:rPr>
              <w:fldChar w:fldCharType="separate"/>
            </w:r>
            <w:r>
              <w:rPr>
                <w:rStyle w:val="InternetLink"/>
                <w:rFonts w:eastAsia="Times New Roman" w:cs="Arial" w:ascii="Arial" w:hAnsi="Arial"/>
                <w:b/>
                <w:i/>
                <w:color w:val="FF0000"/>
                <w:u w:val="single"/>
                <w:lang w:val="en-US" w:eastAsia="en-US"/>
              </w:rPr>
              <w:t>HELP</w:t>
            </w:r>
            <w:r>
              <w:rPr>
                <w:rStyle w:val="InternetLink"/>
                <w:i/>
                <w:u w:val="single"/>
                <w:b/>
                <w:rFonts w:eastAsia="Times New Roman" w:cs="Arial" w:ascii="Arial" w:hAnsi="Arial"/>
                <w:color w:val="FF0000"/>
                <w:lang w:val="en-US" w:eastAsia="en-US"/>
              </w:rPr>
              <w:fldChar w:fldCharType="end"/>
            </w:r>
            <w:r>
              <w:rPr>
                <w:rFonts w:eastAsia="Times New Roman" w:cs="Arial" w:ascii="Arial" w:hAnsi="Arial"/>
                <w:b/>
                <w:i/>
                <w:color w:val="FF0000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i/>
                <w:lang w:val="en-US" w:eastAsia="en-US"/>
              </w:rPr>
              <w:t xml:space="preserve">on using this form: comprehensive instructions can be found at </w:t>
              <w:br/>
            </w:r>
            <w:hyperlink r:id="rId2">
              <w:r>
                <w:rPr>
                  <w:rStyle w:val="InternetLink"/>
                  <w:rFonts w:eastAsia="Times New Roman" w:cs="Arial" w:ascii="Arial" w:hAnsi="Arial"/>
                  <w:i/>
                  <w:color w:val="0000FF"/>
                  <w:u w:val="single"/>
                  <w:lang w:val="en-US" w:eastAsia="en-US"/>
                </w:rPr>
                <w:t>http://www.3gpp.org/Change-Requests</w:t>
              </w:r>
            </w:hyperlink>
            <w:r>
              <w:rPr>
                <w:rFonts w:eastAsia="Times New Roman" w:cs="Arial" w:ascii="Arial" w:hAnsi="Arial"/>
                <w:i/>
                <w:lang w:val="en-US" w:eastAsia="en-US"/>
              </w:rPr>
              <w:t>.</w:t>
            </w:r>
          </w:p>
        </w:tc>
      </w:tr>
      <w:tr>
        <w:trPr/>
        <w:tc>
          <w:tcPr>
            <w:tcW w:w="9641" w:type="dxa"/>
            <w:gridSpan w:val="9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8"/>
                <w:szCs w:val="8"/>
                <w:lang w:val="en-US" w:eastAsia="en-US"/>
              </w:rPr>
            </w:r>
          </w:p>
        </w:tc>
      </w:tr>
    </w:tbl>
    <w:p>
      <w:pPr>
        <w:pStyle w:val="Normal"/>
        <w:rPr>
          <w:rFonts w:eastAsia="Times New Roman"/>
          <w:sz w:val="8"/>
          <w:szCs w:val="8"/>
        </w:rPr>
      </w:pPr>
      <w:r>
        <w:rPr>
          <w:rFonts w:eastAsia="Times New Roman"/>
          <w:sz w:val="8"/>
          <w:szCs w:val="8"/>
        </w:rPr>
      </w:r>
    </w:p>
    <w:tbl>
      <w:tblPr>
        <w:tblW w:w="9639" w:type="dxa"/>
        <w:jc w:val="start"/>
        <w:tblInd w:w="0" w:type="dxa"/>
        <w:tblLayout w:type="fixed"/>
        <w:tblCellMar>
          <w:top w:w="0" w:type="dxa"/>
          <w:start w:w="42" w:type="dxa"/>
          <w:bottom w:w="0" w:type="dxa"/>
          <w:end w:w="42" w:type="dxa"/>
        </w:tblCellMar>
      </w:tblPr>
      <w:tblGrid>
        <w:gridCol w:w="2835"/>
        <w:gridCol w:w="1418"/>
        <w:gridCol w:w="283"/>
        <w:gridCol w:w="709"/>
        <w:gridCol w:w="284"/>
        <w:gridCol w:w="2126"/>
        <w:gridCol w:w="283"/>
        <w:gridCol w:w="1418"/>
        <w:gridCol w:w="283"/>
      </w:tblGrid>
      <w:tr>
        <w:trPr/>
        <w:tc>
          <w:tcPr>
            <w:tcW w:w="2835" w:type="dxa"/>
            <w:tcBorders/>
          </w:tcPr>
          <w:p>
            <w:pPr>
              <w:pStyle w:val="Normal"/>
              <w:tabs>
                <w:tab w:val="clear" w:pos="284"/>
                <w:tab w:val="right" w:pos="2751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Proposed change affects:</w:t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UICC apps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</w:r>
          </w:p>
        </w:tc>
        <w:tc>
          <w:tcPr>
            <w:tcW w:w="709" w:type="dxa"/>
            <w:tcBorders>
              <w:start w:val="single" w:sz="4" w:space="0" w:color="000000"/>
            </w:tcBorders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u w:val="single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ME</w:t>
            </w:r>
          </w:p>
        </w:tc>
        <w:tc>
          <w:tcPr>
            <w:tcW w:w="2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u w:val="single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u w:val="single"/>
                <w:lang w:val="en-US" w:eastAsia="en-US"/>
              </w:rPr>
            </w:r>
          </w:p>
        </w:tc>
        <w:tc>
          <w:tcPr>
            <w:tcW w:w="2126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u w:val="single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Radio Access Network</w:t>
            </w:r>
          </w:p>
        </w:tc>
        <w:tc>
          <w:tcPr>
            <w:tcW w:w="2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F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1418" w:type="dxa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Core Network</w:t>
            </w:r>
          </w:p>
        </w:tc>
        <w:tc>
          <w:tcPr>
            <w:tcW w:w="2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fill="FFFFBF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bCs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bCs/>
                <w:caps/>
                <w:lang w:val="en-US" w:eastAsia="en-US"/>
              </w:rPr>
              <w:t>X</w:t>
            </w:r>
          </w:p>
        </w:tc>
      </w:tr>
    </w:tbl>
    <w:p>
      <w:pPr>
        <w:pStyle w:val="Normal"/>
        <w:rPr>
          <w:rFonts w:eastAsia="Times New Roman"/>
          <w:sz w:val="8"/>
          <w:szCs w:val="8"/>
        </w:rPr>
      </w:pPr>
      <w:r>
        <w:rPr>
          <w:rFonts w:eastAsia="Times New Roman"/>
          <w:sz w:val="8"/>
          <w:szCs w:val="8"/>
        </w:rPr>
      </w:r>
    </w:p>
    <w:tbl>
      <w:tblPr>
        <w:tblW w:w="9640" w:type="dxa"/>
        <w:jc w:val="start"/>
        <w:tblInd w:w="0" w:type="dxa"/>
        <w:tblLayout w:type="fixed"/>
        <w:tblCellMar>
          <w:top w:w="0" w:type="dxa"/>
          <w:start w:w="42" w:type="dxa"/>
          <w:bottom w:w="0" w:type="dxa"/>
          <w:end w:w="42" w:type="dxa"/>
        </w:tblCellMar>
      </w:tblPr>
      <w:tblGrid>
        <w:gridCol w:w="1843"/>
        <w:gridCol w:w="851"/>
        <w:gridCol w:w="284"/>
        <w:gridCol w:w="284"/>
        <w:gridCol w:w="567"/>
        <w:gridCol w:w="1700"/>
        <w:gridCol w:w="567"/>
        <w:gridCol w:w="143"/>
        <w:gridCol w:w="281"/>
        <w:gridCol w:w="993"/>
        <w:gridCol w:w="2127"/>
      </w:tblGrid>
      <w:tr>
        <w:trPr/>
        <w:tc>
          <w:tcPr>
            <w:tcW w:w="9640" w:type="dxa"/>
            <w:gridSpan w:val="11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843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Title:</w:t>
              <w:tab/>
            </w:r>
          </w:p>
        </w:tc>
        <w:tc>
          <w:tcPr>
            <w:tcW w:w="7797" w:type="dxa"/>
            <w:gridSpan w:val="10"/>
            <w:tcBorders>
              <w:top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MS Mincho;ＭＳ 明朝" w:cs="Arial" w:ascii="Arial" w:hAnsi="Arial"/>
                <w:color w:val="000000"/>
                <w:lang w:eastAsia="ja-JP"/>
              </w:rPr>
              <w:t>Correction of TS 38.410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Source to WG:</w:t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t>Nokia, Nokia Shanghai Bell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Source to TSG:</w:t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"SourceIfTsg"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R3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7797" w:type="dxa"/>
            <w:gridSpan w:val="10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Work item code:</w:t>
            </w:r>
          </w:p>
        </w:tc>
        <w:tc>
          <w:tcPr>
            <w:tcW w:w="3686" w:type="dxa"/>
            <w:gridSpan w:val="5"/>
            <w:tcBorders/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MS Mincho;ＭＳ 明朝" w:cs="Arial" w:ascii="Arial" w:hAnsi="Arial"/>
                <w:color w:val="000000"/>
                <w:lang w:eastAsia="ja-JP"/>
              </w:rPr>
              <w:t>TEI18</w:t>
            </w:r>
          </w:p>
        </w:tc>
        <w:tc>
          <w:tcPr>
            <w:tcW w:w="567" w:type="dxa"/>
            <w:tcBorders/>
          </w:tcPr>
          <w:p>
            <w:pPr>
              <w:pStyle w:val="Normal"/>
              <w:snapToGrid w:val="false"/>
              <w:spacing w:before="0" w:after="0"/>
              <w:ind w:end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  <w:tc>
          <w:tcPr>
            <w:tcW w:w="1417" w:type="dxa"/>
            <w:gridSpan w:val="3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Date:</w:t>
            </w:r>
          </w:p>
        </w:tc>
        <w:tc>
          <w:tcPr>
            <w:tcW w:w="2127" w:type="dxa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t>2024-02-26</w:t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1986" w:type="dxa"/>
            <w:gridSpan w:val="4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2267" w:type="dxa"/>
            <w:gridSpan w:val="2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  <w:tc>
          <w:tcPr>
            <w:tcW w:w="1417" w:type="dxa"/>
            <w:gridSpan w:val="3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  <w:tc>
          <w:tcPr>
            <w:tcW w:w="2127" w:type="dxa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sz w:val="8"/>
                <w:szCs w:val="8"/>
                <w:lang w:val="en-US" w:eastAsia="en-US"/>
              </w:rPr>
            </w:r>
          </w:p>
        </w:tc>
      </w:tr>
      <w:tr>
        <w:trPr>
          <w:cantSplit w:val="true"/>
        </w:trPr>
        <w:tc>
          <w:tcPr>
            <w:tcW w:w="1843" w:type="dxa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1759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Category:</w:t>
            </w:r>
          </w:p>
        </w:tc>
        <w:tc>
          <w:tcPr>
            <w:tcW w:w="851" w:type="dxa"/>
            <w:tcBorders/>
            <w:shd w:fill="FFFFB2" w:val="clear"/>
          </w:tcPr>
          <w:p>
            <w:pPr>
              <w:pStyle w:val="Normal"/>
              <w:spacing w:before="0" w:after="0"/>
              <w:ind w:start="100" w:end="-609" w:hanging="0"/>
              <w:rPr>
                <w:rFonts w:ascii="Arial" w:hAnsi="Arial" w:eastAsia="Times New Roman" w:cs="Arial"/>
                <w:bCs/>
                <w:lang w:val="en-US" w:eastAsia="en-US"/>
              </w:rPr>
            </w:pPr>
            <w:r>
              <w:rPr>
                <w:rFonts w:eastAsia="Times New Roman" w:cs="Arial" w:ascii="Arial" w:hAnsi="Arial"/>
                <w:bCs/>
                <w:lang w:val="en-US" w:eastAsia="en-US"/>
              </w:rPr>
              <w:t>D</w:t>
            </w:r>
          </w:p>
        </w:tc>
        <w:tc>
          <w:tcPr>
            <w:tcW w:w="3402" w:type="dxa"/>
            <w:gridSpan w:val="5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Cs/>
                <w:lang w:val="en-US" w:eastAsia="en-US"/>
              </w:rPr>
            </w:pPr>
            <w:r>
              <w:rPr>
                <w:rFonts w:eastAsia="Times New Roman" w:cs="Arial" w:ascii="Arial" w:hAnsi="Arial"/>
                <w:bCs/>
                <w:lang w:val="en-US" w:eastAsia="en-US"/>
              </w:rPr>
            </w:r>
          </w:p>
        </w:tc>
        <w:tc>
          <w:tcPr>
            <w:tcW w:w="1417" w:type="dxa"/>
            <w:gridSpan w:val="3"/>
            <w:tcBorders/>
          </w:tcPr>
          <w:p>
            <w:pPr>
              <w:pStyle w:val="Normal"/>
              <w:spacing w:before="0" w:after="0"/>
              <w:jc w:val="end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Release:</w:t>
            </w:r>
          </w:p>
        </w:tc>
        <w:tc>
          <w:tcPr>
            <w:tcW w:w="2127" w:type="dxa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</w:rPr>
              <w:fldChar w:fldCharType="begin"/>
            </w:r>
            <w:r>
              <w:rPr>
                <w:rFonts w:eastAsia="Times New Roman" w:cs="Arial" w:ascii="Arial" w:hAnsi="Arial"/>
              </w:rPr>
              <w:instrText xml:space="preserve"> DOCPROPERTY "Release"</w:instrText>
            </w:r>
            <w:r>
              <w:rPr>
                <w:rFonts w:eastAsia="Times New Roman" w:cs="Arial" w:ascii="Arial" w:hAnsi="Arial"/>
              </w:rPr>
              <w:fldChar w:fldCharType="separate"/>
            </w:r>
            <w:r>
              <w:rPr>
                <w:rFonts w:eastAsia="Times New Roman" w:cs="Arial" w:ascii="Arial" w:hAnsi="Arial"/>
              </w:rPr>
              <w:t>Rel-18</w:t>
            </w:r>
            <w:r>
              <w:rPr>
                <w:rFonts w:eastAsia="Times New Roman" w:cs="Arial" w:ascii="Arial" w:hAnsi="Arial"/>
              </w:rPr>
              <w:fldChar w:fldCharType="end"/>
            </w:r>
          </w:p>
        </w:tc>
      </w:tr>
      <w:tr>
        <w:trPr/>
        <w:tc>
          <w:tcPr>
            <w:tcW w:w="184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  <w:tc>
          <w:tcPr>
            <w:tcW w:w="4677" w:type="dxa"/>
            <w:gridSpan w:val="8"/>
            <w:tcBorders>
              <w:bottom w:val="single" w:sz="4" w:space="0" w:color="000000"/>
            </w:tcBorders>
          </w:tcPr>
          <w:p>
            <w:pPr>
              <w:pStyle w:val="Normal"/>
              <w:spacing w:before="0" w:after="0"/>
              <w:ind w:start="383" w:hanging="383"/>
              <w:rPr>
                <w:rFonts w:ascii="Arial" w:hAnsi="Arial" w:eastAsia="Times New Roman" w:cs="Arial"/>
                <w:i/>
                <w:i/>
                <w:sz w:val="18"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Use </w:t>
            </w:r>
            <w:r>
              <w:rPr>
                <w:rFonts w:eastAsia="Times New Roman" w:cs="Arial" w:ascii="Arial" w:hAnsi="Arial"/>
                <w:i/>
                <w:sz w:val="18"/>
                <w:u w:val="single"/>
                <w:lang w:val="en-US" w:eastAsia="en-US"/>
              </w:rPr>
              <w:t>one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of the following categories:</w:t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br/>
              <w:t>F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(correction)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A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(mirror corresponding to a change in an earlier </w:t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ab/>
              <w:t>release)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B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(addition of feature), 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C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(functional modification of feature)</w:t>
              <w:br/>
            </w:r>
            <w:r>
              <w:rPr>
                <w:rFonts w:eastAsia="Times New Roman" w:cs="Arial" w:ascii="Arial" w:hAnsi="Arial"/>
                <w:b/>
                <w:i/>
                <w:sz w:val="18"/>
                <w:lang w:val="en-US" w:eastAsia="en-US"/>
              </w:rPr>
              <w:t>D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(editorial modification)</w:t>
              <w:br/>
            </w:r>
            <w:r>
              <w:rPr>
                <w:rFonts w:eastAsia="Times New Roman" w:cs="Arial" w:ascii="Arial" w:hAnsi="Arial"/>
                <w:b/>
                <w:bCs/>
                <w:i/>
                <w:sz w:val="18"/>
                <w:lang w:val="en-US" w:eastAsia="en-US"/>
              </w:rPr>
              <w:t>S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 (adding to the sourcing companies’ CR statistics)</w:t>
            </w:r>
          </w:p>
          <w:p>
            <w:pPr>
              <w:pStyle w:val="Normal"/>
              <w:spacing w:before="0" w:after="12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sz w:val="18"/>
                <w:lang w:val="en-US" w:eastAsia="en-US"/>
              </w:rPr>
              <w:t>Detailed explanations of the above categories can</w:t>
              <w:br/>
              <w:t xml:space="preserve">be found in 3GPP </w:t>
            </w:r>
            <w:hyperlink r:id="rId3">
              <w:r>
                <w:rPr>
                  <w:rStyle w:val="InternetLink"/>
                  <w:rFonts w:eastAsia="Times New Roman" w:cs="Arial" w:ascii="Arial" w:hAnsi="Arial"/>
                  <w:color w:val="0000FF"/>
                  <w:sz w:val="18"/>
                  <w:u w:val="single"/>
                  <w:lang w:val="en-US" w:eastAsia="en-US"/>
                </w:rPr>
                <w:t>TR 21.900</w:t>
              </w:r>
            </w:hyperlink>
            <w:r>
              <w:rPr>
                <w:rFonts w:eastAsia="Times New Roman" w:cs="Arial" w:ascii="Arial" w:hAnsi="Arial"/>
                <w:sz w:val="18"/>
                <w:lang w:val="en-US" w:eastAsia="en-US"/>
              </w:rPr>
              <w:t>.</w:t>
            </w:r>
          </w:p>
        </w:tc>
        <w:tc>
          <w:tcPr>
            <w:tcW w:w="3120" w:type="dxa"/>
            <w:gridSpan w:val="2"/>
            <w:tcBorders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left" w:pos="950" w:leader="none"/>
              </w:tabs>
              <w:spacing w:before="0" w:after="0"/>
              <w:ind w:start="241" w:hanging="241"/>
              <w:rPr>
                <w:rFonts w:ascii="Arial" w:hAnsi="Arial" w:eastAsia="Times New Roman" w:cs="Arial"/>
                <w:i/>
                <w:i/>
                <w:sz w:val="18"/>
                <w:lang w:val="en-US" w:eastAsia="en-US"/>
              </w:rPr>
            </w:pP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Use </w:t>
            </w:r>
            <w:r>
              <w:rPr>
                <w:rFonts w:eastAsia="Times New Roman" w:cs="Arial" w:ascii="Arial" w:hAnsi="Arial"/>
                <w:i/>
                <w:sz w:val="18"/>
                <w:u w:val="single"/>
                <w:lang w:val="en-US" w:eastAsia="en-US"/>
              </w:rPr>
              <w:t>one</w:t>
            </w:r>
            <w:r>
              <w:rPr>
                <w:rFonts w:eastAsia="Times New Roman" w:cs="Arial" w:ascii="Arial" w:hAnsi="Arial"/>
                <w:i/>
                <w:sz w:val="18"/>
                <w:lang w:val="en-US" w:eastAsia="en-US"/>
              </w:rPr>
              <w:t xml:space="preserve"> of the following releases:</w:t>
              <w:br/>
              <w:t>Rel-8</w:t>
              <w:tab/>
              <w:t>(Release 8)</w:t>
              <w:br/>
              <w:t>Rel-9</w:t>
              <w:tab/>
              <w:t>(Release 9)</w:t>
              <w:br/>
              <w:t>Rel-10</w:t>
              <w:tab/>
              <w:t>(Release 10)</w:t>
              <w:br/>
              <w:t>Rel-11</w:t>
              <w:tab/>
              <w:t>(Release 11)</w:t>
              <w:br/>
              <w:t>…</w:t>
              <w:br/>
              <w:t>Rel-16</w:t>
              <w:tab/>
              <w:t>(Release 16)</w:t>
              <w:br/>
              <w:t>Rel-17</w:t>
              <w:tab/>
              <w:t>(Release 17)</w:t>
              <w:br/>
              <w:t>Rel-18</w:t>
              <w:tab/>
              <w:t>(Release 18)</w:t>
              <w:br/>
              <w:t>Rel-19</w:t>
              <w:tab/>
              <w:t>(Release 19)</w:t>
            </w:r>
          </w:p>
        </w:tc>
      </w:tr>
      <w:tr>
        <w:trPr/>
        <w:tc>
          <w:tcPr>
            <w:tcW w:w="1843" w:type="dxa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7797" w:type="dxa"/>
            <w:gridSpan w:val="10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Reason for change: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tabs>
                <w:tab w:val="clear" w:pos="284"/>
                <w:tab w:val="left" w:pos="384" w:leader="none"/>
              </w:tabs>
              <w:spacing w:before="20" w:after="80"/>
              <w:rPr>
                <w:rFonts w:ascii="Arial" w:hAnsi="Arial" w:eastAsia="SimSun;宋体" w:cs="Arial"/>
                <w:lang w:eastAsia="zh-CN"/>
              </w:rPr>
            </w:pPr>
            <w:r>
              <w:rPr>
                <w:rFonts w:eastAsia="SimSun;宋体" w:cs="Arial" w:ascii="Arial" w:hAnsi="Arial"/>
                <w:lang w:eastAsia="zh-CN"/>
              </w:rPr>
              <w:t>Some abbreviations are not defined.</w:t>
            </w:r>
          </w:p>
          <w:p>
            <w:pPr>
              <w:pStyle w:val="Normal"/>
              <w:tabs>
                <w:tab w:val="clear" w:pos="284"/>
                <w:tab w:val="left" w:pos="384" w:leader="none"/>
              </w:tabs>
              <w:spacing w:before="20" w:after="8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SimSun;宋体" w:cs="Arial" w:ascii="Arial" w:hAnsi="Arial"/>
                <w:lang w:eastAsia="zh-CN"/>
              </w:rPr>
              <w:t>Some editorials to be corrected.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Summary of change:</w:t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tabs>
                <w:tab w:val="clear" w:pos="284"/>
                <w:tab w:val="left" w:pos="384" w:leader="none"/>
              </w:tabs>
              <w:spacing w:before="20" w:after="80"/>
              <w:rPr/>
            </w:pPr>
            <w:r>
              <w:rPr>
                <w:rFonts w:eastAsia="SimSun;宋体" w:cs="Arial" w:ascii="Arial" w:hAnsi="Arial"/>
                <w:lang w:eastAsia="zh-CN"/>
              </w:rPr>
              <w:t>Some abbreviations are defined.</w:t>
            </w:r>
          </w:p>
          <w:p>
            <w:pPr>
              <w:pStyle w:val="Normal"/>
              <w:spacing w:before="0" w:after="0"/>
              <w:rPr>
                <w:rFonts w:ascii="Arial" w:hAnsi="Arial" w:eastAsia="SimSun;宋体" w:cs="Arial"/>
                <w:lang w:eastAsia="zh-CN"/>
              </w:rPr>
            </w:pPr>
            <w:r>
              <w:rPr>
                <w:rFonts w:eastAsia="SimSun;宋体" w:cs="Arial" w:ascii="Arial" w:hAnsi="Arial"/>
                <w:lang w:eastAsia="zh-CN"/>
              </w:rPr>
              <w:t>Some editorials are corrected.</w:t>
            </w:r>
          </w:p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  <w:p>
            <w:pPr>
              <w:pStyle w:val="Normal"/>
              <w:spacing w:before="0" w:after="0"/>
              <w:rPr>
                <w:rFonts w:ascii="Arial" w:hAnsi="Arial" w:eastAsia="SimSun;宋体" w:cs="Arial"/>
                <w:u w:val="single"/>
                <w:lang w:eastAsia="zh-CN"/>
              </w:rPr>
            </w:pPr>
            <w:r>
              <w:rPr>
                <w:rFonts w:eastAsia="SimSun;宋体" w:cs="Arial" w:ascii="Arial" w:hAnsi="Arial"/>
                <w:u w:val="single"/>
                <w:lang w:eastAsia="zh-CN"/>
              </w:rPr>
              <w:t>Impact assessment towards the previous version of the specification (same release):</w:t>
            </w:r>
          </w:p>
          <w:p>
            <w:pPr>
              <w:pStyle w:val="Normal"/>
              <w:spacing w:before="0" w:after="0"/>
              <w:rPr>
                <w:rFonts w:ascii="Arial" w:hAnsi="Arial" w:eastAsia="SimSun;宋体" w:cs="Arial"/>
                <w:lang w:eastAsia="zh-CN"/>
              </w:rPr>
            </w:pPr>
            <w:r>
              <w:rPr>
                <w:rFonts w:eastAsia="SimSun;宋体" w:cs="Arial" w:ascii="Arial" w:hAnsi="Arial"/>
                <w:lang w:eastAsia="zh-CN"/>
              </w:rPr>
              <w:t>This CR has an isolated impact towards the previous version of the specification (same release).</w:t>
            </w:r>
          </w:p>
          <w:p>
            <w:pPr>
              <w:pStyle w:val="Normal"/>
              <w:spacing w:before="0" w:after="0"/>
              <w:rPr>
                <w:rFonts w:ascii="Arial" w:hAnsi="Arial" w:eastAsia="SimSun;宋体" w:cs="Arial"/>
                <w:lang w:val="en-US" w:eastAsia="en-US"/>
              </w:rPr>
            </w:pPr>
            <w:r>
              <w:rPr>
                <w:rFonts w:eastAsia="SimSun;宋体" w:cs="Arial" w:ascii="Arial" w:hAnsi="Arial"/>
                <w:lang w:eastAsia="zh-CN"/>
              </w:rPr>
              <w:t>This CR only has no functional impact</w:t>
            </w:r>
            <w:r>
              <w:rPr>
                <w:rFonts w:eastAsia="SimSun;宋体" w:cs="Arial" w:ascii="Arial" w:hAnsi="Arial"/>
                <w:lang w:val="en-US" w:eastAsia="en-US"/>
              </w:rPr>
              <w:t>.</w:t>
            </w:r>
          </w:p>
          <w:p>
            <w:pPr>
              <w:pStyle w:val="Normal"/>
              <w:spacing w:before="0" w:after="0"/>
              <w:rPr>
                <w:rFonts w:ascii="Arial" w:hAnsi="Arial" w:eastAsia="SimSun;宋体" w:cs="Arial"/>
                <w:lang w:val="en-US" w:eastAsia="en-US"/>
              </w:rPr>
            </w:pPr>
            <w:r>
              <w:rPr>
                <w:rFonts w:eastAsia="SimSun;宋体" w:cs="Arial" w:ascii="Arial" w:hAnsi="Arial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Consequences if not approved:</w:t>
            </w:r>
          </w:p>
        </w:tc>
        <w:tc>
          <w:tcPr>
            <w:tcW w:w="6946" w:type="dxa"/>
            <w:gridSpan w:val="9"/>
            <w:tcBorders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tabs>
                <w:tab w:val="clear" w:pos="284"/>
                <w:tab w:val="left" w:pos="384" w:leader="none"/>
              </w:tabs>
              <w:spacing w:before="20" w:after="80"/>
              <w:rPr/>
            </w:pPr>
            <w:r>
              <w:rPr>
                <w:rFonts w:eastAsia="Arial" w:cs="Arial" w:ascii="Arial" w:hAnsi="Arial"/>
                <w:lang w:eastAsia="zh-CN"/>
              </w:rPr>
              <w:t xml:space="preserve"> </w:t>
            </w:r>
            <w:r>
              <w:rPr>
                <w:rFonts w:eastAsia="SimSun;宋体" w:cs="Arial" w:ascii="Arial" w:hAnsi="Arial"/>
                <w:lang w:eastAsia="zh-CN"/>
              </w:rPr>
              <w:t>Some abbreviations remain not defined.</w:t>
            </w:r>
          </w:p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SimSun;宋体" w:cs="Arial" w:ascii="Arial" w:hAnsi="Arial"/>
                <w:lang w:eastAsia="zh-CN"/>
              </w:rPr>
              <w:t xml:space="preserve">Some editorials remain to be corrected.   </w:t>
            </w:r>
          </w:p>
        </w:tc>
      </w:tr>
      <w:tr>
        <w:trPr/>
        <w:tc>
          <w:tcPr>
            <w:tcW w:w="2694" w:type="dxa"/>
            <w:gridSpan w:val="2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/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Clauses affected: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 xml:space="preserve">3.2, 5.8, 5.28, 5.30, 6.25, 6.26, 8.5 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Y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N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tabs>
                <w:tab w:val="clear" w:pos="284"/>
                <w:tab w:val="right" w:pos="2893" w:leader="none"/>
              </w:tabs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Other specs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i/>
                <w:i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caps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tabs>
                <w:tab w:val="clear" w:pos="284"/>
                <w:tab w:val="right" w:pos="2893" w:leader="none"/>
              </w:tabs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lang w:val="en-US" w:eastAsia="en-US"/>
              </w:rPr>
              <w:t>Other core specifications</w:t>
              <w:tab/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TS/TR … CR …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affected: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i/>
                <w:i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caps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lang w:val="en-US" w:eastAsia="en-US"/>
              </w:rPr>
              <w:t>Test specifications</w:t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>TS/TR ... CR ...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(show related CRs)</w:t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shd w:fill="FFFFBF" w:val="clear"/>
          </w:tcPr>
          <w:p>
            <w:pPr>
              <w:pStyle w:val="Normal"/>
              <w:snapToGrid w:val="false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i/>
                <w:i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caps/>
                <w:lang w:val="en-US" w:eastAsia="en-US"/>
              </w:rPr>
            </w:r>
          </w:p>
        </w:tc>
        <w:tc>
          <w:tcPr>
            <w:tcW w:w="2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jc w:val="center"/>
              <w:rPr>
                <w:rFonts w:ascii="Arial" w:hAnsi="Arial" w:eastAsia="Times New Roman" w:cs="Arial"/>
                <w:b/>
                <w:b/>
                <w:caps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caps/>
                <w:lang w:val="en-US" w:eastAsia="en-US"/>
              </w:rPr>
              <w:t>X</w:t>
            </w:r>
          </w:p>
        </w:tc>
        <w:tc>
          <w:tcPr>
            <w:tcW w:w="2977" w:type="dxa"/>
            <w:gridSpan w:val="4"/>
            <w:tcBorders/>
          </w:tcPr>
          <w:p>
            <w:pPr>
              <w:pStyle w:val="Normal"/>
              <w:spacing w:before="0" w:after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  <w:r>
              <w:rPr>
                <w:rFonts w:eastAsia="Times New Roman" w:cs="Arial" w:ascii="Arial" w:hAnsi="Arial"/>
                <w:lang w:val="en-US" w:eastAsia="en-US"/>
              </w:rPr>
              <w:t>O&amp;M Specifications</w:t>
            </w:r>
          </w:p>
        </w:tc>
        <w:tc>
          <w:tcPr>
            <w:tcW w:w="3401" w:type="dxa"/>
            <w:gridSpan w:val="3"/>
            <w:tcBorders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99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Times New Roman" w:cs="Arial" w:ascii="Arial" w:hAnsi="Arial"/>
                <w:lang w:val="en-US" w:eastAsia="en-US"/>
              </w:rPr>
              <w:t xml:space="preserve">TS/TR ... CR ... </w:t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end w:val="single" w:sz="4" w:space="0" w:color="000000"/>
            </w:tcBorders>
          </w:tcPr>
          <w:p>
            <w:pPr>
              <w:pStyle w:val="Normal"/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Other comments:</w:t>
            </w:r>
          </w:p>
        </w:tc>
        <w:tc>
          <w:tcPr>
            <w:tcW w:w="6946" w:type="dxa"/>
            <w:gridSpan w:val="9"/>
            <w:tcBorders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napToGrid w:val="false"/>
              <w:spacing w:before="0" w:after="0"/>
              <w:ind w:start="100" w:hanging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napToGrid w:val="false"/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before="0" w:after="0"/>
              <w:ind w:start="100" w:hanging="0"/>
              <w:rPr>
                <w:rFonts w:ascii="Arial" w:hAnsi="Arial" w:eastAsia="Times New Roman" w:cs="Arial"/>
                <w:b/>
                <w:b/>
                <w:i/>
                <w:i/>
                <w:sz w:val="8"/>
                <w:szCs w:val="8"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sz w:val="8"/>
                <w:szCs w:val="8"/>
                <w:lang w:val="en-US" w:eastAsia="en-US"/>
              </w:rPr>
            </w:r>
          </w:p>
        </w:tc>
      </w:tr>
      <w:tr>
        <w:trPr/>
        <w:tc>
          <w:tcPr>
            <w:tcW w:w="269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284"/>
                <w:tab w:val="right" w:pos="2184" w:leader="none"/>
              </w:tabs>
              <w:spacing w:before="0" w:after="0"/>
              <w:rPr>
                <w:rFonts w:ascii="Arial" w:hAnsi="Arial" w:eastAsia="Times New Roman" w:cs="Arial"/>
                <w:b/>
                <w:b/>
                <w:i/>
                <w:i/>
                <w:lang w:val="en-US" w:eastAsia="en-US"/>
              </w:rPr>
            </w:pPr>
            <w:r>
              <w:rPr>
                <w:rFonts w:eastAsia="Times New Roman" w:cs="Arial" w:ascii="Arial" w:hAnsi="Arial"/>
                <w:b/>
                <w:i/>
                <w:lang w:val="en-US" w:eastAsia="en-US"/>
              </w:rPr>
              <w:t>This CR's revision history:</w:t>
            </w:r>
          </w:p>
        </w:tc>
        <w:tc>
          <w:tcPr>
            <w:tcW w:w="6946" w:type="dxa"/>
            <w:gridSpan w:val="9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FFFFB2" w:val="clear"/>
          </w:tcPr>
          <w:p>
            <w:pPr>
              <w:pStyle w:val="Normal"/>
              <w:spacing w:before="0" w:after="0"/>
              <w:ind w:start="100" w:hanging="0"/>
              <w:rPr>
                <w:rFonts w:ascii="Arial" w:hAnsi="Arial" w:eastAsia="Times New Roman" w:cs="Arial"/>
                <w:lang w:val="en-US" w:eastAsia="en-US"/>
              </w:rPr>
            </w:pPr>
            <w:r>
              <w:rPr>
                <w:rFonts w:eastAsia="Arial" w:cs="Arial" w:ascii="Arial" w:hAnsi="Arial"/>
                <w:lang w:val="en-US" w:eastAsia="en-US"/>
              </w:rPr>
              <w:t xml:space="preserve"> </w:t>
            </w:r>
          </w:p>
        </w:tc>
      </w:tr>
    </w:tbl>
    <w:p>
      <w:pPr>
        <w:pStyle w:val="Normal"/>
        <w:spacing w:before="0" w:after="0"/>
        <w:rPr>
          <w:rFonts w:ascii="Arial" w:hAnsi="Arial" w:eastAsia="Times New Roman" w:cs="Arial"/>
          <w:sz w:val="8"/>
          <w:szCs w:val="8"/>
          <w:lang w:val="en-US" w:eastAsia="en-US"/>
        </w:rPr>
      </w:pPr>
      <w:r>
        <w:rPr>
          <w:rFonts w:eastAsia="Times New Roman" w:cs="Arial" w:ascii="Arial" w:hAnsi="Arial"/>
          <w:sz w:val="8"/>
          <w:szCs w:val="8"/>
          <w:lang w:val="en-US" w:eastAsia="en-US"/>
        </w:rPr>
      </w:r>
    </w:p>
    <w:p>
      <w:pPr>
        <w:sectPr>
          <w:headerReference w:type="default" r:id="rId4"/>
          <w:footerReference w:type="default" r:id="rId5"/>
          <w:type w:val="nextPage"/>
          <w:pgSz w:w="11906" w:h="16838"/>
          <w:pgMar w:left="1134" w:right="1134" w:gutter="0" w:header="680" w:top="1418" w:footer="567" w:bottom="1134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rFonts w:ascii="Arial" w:hAnsi="Arial" w:eastAsia="Times New Roman" w:cs="Arial"/>
          <w:sz w:val="8"/>
          <w:szCs w:val="8"/>
          <w:lang w:val="en-US" w:eastAsia="en-US"/>
        </w:rPr>
      </w:pPr>
      <w:r>
        <w:rPr>
          <w:rFonts w:eastAsia="Times New Roman" w:cs="Arial" w:ascii="Arial" w:hAnsi="Arial"/>
          <w:sz w:val="8"/>
          <w:szCs w:val="8"/>
          <w:lang w:val="en-US" w:eastAsia="en-US"/>
        </w:rPr>
      </w:r>
    </w:p>
    <w:p>
      <w:pPr>
        <w:pStyle w:val="Normal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&lt;&lt;&lt;&lt;&lt;&lt;&lt;&lt;&lt;&lt;&lt;&lt;&lt;&lt;&lt;&lt;&lt;&lt;&lt;&lt; First Change &gt;&gt;&gt;&gt;&gt;&gt;&gt;&gt;&gt;&gt;&gt;&gt;&gt;&gt;&gt;&gt;&gt;&gt;&gt;&gt;</w:t>
      </w:r>
    </w:p>
    <w:p>
      <w:pPr>
        <w:pStyle w:val="Heading2"/>
        <w:rPr>
          <w:lang w:eastAsia="ja-JP"/>
        </w:rPr>
      </w:pPr>
      <w:r>
        <w:rPr/>
        <w:t>3.</w:t>
      </w:r>
      <w:r>
        <w:rPr>
          <w:lang w:eastAsia="ja-JP"/>
        </w:rPr>
        <w:t>2</w:t>
      </w:r>
      <w:r>
        <w:rPr/>
        <w:tab/>
        <w:t>Abbreviations</w:t>
      </w:r>
    </w:p>
    <w:p>
      <w:pPr>
        <w:pStyle w:val="Normal"/>
        <w:rPr/>
      </w:pPr>
      <w:r>
        <w:rPr/>
        <w:t>For the purposes of the present document, the terms and definitions given in TR 21.905 [</w:t>
      </w:r>
      <w:r>
        <w:rPr>
          <w:lang w:eastAsia="zh-CN"/>
        </w:rPr>
        <w:t>1</w:t>
      </w:r>
      <w:r>
        <w:rPr/>
        <w:t xml:space="preserve">] and the following apply. </w:t>
        <w:br/>
        <w:t>A term defined in the present document takes precedence over the definition of the same term, if any, in TR 21.905 [1].</w:t>
      </w:r>
    </w:p>
    <w:p>
      <w:pPr>
        <w:pStyle w:val="EW"/>
        <w:rPr>
          <w:lang w:eastAsia="ja-JP"/>
        </w:rPr>
      </w:pPr>
      <w:r>
        <w:rPr>
          <w:lang w:eastAsia="ja-JP"/>
        </w:rPr>
        <w:t>5GC</w:t>
        <w:tab/>
        <w:t>5G Core Network</w:t>
      </w:r>
    </w:p>
    <w:p>
      <w:pPr>
        <w:pStyle w:val="EW"/>
        <w:rPr/>
      </w:pPr>
      <w:r>
        <w:rPr>
          <w:lang w:eastAsia="ja-JP"/>
        </w:rPr>
        <w:t>AMF</w:t>
        <w:tab/>
      </w:r>
      <w:r>
        <w:rPr/>
        <w:t>Access and Mobility Management Function</w:t>
      </w:r>
    </w:p>
    <w:p>
      <w:pPr>
        <w:pStyle w:val="EW"/>
        <w:rPr/>
      </w:pPr>
      <w:r>
        <w:rPr/>
        <w:t>CIoT</w:t>
        <w:tab/>
        <w:t>Cellular IoT</w:t>
      </w:r>
    </w:p>
    <w:p>
      <w:pPr>
        <w:pStyle w:val="EW"/>
        <w:rPr/>
      </w:pPr>
      <w:ins w:id="1" w:author="Nok-1" w:date="2024-01-04T22:43:00Z">
        <w:r>
          <w:rPr/>
          <w:t>CN</w:t>
          <w:tab/>
          <w:t>Core Network</w:t>
        </w:r>
      </w:ins>
    </w:p>
    <w:p>
      <w:pPr>
        <w:pStyle w:val="EW"/>
        <w:rPr/>
      </w:pPr>
      <w:r>
        <w:rPr/>
        <w:t>DRX</w:t>
        <w:tab/>
        <w:t>Discontinuous Reception</w:t>
      </w:r>
    </w:p>
    <w:p>
      <w:pPr>
        <w:pStyle w:val="EW"/>
        <w:rPr/>
      </w:pPr>
      <w:r>
        <w:rPr/>
        <w:t>MBS</w:t>
        <w:tab/>
        <w:t>Multicast</w:t>
      </w:r>
      <w:r>
        <w:rPr>
          <w:lang w:val="en-US" w:eastAsia="zh-CN"/>
        </w:rPr>
        <w:t>/</w:t>
      </w:r>
      <w:r>
        <w:rPr/>
        <w:t>Broadcast Service</w:t>
      </w:r>
    </w:p>
    <w:p>
      <w:pPr>
        <w:pStyle w:val="EW"/>
        <w:rPr>
          <w:b/>
          <w:b/>
        </w:rPr>
      </w:pPr>
      <w:ins w:id="3" w:author="Nok-1" w:date="2024-01-04T22:44:00Z">
        <w:r>
          <w:rPr/>
          <w:t>MT</w:t>
          <w:tab/>
          <w:t>Mobile Terminated</w:t>
        </w:r>
      </w:ins>
    </w:p>
    <w:p>
      <w:pPr>
        <w:pStyle w:val="EW"/>
        <w:rPr/>
      </w:pPr>
      <w:r>
        <w:rPr/>
        <w:t>NB-IoT</w:t>
        <w:tab/>
        <w:t>Narrow Band Internet of Things</w:t>
      </w:r>
    </w:p>
    <w:p>
      <w:pPr>
        <w:pStyle w:val="EW"/>
        <w:rPr/>
      </w:pPr>
      <w:r>
        <w:rPr/>
        <w:t>NG-U</w:t>
        <w:tab/>
        <w:t>NG User plane interface</w:t>
      </w:r>
    </w:p>
    <w:p>
      <w:pPr>
        <w:pStyle w:val="EW"/>
        <w:rPr/>
      </w:pPr>
      <w:r>
        <w:rPr/>
        <w:t>PTP</w:t>
        <w:tab/>
        <w:t>Point to Point</w:t>
      </w:r>
    </w:p>
    <w:p>
      <w:pPr>
        <w:pStyle w:val="EW"/>
        <w:rPr/>
      </w:pPr>
      <w:r>
        <w:rPr/>
        <w:t>PTM</w:t>
        <w:tab/>
        <w:t>Point to Multipoint</w:t>
      </w:r>
    </w:p>
    <w:p>
      <w:pPr>
        <w:pStyle w:val="EW"/>
        <w:rPr/>
      </w:pPr>
      <w:r>
        <w:rPr/>
        <w:t>QMC</w:t>
        <w:tab/>
        <w:t>QoE Measurement Collection</w:t>
      </w:r>
    </w:p>
    <w:p>
      <w:pPr>
        <w:pStyle w:val="EW"/>
        <w:rPr/>
      </w:pPr>
      <w:r>
        <w:rPr/>
        <w:t>QoE</w:t>
        <w:tab/>
        <w:t>Quality of Experience</w:t>
      </w:r>
    </w:p>
    <w:p>
      <w:pPr>
        <w:pStyle w:val="EW"/>
        <w:rPr/>
      </w:pPr>
      <w:r>
        <w:rPr/>
        <w:t>RIM</w:t>
        <w:tab/>
        <w:t>Remote Interference Management</w:t>
      </w:r>
    </w:p>
    <w:p>
      <w:pPr>
        <w:pStyle w:val="EW"/>
        <w:rPr/>
      </w:pPr>
      <w:r>
        <w:rPr/>
        <w:t>SMF</w:t>
        <w:tab/>
        <w:t>Session Management Function</w:t>
      </w:r>
    </w:p>
    <w:p>
      <w:pPr>
        <w:pStyle w:val="EW"/>
        <w:rPr/>
      </w:pPr>
      <w:r>
        <w:rPr/>
        <w:t>UP</w:t>
        <w:tab/>
        <w:t>User Plane</w:t>
      </w:r>
    </w:p>
    <w:p>
      <w:pPr>
        <w:pStyle w:val="EW"/>
        <w:rPr/>
      </w:pPr>
      <w:r>
        <w:rPr/>
        <w:t>UPF</w:t>
        <w:tab/>
        <w:t>User Plane Function</w:t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4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4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</w:r>
    </w:p>
    <w:p>
      <w:pPr>
        <w:pStyle w:val="Normal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&lt;&lt;&lt;&lt;&lt;&lt;&lt;&lt;&lt;&lt;&lt;&lt;&lt;&lt;&lt;&lt;&lt;&lt;&lt;&lt; Unmodified Text Omitted &gt;&gt;&gt;&gt;&gt;&gt;&gt;&gt;&gt;&gt;&gt;&gt;&gt;&gt;&gt;&gt;&gt;&gt;&gt;&gt;</w:t>
      </w:r>
    </w:p>
    <w:p>
      <w:pPr>
        <w:pStyle w:val="Heading2"/>
        <w:rPr/>
      </w:pPr>
      <w:r>
        <w:rPr/>
        <w:t>5.8</w:t>
        <w:tab/>
        <w:t xml:space="preserve">NG Interface Management function </w:t>
      </w:r>
    </w:p>
    <w:p>
      <w:pPr>
        <w:pStyle w:val="Normal"/>
        <w:rPr>
          <w:rFonts w:eastAsia="MS Mincho;ＭＳ 明朝"/>
        </w:rPr>
      </w:pPr>
      <w:r>
        <w:rPr>
          <w:rFonts w:eastAsia="MS Mincho;ＭＳ 明朝"/>
        </w:rPr>
        <w:t>The NG-interface management functions provide</w:t>
      </w:r>
      <w:ins w:id="4" w:author="Nok-1" w:date="2024-01-04T22:45:00Z">
        <w:r>
          <w:rPr>
            <w:rFonts w:eastAsia="MS Mincho;ＭＳ 明朝"/>
          </w:rPr>
          <w:t>:</w:t>
        </w:r>
      </w:ins>
    </w:p>
    <w:p>
      <w:pPr>
        <w:pStyle w:val="B1"/>
        <w:rPr>
          <w:rFonts w:eastAsia="MS Mincho;ＭＳ 明朝"/>
          <w:lang w:eastAsia="en-US"/>
        </w:rPr>
      </w:pPr>
      <w:r>
        <w:rPr>
          <w:rFonts w:eastAsia="MS Mincho;ＭＳ 明朝"/>
          <w:lang w:eastAsia="en-US"/>
        </w:rPr>
        <w:t>-</w:t>
        <w:tab/>
        <w:t>means to ensure a defined start of NG-interface operation (reset);</w:t>
      </w:r>
    </w:p>
    <w:p>
      <w:pPr>
        <w:pStyle w:val="B1"/>
        <w:rPr>
          <w:rFonts w:eastAsia="MS Mincho;ＭＳ 明朝"/>
          <w:lang w:eastAsia="en-US"/>
        </w:rPr>
      </w:pPr>
      <w:r>
        <w:rPr>
          <w:rFonts w:eastAsia="MS Mincho;ＭＳ 明朝"/>
          <w:lang w:eastAsia="en-US"/>
        </w:rPr>
        <w:t>-</w:t>
        <w:tab/>
        <w:t>means to handle different versions of application part implementations and protocol errors (error indication).</w:t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4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4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</w:r>
    </w:p>
    <w:p>
      <w:pPr>
        <w:pStyle w:val="Normal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&lt;&lt;&lt;&lt;&lt;&lt;&lt;&lt;&lt;&lt;&lt;&lt;&lt;&lt;&lt;&lt;&lt;&lt;&lt;&lt; Unmodified Text Omitted &gt;&gt;&gt;&gt;&gt;&gt;&gt;&gt;&gt;&gt;&gt;&gt;&gt;&gt;&gt;&gt;&gt;&gt;&gt;&gt;</w:t>
      </w:r>
    </w:p>
    <w:p>
      <w:pPr>
        <w:pStyle w:val="Heading2"/>
        <w:rPr>
          <w:lang w:val="en-US" w:eastAsia="zh-CN"/>
        </w:rPr>
      </w:pPr>
      <w:r>
        <w:rPr>
          <w:lang w:eastAsia="en-GB"/>
        </w:rPr>
        <w:t>5.</w:t>
      </w:r>
      <w:r>
        <w:rPr>
          <w:lang w:val="en-US" w:eastAsia="zh-CN"/>
        </w:rPr>
        <w:t>28</w:t>
      </w:r>
      <w:r>
        <w:rPr>
          <w:lang w:eastAsia="en-GB"/>
        </w:rPr>
        <w:tab/>
        <w:t xml:space="preserve">Multicast </w:t>
      </w:r>
      <w:r>
        <w:rPr>
          <w:lang w:val="en-US" w:eastAsia="zh-CN"/>
        </w:rPr>
        <w:t>Group Paging Function</w:t>
      </w:r>
    </w:p>
    <w:p>
      <w:pPr>
        <w:pStyle w:val="Normal"/>
        <w:rPr/>
      </w:pPr>
      <w:r>
        <w:rPr/>
        <w:t>The Multicast group paging function supports the sending of multicast group paging requests to the NG-RAN nodes in order to group-page UEs that have joined the Multicast MBS Session</w:t>
      </w:r>
      <w:ins w:id="5" w:author="Nok-1" w:date="2024-01-04T22:46:00Z">
        <w:r>
          <w:rPr/>
          <w:t>.</w:t>
        </w:r>
      </w:ins>
    </w:p>
    <w:p>
      <w:pPr>
        <w:pStyle w:val="Normal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&lt;&lt;&lt;&lt;&lt;&lt;&lt;&lt;&lt;&lt;&lt;&lt;&lt;&lt;&lt;&lt;&lt;&lt;&lt;&lt; Unmodified Text Omitted &gt;&gt;&gt;&gt;&gt;&gt;&gt;&gt;&gt;&gt;&gt;&gt;&gt;&gt;&gt;&gt;&gt;&gt;&gt;&gt;</w:t>
      </w:r>
    </w:p>
    <w:p>
      <w:pPr>
        <w:pStyle w:val="Heading2"/>
        <w:rPr/>
      </w:pPr>
      <w:r>
        <w:rPr/>
        <w:t>5.30</w:t>
        <w:tab/>
        <w:t>MT Communication Handling function</w:t>
      </w:r>
    </w:p>
    <w:p>
      <w:pPr>
        <w:pStyle w:val="Normal"/>
        <w:rPr>
          <w:rFonts w:ascii="Arial" w:hAnsi="Arial" w:eastAsia="Times New Roman" w:cs="Arial"/>
          <w:b/>
          <w:b/>
          <w:sz w:val="24"/>
          <w:lang w:val="en-US" w:eastAsia="en-US"/>
        </w:rPr>
      </w:pPr>
      <w:r>
        <w:rPr/>
        <w:t xml:space="preserve">The function enables to support MT data and signalling handling within the </w:t>
      </w:r>
      <w:ins w:id="6" w:author="Nok-1" w:date="2024-01-04T22:47:00Z">
        <w:r>
          <w:rPr/>
          <w:t>5GC</w:t>
        </w:r>
      </w:ins>
      <w:del w:id="7" w:author="Nok-1" w:date="2024-01-04T22:47:00Z">
        <w:r>
          <w:rPr/>
          <w:delText>CN</w:delText>
        </w:r>
      </w:del>
      <w:r>
        <w:rPr/>
        <w:t xml:space="preserve"> for UEs in RRC_INACTIVE state with extended DRX beyond 10.24s as specified in TS 23.501</w:t>
      </w:r>
      <w:r>
        <w:rPr>
          <w:lang w:eastAsia="zh-CN"/>
        </w:rPr>
        <w:t>[8]</w:t>
      </w:r>
      <w:r>
        <w:rPr/>
        <w:t xml:space="preserve">. </w:t>
      </w:r>
    </w:p>
    <w:p>
      <w:pPr>
        <w:pStyle w:val="Normal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&lt;&lt;&lt;&lt;&lt;&lt;&lt;&lt;&lt;&lt;&lt;&lt;&lt;&lt;&lt;&lt;&lt;&lt;&lt;&lt; Unmodified Text Omitted &gt;&gt;&gt;&gt;&gt;&gt;&gt;&gt;&gt;&gt;&gt;&gt;&gt;&gt;&gt;&gt;&gt;&gt;&gt;&gt;</w:t>
      </w:r>
    </w:p>
    <w:p>
      <w:pPr>
        <w:pStyle w:val="Heading2"/>
        <w:rPr/>
      </w:pPr>
      <w:r>
        <w:rPr/>
        <w:t>6.</w:t>
      </w:r>
      <w:r>
        <w:rPr/>
        <w:t>25</w:t>
        <w:tab/>
        <w:t>The procedures for supporting QMC</w:t>
      </w:r>
    </w:p>
    <w:p>
      <w:pPr>
        <w:pStyle w:val="Normal"/>
        <w:rPr>
          <w:rFonts w:eastAsia="SimSun;宋体"/>
        </w:rPr>
      </w:pPr>
      <w:r>
        <w:rPr>
          <w:rFonts w:eastAsia="SimSun;宋体"/>
        </w:rPr>
        <w:t xml:space="preserve">The following procedures are used to control the QMC sessions in the UE and to transfer QMC session information to the target NG-RAN node during </w:t>
      </w:r>
      <w:ins w:id="8" w:author="Nok-1" w:date="2024-01-04T22:48:00Z">
        <w:r>
          <w:rPr>
            <w:rFonts w:eastAsia="SimSun;宋体"/>
          </w:rPr>
          <w:t>the</w:t>
        </w:r>
      </w:ins>
      <w:del w:id="9" w:author="Nok-1" w:date="2024-01-04T22:48:00Z">
        <w:r>
          <w:rPr>
            <w:rFonts w:eastAsia="SimSun;宋体"/>
          </w:rPr>
          <w:delText>a UE’s</w:delText>
        </w:r>
      </w:del>
      <w:r>
        <w:rPr>
          <w:rFonts w:eastAsia="SimSun;宋体"/>
        </w:rPr>
        <w:t xml:space="preserve"> intra-system intra-RAT</w:t>
      </w:r>
      <w:r>
        <w:rPr/>
        <w:t xml:space="preserve"> </w:t>
      </w:r>
      <w:r>
        <w:rPr>
          <w:lang w:eastAsia="zh-CN"/>
        </w:rPr>
        <w:t>or</w:t>
      </w:r>
      <w:r>
        <w:rPr/>
        <w:t xml:space="preserve"> intra-system inter-RAT</w:t>
      </w:r>
      <w:r>
        <w:rPr>
          <w:lang w:eastAsia="zh-CN"/>
        </w:rPr>
        <w:t xml:space="preserve"> </w:t>
      </w:r>
      <w:r>
        <w:rPr>
          <w:rFonts w:eastAsia="SimSun;宋体"/>
        </w:rPr>
        <w:t>mobility</w:t>
      </w:r>
      <w:ins w:id="10" w:author="Nok-1" w:date="2024-01-04T22:48:00Z">
        <w:r>
          <w:rPr>
            <w:rFonts w:eastAsia="SimSun;宋体"/>
          </w:rPr>
          <w:t xml:space="preserve"> of a UE</w:t>
        </w:r>
      </w:ins>
      <w:r>
        <w:rPr>
          <w:rFonts w:eastAsia="SimSun;宋体"/>
        </w:rPr>
        <w:t>:</w:t>
      </w:r>
    </w:p>
    <w:p>
      <w:pPr>
        <w:pStyle w:val="B1"/>
        <w:rPr>
          <w:rFonts w:eastAsia="SimSun;宋体"/>
        </w:rPr>
      </w:pPr>
      <w:r>
        <w:rPr>
          <w:rFonts w:eastAsia="SimSun;宋体"/>
        </w:rPr>
        <w:t>-</w:t>
        <w:tab/>
        <w:t>Initial Context Setup;</w:t>
      </w:r>
    </w:p>
    <w:p>
      <w:pPr>
        <w:pStyle w:val="B1"/>
        <w:rPr>
          <w:rFonts w:eastAsia="SimSun;宋体"/>
        </w:rPr>
      </w:pPr>
      <w:r>
        <w:rPr>
          <w:rFonts w:eastAsia="SimSun;宋体"/>
        </w:rPr>
        <w:t>-</w:t>
        <w:tab/>
        <w:t>UE Context Modification;</w:t>
      </w:r>
    </w:p>
    <w:p>
      <w:pPr>
        <w:pStyle w:val="B1"/>
        <w:rPr>
          <w:rFonts w:eastAsia="SimSun;宋体"/>
        </w:rPr>
      </w:pPr>
      <w:r>
        <w:rPr>
          <w:rFonts w:eastAsia="SimSun;宋体"/>
        </w:rPr>
        <w:t>-</w:t>
        <w:tab/>
        <w:t>Handover Preparation;</w:t>
      </w:r>
    </w:p>
    <w:p>
      <w:pPr>
        <w:pStyle w:val="B1"/>
        <w:rPr>
          <w:rFonts w:eastAsia="SimSun;宋体"/>
        </w:rPr>
      </w:pPr>
      <w:r>
        <w:rPr>
          <w:rFonts w:eastAsia="SimSun;宋体"/>
        </w:rPr>
        <w:t>-</w:t>
        <w:tab/>
        <w:t>Handover Resource Allocation.</w:t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4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</w:r>
    </w:p>
    <w:p>
      <w:pPr>
        <w:pStyle w:val="Normal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&lt;&lt;&lt;&lt;&lt;&lt;&lt;&lt;&lt;&lt;&lt;&lt;&lt;&lt;&lt;&lt;&lt;&lt;&lt;&lt; Unmodified Text Omitted &gt;&gt;&gt;&gt;&gt;&gt;&gt;&gt;&gt;&gt;&gt;&gt;&gt;&gt;&gt;&gt;&gt;&gt;&gt;&gt;</w:t>
      </w:r>
    </w:p>
    <w:p>
      <w:pPr>
        <w:pStyle w:val="Heading2"/>
        <w:rPr/>
      </w:pPr>
      <w:r>
        <w:rPr/>
        <w:t>6.</w:t>
      </w:r>
      <w:r>
        <w:rPr/>
        <w:t>26</w:t>
        <w:tab/>
        <w:t>MT Communication Handling procedures</w:t>
      </w:r>
    </w:p>
    <w:p>
      <w:pPr>
        <w:pStyle w:val="Normal"/>
        <w:rPr/>
      </w:pPr>
      <w:r>
        <w:rPr/>
        <w:t>The following</w:t>
      </w:r>
      <w:r>
        <w:rPr>
          <w:lang w:eastAsia="zh-CN"/>
        </w:rPr>
        <w:t xml:space="preserve"> </w:t>
      </w:r>
      <w:r>
        <w:rPr/>
        <w:t xml:space="preserve">procedures are used by the NG-RAN node to request the AMF to activate or deactivate the CN based MT communication handling for UEs in RRC_INACTIVE state with long extended DRX beyond 10.24 seconds, and by the </w:t>
      </w:r>
      <w:ins w:id="11" w:author="Nok-1" w:date="2024-01-04T22:49:00Z">
        <w:r>
          <w:rPr/>
          <w:t>5GC</w:t>
        </w:r>
      </w:ins>
      <w:del w:id="12" w:author="Nok-1" w:date="2024-01-04T22:49:00Z">
        <w:r>
          <w:rPr/>
          <w:delText>CN</w:delText>
        </w:r>
      </w:del>
      <w:r>
        <w:rPr/>
        <w:t xml:space="preserve"> to indicate availability of downlink data or downlink signalling to the NG-RAN node.</w:t>
      </w:r>
    </w:p>
    <w:p>
      <w:pPr>
        <w:pStyle w:val="B1"/>
        <w:rPr/>
      </w:pPr>
      <w:bookmarkStart w:id="1" w:name="_Hlk155301030"/>
      <w:bookmarkEnd w:id="1"/>
      <w:r>
        <w:rPr/>
        <w:t>-</w:t>
        <w:tab/>
        <w:t>MT Communication Handling procedure</w:t>
      </w:r>
      <w:ins w:id="13" w:author="Nok-1" w:date="2024-01-04T22:50:00Z">
        <w:r>
          <w:rPr/>
          <w:t>;</w:t>
        </w:r>
      </w:ins>
      <w:del w:id="14" w:author="Nok-1" w:date="2024-01-04T22:50:00Z">
        <w:r>
          <w:rPr/>
          <w:delText>.</w:delText>
        </w:r>
      </w:del>
    </w:p>
    <w:p>
      <w:pPr>
        <w:pStyle w:val="B1"/>
        <w:rPr/>
      </w:pPr>
      <w:ins w:id="16" w:author="Nok-1" w:date="2024-01-04T22:50:00Z">
        <w:bookmarkStart w:id="2" w:name="_Hlk155301030"/>
        <w:bookmarkEnd w:id="2"/>
        <w:r>
          <w:rPr/>
          <w:t>-</w:t>
          <w:tab/>
          <w:t>RAN Paging Request procedure.</w:t>
        </w:r>
      </w:ins>
    </w:p>
    <w:p>
      <w:pPr>
        <w:pStyle w:val="B1"/>
        <w:rPr>
          <w:del w:id="21" w:author="Nok-1" w:date="2024-01-04T22:50:00Z"/>
        </w:rPr>
      </w:pPr>
      <w:del w:id="18" w:author="Nok-1" w:date="2024-01-04T22:50:00Z">
        <w:r>
          <w:rPr/>
          <w:delText>-</w:delText>
          <w:tab/>
        </w:r>
      </w:del>
      <w:del w:id="19" w:author="Nok-1" w:date="2024-01-04T22:50:00Z">
        <w:r>
          <w:rPr>
            <w:color w:val="FF0000"/>
          </w:rPr>
          <w:delText>RAN Paging Request procedure</w:delText>
        </w:r>
      </w:del>
      <w:del w:id="20" w:author="Nok-1" w:date="2024-01-04T22:50:00Z">
        <w:r>
          <w:rPr/>
          <w:delText>.</w:delText>
        </w:r>
      </w:del>
    </w:p>
    <w:p>
      <w:pPr>
        <w:pStyle w:val="B1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&lt;&lt;&lt;&lt;&lt;&lt;&lt;&lt;&lt;&lt;&lt;&lt;&lt;&lt;&lt;&lt;&lt;&lt;&lt;&lt; Unmodified Text Omitted &gt;&gt;&gt;&gt;&gt;&gt;&gt;&gt;&gt;&gt;&gt;&gt;&gt;&gt;&gt;&gt;&gt;&gt;&gt;&gt;</w:t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color w:val="FF0000"/>
          <w:sz w:val="24"/>
          <w:lang w:val="en-US" w:eastAsia="en-US"/>
        </w:rPr>
      </w:pPr>
      <w:r>
        <w:rPr>
          <w:rFonts w:eastAsia="Times New Roman" w:cs="Arial" w:ascii="Arial" w:hAnsi="Arial"/>
          <w:b/>
          <w:color w:val="FF0000"/>
          <w:sz w:val="24"/>
          <w:lang w:val="en-US" w:eastAsia="en-US"/>
        </w:rPr>
      </w:r>
    </w:p>
    <w:p>
      <w:pPr>
        <w:pStyle w:val="Heading2"/>
        <w:rPr>
          <w:lang w:eastAsia="en-US"/>
        </w:rPr>
      </w:pPr>
      <w:r>
        <w:rPr>
          <w:lang w:eastAsia="en-US"/>
        </w:rPr>
        <w:t>8.5</w:t>
        <w:tab/>
        <w:t xml:space="preserve">NG-RAN NG interface: NG PDU Session user plane protocol (TS 38.415) </w:t>
      </w:r>
    </w:p>
    <w:p>
      <w:pPr>
        <w:pStyle w:val="Normal"/>
        <w:rPr/>
      </w:pPr>
      <w:r>
        <w:rPr/>
        <w:t xml:space="preserve">TS 38.415 [9] specifies the PDU Session </w:t>
      </w:r>
      <w:ins w:id="22" w:author="Nok-1" w:date="2024-01-04T22:51:00Z">
        <w:r>
          <w:rPr/>
          <w:t>U</w:t>
        </w:r>
      </w:ins>
      <w:del w:id="23" w:author="Nok-1" w:date="2024-01-04T22:51:00Z">
        <w:r>
          <w:rPr/>
          <w:delText>u</w:delText>
        </w:r>
      </w:del>
      <w:r>
        <w:rPr/>
        <w:t xml:space="preserve">ser </w:t>
      </w:r>
      <w:ins w:id="24" w:author="Nok-1" w:date="2024-01-04T22:51:00Z">
        <w:r>
          <w:rPr/>
          <w:t>P</w:t>
        </w:r>
      </w:ins>
      <w:del w:id="25" w:author="Nok-1" w:date="2024-01-04T22:51:00Z">
        <w:r>
          <w:rPr/>
          <w:delText>p</w:delText>
        </w:r>
      </w:del>
      <w:r>
        <w:rPr/>
        <w:t xml:space="preserve">lane protocol procedures, and the PDU Set Information </w:t>
      </w:r>
      <w:ins w:id="26" w:author="Nok-1" w:date="2024-01-04T22:52:00Z">
        <w:r>
          <w:rPr/>
          <w:t>U</w:t>
        </w:r>
      </w:ins>
      <w:del w:id="27" w:author="Nok-1" w:date="2024-01-04T22:52:00Z">
        <w:r>
          <w:rPr/>
          <w:delText>u</w:delText>
        </w:r>
      </w:del>
      <w:r>
        <w:rPr/>
        <w:t xml:space="preserve">ser </w:t>
      </w:r>
      <w:ins w:id="28" w:author="Nok-1" w:date="2024-01-04T22:52:00Z">
        <w:r>
          <w:rPr/>
          <w:t>P</w:t>
        </w:r>
      </w:ins>
      <w:del w:id="29" w:author="Nok-1" w:date="2024-01-04T22:52:00Z">
        <w:r>
          <w:rPr/>
          <w:delText>p</w:delText>
        </w:r>
      </w:del>
      <w:r>
        <w:rPr/>
        <w:t>lane protocol procedures over the NG interface.</w:t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4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4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</w:r>
    </w:p>
    <w:p>
      <w:pPr>
        <w:pStyle w:val="Normal"/>
        <w:tabs>
          <w:tab w:val="clear" w:pos="284"/>
          <w:tab w:val="right" w:pos="9639" w:leader="none"/>
        </w:tabs>
        <w:spacing w:before="0" w:after="0"/>
        <w:rPr>
          <w:rFonts w:ascii="Arial" w:hAnsi="Arial" w:eastAsia="Times New Roman" w:cs="Arial"/>
          <w:b/>
          <w:b/>
          <w:sz w:val="24"/>
          <w:lang w:val="en-US" w:eastAsia="en-US"/>
        </w:rPr>
      </w:pPr>
      <w:r>
        <w:rPr>
          <w:rFonts w:eastAsia="Times New Roman" w:cs="Arial" w:ascii="Arial" w:hAnsi="Arial"/>
          <w:b/>
          <w:sz w:val="24"/>
          <w:lang w:val="en-US" w:eastAsia="en-US"/>
        </w:rPr>
      </w:r>
    </w:p>
    <w:p>
      <w:pPr>
        <w:pStyle w:val="Normal"/>
        <w:jc w:val="center"/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&lt;&lt;&lt;&lt;&lt;&lt;&lt;&lt;&lt;&lt;&lt;&lt;&lt;&lt;&lt;&lt;&lt;&lt;&lt;&lt; End of Changes &gt;&gt;&gt;&gt;&gt;&gt;&gt;&gt;&gt;&gt;&gt;&gt;&gt;&gt;&gt;&gt;&gt;&gt;&gt;&gt;</w:t>
      </w:r>
    </w:p>
    <w:p>
      <w:pPr>
        <w:pStyle w:val="Normal"/>
        <w:tabs>
          <w:tab w:val="clear" w:pos="284"/>
          <w:tab w:val="left" w:pos="384" w:leader="none"/>
          <w:tab w:val="left" w:pos="768" w:leader="none"/>
          <w:tab w:val="left" w:pos="1152" w:leader="none"/>
          <w:tab w:val="left" w:pos="1536" w:leader="none"/>
          <w:tab w:val="left" w:pos="1920" w:leader="none"/>
          <w:tab w:val="left" w:pos="2304" w:leader="none"/>
          <w:tab w:val="left" w:pos="2688" w:leader="none"/>
          <w:tab w:val="left" w:pos="3072" w:leader="none"/>
          <w:tab w:val="left" w:pos="3456" w:leader="none"/>
          <w:tab w:val="left" w:pos="3840" w:leader="none"/>
          <w:tab w:val="left" w:pos="4224" w:leader="none"/>
          <w:tab w:val="left" w:pos="4608" w:leader="none"/>
          <w:tab w:val="left" w:pos="4992" w:leader="none"/>
          <w:tab w:val="left" w:pos="5376" w:leader="none"/>
          <w:tab w:val="left" w:pos="5760" w:leader="none"/>
          <w:tab w:val="left" w:pos="6144" w:leader="none"/>
          <w:tab w:val="left" w:pos="6528" w:leader="none"/>
          <w:tab w:val="left" w:pos="6912" w:leader="none"/>
          <w:tab w:val="left" w:pos="7296" w:leader="none"/>
          <w:tab w:val="left" w:pos="7680" w:leader="none"/>
          <w:tab w:val="left" w:pos="8064" w:leader="none"/>
          <w:tab w:val="left" w:pos="8448" w:leader="none"/>
          <w:tab w:val="left" w:pos="8832" w:leader="none"/>
          <w:tab w:val="left" w:pos="9216" w:leader="none"/>
        </w:tabs>
        <w:overflowPunct w:val="false"/>
        <w:autoSpaceDE w:val="false"/>
        <w:spacing w:before="0" w:after="0"/>
        <w:textAlignment w:val="baseline"/>
        <w:rPr>
          <w:rFonts w:ascii="Courier New" w:hAnsi="Courier New" w:eastAsia="Times New Roman" w:cs="Courier New"/>
          <w:color w:val="FF0000"/>
          <w:sz w:val="16"/>
          <w:lang w:eastAsia="ko-KR"/>
        </w:rPr>
      </w:pPr>
      <w:r>
        <w:rPr>
          <w:rFonts w:eastAsia="Times New Roman" w:cs="Courier New" w:ascii="Courier New" w:hAnsi="Courier New"/>
          <w:color w:val="FF0000"/>
          <w:sz w:val="16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134" w:hanging="1134"/>
        <w:textAlignment w:val="baseline"/>
        <w:outlineLvl w:val="2"/>
        <w:rPr>
          <w:rFonts w:ascii="Arial" w:hAnsi="Arial" w:eastAsia="Times New Roman" w:cs="Arial"/>
          <w:sz w:val="28"/>
          <w:lang w:eastAsia="ko-KR"/>
        </w:rPr>
      </w:pPr>
      <w:r>
        <w:rPr>
          <w:rFonts w:eastAsia="Times New Roman" w:cs="Arial" w:ascii="Arial" w:hAnsi="Arial"/>
          <w:sz w:val="28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134" w:hanging="1134"/>
        <w:textAlignment w:val="baseline"/>
        <w:outlineLvl w:val="2"/>
        <w:rPr>
          <w:rFonts w:ascii="Arial" w:hAnsi="Arial" w:eastAsia="Times New Roman" w:cs="Arial"/>
          <w:sz w:val="28"/>
          <w:lang w:eastAsia="ko-KR"/>
        </w:rPr>
      </w:pPr>
      <w:r>
        <w:rPr>
          <w:rFonts w:eastAsia="Times New Roman" w:cs="Arial" w:ascii="Arial" w:hAnsi="Arial"/>
          <w:sz w:val="28"/>
          <w:lang w:eastAsia="ko-KR"/>
        </w:rPr>
      </w:r>
    </w:p>
    <w:p>
      <w:pPr>
        <w:pStyle w:val="Normal"/>
        <w:overflowPunct w:val="false"/>
        <w:autoSpaceDE w:val="false"/>
        <w:textAlignment w:val="baseline"/>
        <w:rPr>
          <w:rFonts w:ascii="Arial" w:hAnsi="Arial" w:eastAsia="Times New Roman" w:cs="Arial"/>
          <w:sz w:val="28"/>
          <w:lang w:eastAsia="ko-KR"/>
        </w:rPr>
      </w:pPr>
      <w:r>
        <w:rPr>
          <w:rFonts w:eastAsia="Times New Roman" w:cs="Arial" w:ascii="Arial" w:hAnsi="Arial"/>
          <w:sz w:val="28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p>
      <w:pPr>
        <w:pStyle w:val="Normal"/>
        <w:keepNext w:val="true"/>
        <w:keepLines/>
        <w:numPr>
          <w:ilvl w:val="0"/>
          <w:numId w:val="0"/>
        </w:numPr>
        <w:overflowPunct w:val="false"/>
        <w:autoSpaceDE w:val="false"/>
        <w:spacing w:before="120" w:after="180"/>
        <w:ind w:start="1418" w:hanging="1418"/>
        <w:textAlignment w:val="baseline"/>
        <w:outlineLvl w:val="3"/>
        <w:rPr>
          <w:rFonts w:ascii="Arial" w:hAnsi="Arial" w:eastAsia="Times New Roman" w:cs="Arial"/>
          <w:sz w:val="24"/>
          <w:lang w:eastAsia="ko-KR"/>
        </w:rPr>
      </w:pPr>
      <w:r>
        <w:rPr>
          <w:rFonts w:eastAsia="Times New Roman" w:cs="Arial" w:ascii="Arial" w:hAnsi="Arial"/>
          <w:sz w:val="24"/>
          <w:lang w:eastAsia="ko-KR"/>
        </w:rPr>
      </w:r>
    </w:p>
    <w:sectPr>
      <w:headerReference w:type="default" r:id="rId6"/>
      <w:footerReference w:type="default" r:id="rId7"/>
      <w:type w:val="nextPage"/>
      <w:pgSz w:w="11906" w:h="16838"/>
      <w:pgMar w:left="1134" w:right="1134" w:gutter="0" w:header="680" w:top="1418" w:footer="567" w:bottom="1134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Calibri">
    <w:charset w:val="00" w:characterSet="windows-1252"/>
    <w:family w:val="swiss"/>
    <w:pitch w:val="variable"/>
  </w:font>
  <w:font w:name="ZapfDingbats">
    <w:altName w:val="Microsoft YaHei"/>
    <w:charset w:val="00" w:characterSet="windows-1252"/>
    <w:family w:val="auto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S LineDraw">
    <w:altName w:val="Courier New"/>
    <w:charset w:val="02"/>
    <w:family w:val="modern"/>
    <w:pitch w:val="default"/>
  </w:font>
  <w:font w:name="Times">
    <w:altName w:val="Times New Roman"/>
    <w:charset w:val="00" w:characterSet="windows-1252"/>
    <w:family w:val="roman"/>
    <w:pitch w:val="variable"/>
  </w:font>
  <w:font w:name="Monotype Sorts">
    <w:altName w:val="Segoe UI Symbol"/>
    <w:charset w:val="00" w:characterSet="windows-1252"/>
    <w:family w:val="auto"/>
    <w:pitch w:val="variable"/>
  </w:font>
  <w:font w:name="SimSun">
    <w:altName w:val="宋体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before="0" w:after="18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284"/>
        <w:tab w:val="right" w:pos="9639" w:leader="none"/>
      </w:tabs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840"/>
        </w:tabs>
        <w:ind w:start="1560" w:hanging="720"/>
      </w:pPr>
      <w:rPr>
        <w:rFonts w:ascii="Times New Roman" w:hAnsi="Times New Roman" w:eastAsia="SimSun;宋体" w:cs="Times New Roman"/>
      </w:rPr>
    </w:lvl>
  </w:abstractNum>
  <w:abstractNum w:abstractNumId="3">
    <w:lvl w:ilvl="0">
      <w:start w:val="1"/>
      <w:numFmt w:val="bullet"/>
      <w:lvlText w:val=""/>
      <w:lvlJc w:val="start"/>
      <w:pPr>
        <w:tabs>
          <w:tab w:val="num" w:pos="851"/>
        </w:tabs>
        <w:ind w:start="851" w:hanging="851"/>
      </w:pPr>
      <w:rPr>
        <w:rFonts w:ascii="ZapfDingbats" w:hAnsi="ZapfDingbats" w:cs="ZapfDingbats" w:hint="default"/>
        <w:sz w:val="20"/>
        <w:i w:val="false"/>
        <w:b/>
        <w:szCs w:val="20"/>
        <w:color w:val="70CEF5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28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180"/>
    </w:pPr>
    <w:rPr>
      <w:rFonts w:ascii="Times New Roman" w:hAnsi="Times New Roman" w:eastAsia="DengXian;等线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next w:val="Normal"/>
    <w:qFormat/>
    <w:pPr>
      <w:keepNext w:val="true"/>
      <w:keepLines/>
      <w:widowControl/>
      <w:numPr>
        <w:ilvl w:val="0"/>
        <w:numId w:val="1"/>
      </w:numPr>
      <w:pBdr>
        <w:top w:val="single" w:sz="12" w:space="3" w:color="000000"/>
      </w:pBdr>
      <w:bidi w:val="0"/>
      <w:spacing w:before="240" w:after="180"/>
      <w:ind w:start="1134" w:hanging="1134"/>
      <w:outlineLvl w:val="0"/>
    </w:pPr>
    <w:rPr>
      <w:rFonts w:ascii="Arial" w:hAnsi="Arial" w:eastAsia="DengXian;等线" w:cs="Arial"/>
      <w:color w:val="auto"/>
      <w:sz w:val="36"/>
      <w:szCs w:val="20"/>
      <w:lang w:val="en-GB" w:bidi="ar-SA" w:eastAsia="zh-CN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pBdr>
        <w:top w:val="nil"/>
      </w:pBdr>
      <w:spacing w:before="180" w:after="180"/>
      <w:outlineLvl w:val="1"/>
    </w:pPr>
    <w:rPr>
      <w:sz w:val="32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spacing w:before="120" w:after="180"/>
      <w:outlineLvl w:val="2"/>
    </w:pPr>
    <w:rPr>
      <w:sz w:val="28"/>
    </w:rPr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ind w:start="1418" w:hanging="1418"/>
      <w:outlineLvl w:val="3"/>
    </w:pPr>
    <w:rPr>
      <w:sz w:val="24"/>
    </w:rPr>
  </w:style>
  <w:style w:type="paragraph" w:styleId="Heading5">
    <w:name w:val="Heading 5"/>
    <w:basedOn w:val="Heading4"/>
    <w:next w:val="Normal"/>
    <w:qFormat/>
    <w:pPr>
      <w:numPr>
        <w:ilvl w:val="4"/>
        <w:numId w:val="1"/>
      </w:numPr>
      <w:ind w:start="1701" w:hanging="1701"/>
      <w:outlineLvl w:val="4"/>
    </w:pPr>
    <w:rPr>
      <w:sz w:val="22"/>
    </w:rPr>
  </w:style>
  <w:style w:type="paragraph" w:styleId="Heading6">
    <w:name w:val="Heading 6"/>
    <w:basedOn w:val="H6"/>
    <w:next w:val="Normal"/>
    <w:qFormat/>
    <w:pPr>
      <w:numPr>
        <w:ilvl w:val="5"/>
        <w:numId w:val="1"/>
      </w:numPr>
      <w:outlineLvl w:val="5"/>
    </w:pPr>
    <w:rPr/>
  </w:style>
  <w:style w:type="paragraph" w:styleId="Heading7">
    <w:name w:val="Heading 7"/>
    <w:basedOn w:val="H6"/>
    <w:next w:val="Normal"/>
    <w:qFormat/>
    <w:pPr>
      <w:numPr>
        <w:ilvl w:val="6"/>
        <w:numId w:val="1"/>
      </w:numPr>
      <w:outlineLvl w:val="6"/>
    </w:pPr>
    <w:rPr/>
  </w:style>
  <w:style w:type="paragraph" w:styleId="Heading8">
    <w:name w:val="Heading 8"/>
    <w:basedOn w:val="Heading1"/>
    <w:next w:val="Normal"/>
    <w:qFormat/>
    <w:pPr>
      <w:numPr>
        <w:ilvl w:val="7"/>
        <w:numId w:val="1"/>
      </w:numPr>
      <w:ind w:start="0" w:hanging="0"/>
      <w:outlineLvl w:val="7"/>
    </w:pPr>
    <w:rPr/>
  </w:style>
  <w:style w:type="paragraph" w:styleId="Heading9">
    <w:name w:val="Heading 9"/>
    <w:basedOn w:val="Heading8"/>
    <w:next w:val="Normal"/>
    <w:qFormat/>
    <w:pPr>
      <w:numPr>
        <w:ilvl w:val="8"/>
        <w:numId w:val="1"/>
      </w:numPr>
      <w:outlineLvl w:val="8"/>
    </w:pPr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3z0">
    <w:name w:val="WW8Num13z0"/>
    <w:qFormat/>
    <w:rPr>
      <w:rFonts w:ascii="Times New Roman" w:hAnsi="Times New Roman" w:eastAsia="SimSun;宋体" w:cs="Times New Roman"/>
    </w:rPr>
  </w:style>
  <w:style w:type="character" w:styleId="WW8Num13z1">
    <w:name w:val="WW8Num13z1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Symbol" w:hAnsi="Symbol" w:cs="Symbol"/>
    </w:rPr>
  </w:style>
  <w:style w:type="character" w:styleId="WW8Num18z0">
    <w:name w:val="WW8Num18z0"/>
    <w:qFormat/>
    <w:rPr>
      <w:rFonts w:ascii="Times New Roman" w:hAnsi="Times New Roman" w:cs="Times New Roman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>
      <w:sz w:val="18"/>
    </w:rPr>
  </w:style>
  <w:style w:type="character" w:styleId="WW8Num21z0">
    <w:name w:val="WW8Num21z0"/>
    <w:qFormat/>
    <w:rPr>
      <w:rFonts w:ascii="Times New Roman" w:hAnsi="Times New Roman" w:eastAsia="MS Mincho;ＭＳ 明朝" w:cs="Times New Roman"/>
    </w:rPr>
  </w:style>
  <w:style w:type="character" w:styleId="WW8Num21z1">
    <w:name w:val="WW8Num21z1"/>
    <w:qFormat/>
    <w:rPr>
      <w:rFonts w:ascii="Wingdings" w:hAnsi="Wingdings" w:cs="Wingdings"/>
    </w:rPr>
  </w:style>
  <w:style w:type="character" w:styleId="WW8Num22z0">
    <w:name w:val="WW8Num22z0"/>
    <w:qFormat/>
    <w:rPr>
      <w:rFonts w:ascii="Arial" w:hAnsi="Arial" w:cs="Arial"/>
      <w:sz w:val="16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Arial" w:hAnsi="Arial" w:eastAsia="MS Mincho;ＭＳ 明朝" w:cs="Arial"/>
    </w:rPr>
  </w:style>
  <w:style w:type="character" w:styleId="WW8Num23z1">
    <w:name w:val="WW8Num23z1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>
      <w:rFonts w:ascii="Times New Roman" w:hAnsi="Times New Roman" w:eastAsia="SimSun;宋体" w:cs="Times New Roman"/>
    </w:rPr>
  </w:style>
  <w:style w:type="character" w:styleId="WW8Num27z0">
    <w:name w:val="WW8Num27z0"/>
    <w:qFormat/>
    <w:rPr>
      <w:rFonts w:ascii="Calibri" w:hAnsi="Calibri" w:cs="Calibri"/>
    </w:rPr>
  </w:style>
  <w:style w:type="character" w:styleId="WW8Num27z1">
    <w:name w:val="WW8Num27z1"/>
    <w:qFormat/>
    <w:rPr>
      <w:rFonts w:ascii="Wingdings" w:hAnsi="Wingdings" w:cs="Wingdings"/>
    </w:rPr>
  </w:style>
  <w:style w:type="character" w:styleId="WW8Num28z0">
    <w:name w:val="WW8Num28z0"/>
    <w:qFormat/>
    <w:rPr/>
  </w:style>
  <w:style w:type="character" w:styleId="WW8Num29z0">
    <w:name w:val="WW8Num29z0"/>
    <w:qFormat/>
    <w:rPr/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eastAsia="Times New Roman" w:cs="Aria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rFonts w:ascii="Arial" w:hAnsi="Arial" w:eastAsia="Times New Roman" w:cs="Arial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2z0">
    <w:name w:val="WW8Num32z0"/>
    <w:qFormat/>
    <w:rPr>
      <w:rFonts w:ascii="Times New Roman" w:hAnsi="Times New Roman" w:cs="Times New Roman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rFonts w:ascii="Arial" w:hAnsi="Arial" w:cs="Arial"/>
      <w:sz w:val="16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3z3">
    <w:name w:val="WW8Num33z3"/>
    <w:qFormat/>
    <w:rPr>
      <w:rFonts w:ascii="Symbol" w:hAnsi="Symbol" w:cs="Symbol"/>
    </w:rPr>
  </w:style>
  <w:style w:type="character" w:styleId="WW8Num35z0">
    <w:name w:val="WW8Num35z0"/>
    <w:qFormat/>
    <w:rPr>
      <w:rFonts w:ascii="Times New Roman" w:hAnsi="Times New Roman" w:cs="Times New Roman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5z3">
    <w:name w:val="WW8Num35z3"/>
    <w:qFormat/>
    <w:rPr>
      <w:rFonts w:ascii="Symbol" w:hAnsi="Symbol" w:cs="Symbol"/>
    </w:rPr>
  </w:style>
  <w:style w:type="character" w:styleId="WW8Num36z0">
    <w:name w:val="WW8Num36z0"/>
    <w:qFormat/>
    <w:rPr>
      <w:rFonts w:ascii="Times New Roman" w:hAnsi="Times New Roman" w:eastAsia="MS Mincho;ＭＳ 明朝" w:cs="Times New Roman"/>
    </w:rPr>
  </w:style>
  <w:style w:type="character" w:styleId="WW8Num36z1">
    <w:name w:val="WW8Num36z1"/>
    <w:qFormat/>
    <w:rPr>
      <w:rFonts w:ascii="Courier New" w:hAnsi="Courier New" w:cs="Courier New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6z3">
    <w:name w:val="WW8Num36z3"/>
    <w:qFormat/>
    <w:rPr>
      <w:rFonts w:ascii="Symbol" w:hAnsi="Symbol" w:cs="Symbol"/>
    </w:rPr>
  </w:style>
  <w:style w:type="character" w:styleId="WW8Num38z0">
    <w:name w:val="WW8Num38z0"/>
    <w:qFormat/>
    <w:rPr/>
  </w:style>
  <w:style w:type="character" w:styleId="WW8Num39z0">
    <w:name w:val="WW8Num39z0"/>
    <w:qFormat/>
    <w:rPr>
      <w:rFonts w:ascii="Arial" w:hAnsi="Arial" w:eastAsia="Times New Roman" w:cs="Arial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39z3">
    <w:name w:val="WW8Num39z3"/>
    <w:qFormat/>
    <w:rPr>
      <w:rFonts w:ascii="Symbol" w:hAnsi="Symbol" w:cs="Symbol"/>
    </w:rPr>
  </w:style>
  <w:style w:type="character" w:styleId="WW8Num40z0">
    <w:name w:val="WW8Num40z0"/>
    <w:qFormat/>
    <w:rPr>
      <w:rFonts w:ascii="Arial" w:hAnsi="Arial" w:eastAsia="Times New Roman" w:cs="Arial"/>
    </w:rPr>
  </w:style>
  <w:style w:type="character" w:styleId="WW8Num40z1">
    <w:name w:val="WW8Num40z1"/>
    <w:qFormat/>
    <w:rPr>
      <w:rFonts w:ascii="Courier New" w:hAnsi="Courier New" w:cs="Courier New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0z3">
    <w:name w:val="WW8Num40z3"/>
    <w:qFormat/>
    <w:rPr>
      <w:rFonts w:ascii="Symbol" w:hAnsi="Symbol" w:cs="Symbol"/>
    </w:rPr>
  </w:style>
  <w:style w:type="character" w:styleId="WW8Num41z0">
    <w:name w:val="WW8Num41z0"/>
    <w:qFormat/>
    <w:rPr>
      <w:rFonts w:ascii="ZapfDingbats;Microsoft YaHei" w:hAnsi="ZapfDingbats;Microsoft YaHei" w:cs="ZapfDingbats;Microsoft YaHei"/>
      <w:b/>
      <w:i w:val="false"/>
      <w:color w:val="70CEF5"/>
      <w:sz w:val="20"/>
      <w:szCs w:val="20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Times New Roman" w:hAnsi="Times New Roman" w:cs="Times New Roman"/>
    </w:rPr>
  </w:style>
  <w:style w:type="character" w:styleId="WW8Num42z1">
    <w:name w:val="WW8Num42z1"/>
    <w:qFormat/>
    <w:rPr>
      <w:rFonts w:ascii="Courier New" w:hAnsi="Courier New" w:cs="Courier New"/>
    </w:rPr>
  </w:style>
  <w:style w:type="character" w:styleId="WW8Num42z2">
    <w:name w:val="WW8Num42z2"/>
    <w:qFormat/>
    <w:rPr>
      <w:rFonts w:ascii="Wingdings" w:hAnsi="Wingdings" w:cs="Wingdings"/>
    </w:rPr>
  </w:style>
  <w:style w:type="character" w:styleId="WW8Num42z3">
    <w:name w:val="WW8Num42z3"/>
    <w:qFormat/>
    <w:rPr>
      <w:rFonts w:ascii="Symbol" w:hAnsi="Symbol" w:cs="Symbol"/>
    </w:rPr>
  </w:style>
  <w:style w:type="character" w:styleId="WW8NumSt3z0">
    <w:name w:val="WW8NumSt3z0"/>
    <w:qFormat/>
    <w:rPr>
      <w:rFonts w:ascii="Symbol" w:hAnsi="Symbol" w:cs="Symbol"/>
    </w:rPr>
  </w:style>
  <w:style w:type="character" w:styleId="WW8NumSt4z0">
    <w:name w:val="WW8NumSt4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FootnoteCharacters">
    <w:name w:val="Footnote Characters"/>
    <w:qFormat/>
    <w:rPr>
      <w:b/>
      <w:sz w:val="16"/>
      <w:vertAlign w:val="superscript"/>
    </w:rPr>
  </w:style>
  <w:style w:type="character" w:styleId="ZGSM">
    <w:name w:val="ZGSM"/>
    <w:qFormat/>
    <w:rPr/>
  </w:style>
  <w:style w:type="character" w:styleId="InternetLink">
    <w:name w:val="Hyperlink"/>
    <w:rPr>
      <w:color w:val="0000FF"/>
      <w:u w:val="single"/>
    </w:rPr>
  </w:style>
  <w:style w:type="character" w:styleId="CommentReference">
    <w:name w:val="Comment Reference"/>
    <w:qFormat/>
    <w:rPr>
      <w:sz w:val="16"/>
    </w:rPr>
  </w:style>
  <w:style w:type="character" w:styleId="VisitedInternetLink">
    <w:name w:val="FollowedHyperlink"/>
    <w:rPr>
      <w:color w:val="800080"/>
      <w:u w:val="single"/>
    </w:rPr>
  </w:style>
  <w:style w:type="character" w:styleId="B1Char">
    <w:name w:val="B1 Char"/>
    <w:qFormat/>
    <w:rPr>
      <w:rFonts w:ascii="Times New Roman" w:hAnsi="Times New Roman" w:cs="Times New Roman"/>
      <w:lang w:val="en-GB"/>
    </w:rPr>
  </w:style>
  <w:style w:type="character" w:styleId="TFZchn">
    <w:name w:val="TF Zchn"/>
    <w:qFormat/>
    <w:rPr>
      <w:rFonts w:ascii="Arial" w:hAnsi="Arial" w:cs="Arial"/>
      <w:b/>
      <w:lang w:val="en-GB"/>
    </w:rPr>
  </w:style>
  <w:style w:type="character" w:styleId="THChar">
    <w:name w:val="TH Char"/>
    <w:qFormat/>
    <w:rPr>
      <w:rFonts w:ascii="Arial" w:hAnsi="Arial" w:cs="Arial"/>
      <w:b/>
      <w:lang w:val="en-GB"/>
    </w:rPr>
  </w:style>
  <w:style w:type="character" w:styleId="Msoins">
    <w:name w:val="msoins"/>
    <w:qFormat/>
    <w:rPr/>
  </w:style>
  <w:style w:type="character" w:styleId="TALChar">
    <w:name w:val="TAL Char"/>
    <w:qFormat/>
    <w:rPr>
      <w:rFonts w:ascii="Arial" w:hAnsi="Arial" w:cs="Arial"/>
      <w:sz w:val="18"/>
      <w:lang w:val="en-GB"/>
    </w:rPr>
  </w:style>
  <w:style w:type="character" w:styleId="Emphasis">
    <w:name w:val="Emphasis"/>
    <w:qFormat/>
    <w:rPr>
      <w:i/>
      <w:iCs/>
    </w:rPr>
  </w:style>
  <w:style w:type="character" w:styleId="TAHChar">
    <w:name w:val="TAH Char"/>
    <w:qFormat/>
    <w:rPr>
      <w:rFonts w:ascii="Arial" w:hAnsi="Arial" w:cs="Arial"/>
      <w:b/>
      <w:sz w:val="18"/>
      <w:lang w:val="en-GB"/>
    </w:rPr>
  </w:style>
  <w:style w:type="character" w:styleId="TACChar">
    <w:name w:val="TAC Char"/>
    <w:qFormat/>
    <w:rPr/>
  </w:style>
  <w:style w:type="character" w:styleId="PLChar">
    <w:name w:val="PL Char"/>
    <w:qFormat/>
    <w:rPr>
      <w:rFonts w:ascii="Courier New" w:hAnsi="Courier New" w:cs="Courier New"/>
      <w:sz w:val="16"/>
      <w:lang w:val="en-GB" w:eastAsia="en-US" w:bidi="ar-SA"/>
    </w:rPr>
  </w:style>
  <w:style w:type="character" w:styleId="EditorsNoteChar">
    <w:name w:val="Editor's Note Char"/>
    <w:qFormat/>
    <w:rPr>
      <w:rFonts w:ascii="Times New Roman" w:hAnsi="Times New Roman" w:cs="Times New Roman"/>
      <w:color w:val="FF0000"/>
      <w:lang w:val="en-GB"/>
    </w:rPr>
  </w:style>
  <w:style w:type="character" w:styleId="StandardZchn">
    <w:name w:val="Standard Zchn"/>
    <w:qFormat/>
    <w:rPr>
      <w:rFonts w:ascii="Times New Roman" w:hAnsi="Times New Roman" w:cs="Times New Roman"/>
      <w:szCs w:val="22"/>
      <w:lang w:val="en-GB"/>
    </w:rPr>
  </w:style>
  <w:style w:type="character" w:styleId="BodyTextChar">
    <w:name w:val="Body Text Char"/>
    <w:qFormat/>
    <w:rPr>
      <w:rFonts w:ascii="Times New Roman" w:hAnsi="Times New Roman" w:cs="Times New Roman"/>
    </w:rPr>
  </w:style>
  <w:style w:type="character" w:styleId="TALCar">
    <w:name w:val="TAL Car"/>
    <w:qFormat/>
    <w:rPr>
      <w:rFonts w:ascii="Arial" w:hAnsi="Arial" w:cs="Arial"/>
      <w:sz w:val="18"/>
      <w:lang w:val="en-GB" w:bidi="ar-SA"/>
    </w:rPr>
  </w:style>
  <w:style w:type="character" w:styleId="Msoins1">
    <w:name w:val="msoins1"/>
    <w:qFormat/>
    <w:rPr/>
  </w:style>
  <w:style w:type="character" w:styleId="TFChar">
    <w:name w:val="TF Char"/>
    <w:qFormat/>
    <w:rPr>
      <w:rFonts w:ascii="Arial" w:hAnsi="Arial" w:eastAsia="SimSun;宋体" w:cs="Arial"/>
      <w:b/>
      <w:lang w:val="en-GB" w:bidi="ar-SA"/>
    </w:rPr>
  </w:style>
  <w:style w:type="character" w:styleId="CommentTextChar">
    <w:name w:val="Comment Text Char"/>
    <w:qFormat/>
    <w:rPr>
      <w:rFonts w:ascii="Times New Roman" w:hAnsi="Times New Roman" w:cs="Times New Roman"/>
      <w:lang w:val="en-GB"/>
    </w:rPr>
  </w:style>
  <w:style w:type="character" w:styleId="TALLeft100cmCharChar">
    <w:name w:val="TAL + Left:  1;00 cm Char Char"/>
    <w:qFormat/>
    <w:rPr>
      <w:rFonts w:ascii="Arial" w:hAnsi="Arial" w:cs="Arial"/>
      <w:sz w:val="18"/>
      <w:lang w:val="en-GB"/>
    </w:rPr>
  </w:style>
  <w:style w:type="character" w:styleId="B1Zchn">
    <w:name w:val="B1 Zchn"/>
    <w:qFormat/>
    <w:rPr>
      <w:lang w:val="en-GB" w:bidi="ar-SA"/>
    </w:rPr>
  </w:style>
  <w:style w:type="character" w:styleId="DocumentMapChar">
    <w:name w:val="Document Map Char"/>
    <w:qFormat/>
    <w:rPr>
      <w:rFonts w:ascii="Tahoma" w:hAnsi="Tahoma" w:cs="Tahoma"/>
      <w:shd w:fill="000080" w:val="clear"/>
      <w:lang w:val="en-GB"/>
    </w:rPr>
  </w:style>
  <w:style w:type="character" w:styleId="TAHCar">
    <w:name w:val="TAH Car"/>
    <w:qFormat/>
    <w:rPr>
      <w:rFonts w:ascii="Arial" w:hAnsi="Arial" w:cs="Arial"/>
      <w:b/>
      <w:sz w:val="18"/>
      <w:lang w:val="en-GB"/>
    </w:rPr>
  </w:style>
  <w:style w:type="character" w:styleId="Heading3Char">
    <w:name w:val="Heading 3 Char"/>
    <w:qFormat/>
    <w:rPr>
      <w:rFonts w:ascii="Arial" w:hAnsi="Arial" w:eastAsia="SimSun;宋体" w:cs="Arial"/>
      <w:color w:val="0000FF"/>
      <w:kern w:val="2"/>
      <w:sz w:val="28"/>
      <w:lang w:val="en-GB" w:bidi="ar-SA"/>
    </w:rPr>
  </w:style>
  <w:style w:type="character" w:styleId="NOChar">
    <w:name w:val="NO Char"/>
    <w:qFormat/>
    <w:rPr>
      <w:rFonts w:ascii="Arial" w:hAnsi="Arial" w:eastAsia="SimSun;宋体" w:cs="Arial"/>
      <w:color w:val="0000FF"/>
      <w:kern w:val="2"/>
      <w:lang w:val="en-GB" w:bidi="ar-SA"/>
    </w:rPr>
  </w:style>
  <w:style w:type="character" w:styleId="B2Char">
    <w:name w:val="B2 Char"/>
    <w:qFormat/>
    <w:rPr>
      <w:rFonts w:ascii="Arial" w:hAnsi="Arial" w:eastAsia="SimSun;宋体" w:cs="Arial"/>
      <w:color w:val="0000FF"/>
      <w:kern w:val="2"/>
      <w:lang w:val="en-GB" w:bidi="ar-SA"/>
    </w:rPr>
  </w:style>
  <w:style w:type="character" w:styleId="PlainTextChar">
    <w:name w:val="Plain Text Char"/>
    <w:qFormat/>
    <w:rPr>
      <w:rFonts w:ascii="Courier New" w:hAnsi="Courier New" w:eastAsia="MS Mincho;ＭＳ 明朝" w:cs="Courier New"/>
      <w:lang w:val="nb-NO"/>
    </w:rPr>
  </w:style>
  <w:style w:type="character" w:styleId="BodyTextIndentChar">
    <w:name w:val="Body Text Indent Char"/>
    <w:qFormat/>
    <w:rPr>
      <w:rFonts w:ascii="Times New Roman" w:hAnsi="Times New Roman" w:eastAsia="MS Mincho;ＭＳ 明朝" w:cs="Times New Roman"/>
      <w:lang w:val="en-GB"/>
    </w:rPr>
  </w:style>
  <w:style w:type="character" w:styleId="QuotationZchn">
    <w:name w:val="Quotation Zchn"/>
    <w:qFormat/>
    <w:rPr>
      <w:rFonts w:ascii="Arial" w:hAnsi="Arial" w:eastAsia="SimSun;宋体" w:cs="Arial"/>
      <w:color w:val="0000FF"/>
      <w:kern w:val="2"/>
      <w:szCs w:val="22"/>
      <w:lang w:val="en-GB" w:bidi="ar-SA"/>
    </w:rPr>
  </w:style>
  <w:style w:type="character" w:styleId="EditorsNoteZchn">
    <w:name w:val="Editor's Note Zchn"/>
    <w:qFormat/>
    <w:rPr>
      <w:rFonts w:ascii="Arial" w:hAnsi="Arial" w:eastAsia="SimSun;宋体" w:cs="Arial"/>
      <w:color w:val="FF0000"/>
      <w:kern w:val="2"/>
      <w:lang w:val="en-GB" w:bidi="ar-SA"/>
    </w:rPr>
  </w:style>
  <w:style w:type="character" w:styleId="Heading2Char">
    <w:name w:val="Heading 2 Char"/>
    <w:qFormat/>
    <w:rPr>
      <w:rFonts w:ascii="Arial" w:hAnsi="Arial" w:cs="Arial"/>
      <w:sz w:val="32"/>
      <w:lang w:val="en-GB"/>
    </w:rPr>
  </w:style>
  <w:style w:type="character" w:styleId="Heading3Char1">
    <w:name w:val="Heading 3 Char1"/>
    <w:qFormat/>
    <w:rPr>
      <w:rFonts w:ascii="Arial" w:hAnsi="Arial" w:cs="Arial"/>
      <w:sz w:val="28"/>
      <w:lang w:val="en-GB"/>
    </w:rPr>
  </w:style>
  <w:style w:type="character" w:styleId="Head2AChar">
    <w:name w:val="Head2A Char"/>
    <w:qFormat/>
    <w:rPr>
      <w:rFonts w:ascii="Arial" w:hAnsi="Arial" w:eastAsia="MS Mincho;ＭＳ 明朝" w:cs="Arial"/>
      <w:color w:val="0000FF"/>
      <w:kern w:val="2"/>
      <w:sz w:val="32"/>
      <w:lang w:val="en-GB" w:bidi="ar-SA"/>
    </w:rPr>
  </w:style>
  <w:style w:type="character" w:styleId="CharChar">
    <w:name w:val="Char Char"/>
    <w:qFormat/>
    <w:rPr>
      <w:rFonts w:ascii="Arial" w:hAnsi="Arial" w:eastAsia="MS Mincho;ＭＳ 明朝" w:cs="Arial"/>
      <w:color w:val="0000FF"/>
      <w:kern w:val="2"/>
      <w:lang w:val="en-GB" w:bidi="ar-SA"/>
    </w:rPr>
  </w:style>
  <w:style w:type="character" w:styleId="B1Char1">
    <w:name w:val="B1 Char1"/>
    <w:qFormat/>
    <w:rPr>
      <w:rFonts w:ascii="Arial" w:hAnsi="Arial" w:eastAsia="SimSun;宋体" w:cs="Arial"/>
      <w:color w:val="0000FF"/>
      <w:kern w:val="2"/>
      <w:lang w:val="en-GB" w:bidi="ar-SA"/>
    </w:rPr>
  </w:style>
  <w:style w:type="character" w:styleId="Msoins0">
    <w:name w:val="msoins0"/>
    <w:qFormat/>
    <w:rPr>
      <w:rFonts w:ascii="Arial" w:hAnsi="Arial" w:eastAsia="SimSun;宋体" w:cs="Arial"/>
      <w:color w:val="0000FF"/>
      <w:kern w:val="2"/>
      <w:lang w:val="en-US" w:eastAsia="zh-CN" w:bidi="ar-SA"/>
    </w:rPr>
  </w:style>
  <w:style w:type="character" w:styleId="StrongEmphasis">
    <w:name w:val="Strong Emphasis"/>
    <w:qFormat/>
    <w:rPr>
      <w:rFonts w:ascii="Arial" w:hAnsi="Arial" w:eastAsia="SimSun;宋体" w:cs="Arial"/>
      <w:b/>
      <w:bCs/>
      <w:color w:val="0000FF"/>
      <w:kern w:val="2"/>
      <w:lang w:val="en-US" w:eastAsia="zh-CN" w:bidi="ar-SA"/>
    </w:rPr>
  </w:style>
  <w:style w:type="character" w:styleId="Doctext2Char">
    <w:name w:val="Doc-text2 Char"/>
    <w:qFormat/>
    <w:rPr>
      <w:rFonts w:ascii="Arial" w:hAnsi="Arial" w:eastAsia="SimSun;宋体" w:cs="Arial"/>
      <w:color w:val="0000FF"/>
      <w:kern w:val="2"/>
      <w:lang w:eastAsia="zh-CN"/>
    </w:rPr>
  </w:style>
  <w:style w:type="character" w:styleId="TFleftCharChar">
    <w:name w:val="TF;left Char Char"/>
    <w:qFormat/>
    <w:rPr>
      <w:rFonts w:ascii="Arial" w:hAnsi="Arial" w:eastAsia="SimSun;宋体" w:cs="Arial"/>
      <w:b/>
      <w:color w:val="0000FF"/>
      <w:kern w:val="2"/>
      <w:lang w:val="en-GB" w:bidi="ar-SA"/>
    </w:rPr>
  </w:style>
  <w:style w:type="character" w:styleId="CharChar2">
    <w:name w:val="Char Char2"/>
    <w:qFormat/>
    <w:rPr>
      <w:rFonts w:ascii="Times New Roman" w:hAnsi="Times New Roman" w:eastAsia="MS Mincho;ＭＳ 明朝" w:cs="Times New Roman"/>
      <w:lang w:val="en-GB"/>
    </w:rPr>
  </w:style>
  <w:style w:type="character" w:styleId="H6Char">
    <w:name w:val="H6 Char"/>
    <w:qFormat/>
    <w:rPr>
      <w:rFonts w:ascii="Arial" w:hAnsi="Arial" w:cs="Arial"/>
      <w:lang w:val="en-GB"/>
    </w:rPr>
  </w:style>
  <w:style w:type="character" w:styleId="EXChar">
    <w:name w:val="EX Char"/>
    <w:qFormat/>
    <w:rPr>
      <w:rFonts w:ascii="Times New Roman" w:hAnsi="Times New Roman" w:cs="Times New Roman"/>
      <w:lang w:val="en-GB"/>
    </w:rPr>
  </w:style>
  <w:style w:type="character" w:styleId="B2Car">
    <w:name w:val="B2 Car"/>
    <w:qFormat/>
    <w:rPr>
      <w:rFonts w:ascii="Times New Roman" w:hAnsi="Times New Roman" w:cs="Times New Roman"/>
      <w:lang w:val="en-GB"/>
    </w:rPr>
  </w:style>
  <w:style w:type="character" w:styleId="B3Char">
    <w:name w:val="B3 Char"/>
    <w:qFormat/>
    <w:rPr>
      <w:rFonts w:ascii="Times New Roman" w:hAnsi="Times New Roman" w:cs="Times New Roman"/>
      <w:lang w:val="en-GB"/>
    </w:rPr>
  </w:style>
  <w:style w:type="character" w:styleId="Style5">
    <w:name w:val="首标题"/>
    <w:qFormat/>
    <w:rPr>
      <w:rFonts w:ascii="Arial" w:hAnsi="Arial" w:eastAsia="SimSun;宋体" w:cs="Arial"/>
      <w:sz w:val="24"/>
      <w:lang w:val="en-US" w:eastAsia="zh-CN" w:bidi="ar-SA"/>
    </w:rPr>
  </w:style>
  <w:style w:type="character" w:styleId="HeaderChar">
    <w:name w:val="Header Char"/>
    <w:qFormat/>
    <w:rPr>
      <w:rFonts w:ascii="Arial" w:hAnsi="Arial" w:cs="Arial"/>
      <w:b/>
      <w:sz w:val="18"/>
      <w:lang w:val="en-GB" w:eastAsia="en-US" w:bidi="ar-SA"/>
    </w:rPr>
  </w:style>
  <w:style w:type="character" w:styleId="CRCoverPageZchn">
    <w:name w:val="CR Cover Page Zchn"/>
    <w:qFormat/>
    <w:rPr>
      <w:rFonts w:ascii="Arial" w:hAnsi="Arial" w:cs="Arial"/>
      <w:lang w:val="en-GB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GB"/>
    </w:rPr>
  </w:style>
  <w:style w:type="character" w:styleId="CommentSubjectChar">
    <w:name w:val="Comment Subject Char"/>
    <w:qFormat/>
    <w:rPr>
      <w:rFonts w:ascii="Times New Roman" w:hAnsi="Times New Roman" w:cs="Times New Roman"/>
      <w:b/>
      <w:bCs/>
      <w:lang w:val="en-GB"/>
    </w:rPr>
  </w:style>
  <w:style w:type="character" w:styleId="FootnoteTextChar">
    <w:name w:val="Footnote Text Char"/>
    <w:qFormat/>
    <w:rPr>
      <w:rFonts w:ascii="Times New Roman" w:hAnsi="Times New Roman" w:cs="Times New Roman"/>
      <w:sz w:val="16"/>
      <w:lang w:val="en-GB"/>
    </w:rPr>
  </w:style>
  <w:style w:type="character" w:styleId="FooterChar">
    <w:name w:val="Footer Char"/>
    <w:qFormat/>
    <w:rPr>
      <w:rFonts w:ascii="Arial" w:hAnsi="Arial" w:cs="Arial"/>
      <w:b/>
      <w:i/>
      <w:sz w:val="18"/>
      <w:lang w:val="en-GB" w:eastAsia="en-US"/>
    </w:rPr>
  </w:style>
  <w:style w:type="character" w:styleId="HTMLPreformattedChar">
    <w:name w:val="HTML Preformatted Char"/>
    <w:qFormat/>
    <w:rPr>
      <w:rFonts w:ascii="Courier New" w:hAnsi="Courier New" w:eastAsia="Times New Roman" w:cs="Courier New"/>
      <w:lang w:val="en-US"/>
    </w:rPr>
  </w:style>
  <w:style w:type="character" w:styleId="UnresolvedMention">
    <w:name w:val="Unresolved Mention"/>
    <w:qFormat/>
    <w:rPr>
      <w:color w:val="808080"/>
      <w:shd w:fill="E6E6E6" w:val="clear"/>
    </w:rPr>
  </w:style>
  <w:style w:type="character" w:styleId="Heading1Char">
    <w:name w:val="Heading 1 Char"/>
    <w:qFormat/>
    <w:rPr>
      <w:rFonts w:ascii="Arial" w:hAnsi="Arial" w:cs="Arial"/>
      <w:sz w:val="36"/>
      <w:lang w:val="en-GB"/>
    </w:rPr>
  </w:style>
  <w:style w:type="character" w:styleId="Heading4Char">
    <w:name w:val="Heading 4 Char"/>
    <w:qFormat/>
    <w:rPr>
      <w:rFonts w:ascii="Arial" w:hAnsi="Arial" w:cs="Arial"/>
      <w:sz w:val="24"/>
      <w:lang w:val="en-GB"/>
    </w:rPr>
  </w:style>
  <w:style w:type="character" w:styleId="Heading5Char">
    <w:name w:val="Heading 5 Char"/>
    <w:qFormat/>
    <w:rPr>
      <w:rFonts w:ascii="Arial" w:hAnsi="Arial" w:cs="Arial"/>
      <w:sz w:val="22"/>
      <w:lang w:val="en-GB"/>
    </w:rPr>
  </w:style>
  <w:style w:type="character" w:styleId="NOZchn">
    <w:name w:val="NO Zchn"/>
    <w:qFormat/>
    <w:rPr>
      <w:rFonts w:ascii="Times New Roman" w:hAnsi="Times New Roman" w:cs="Times New Roman"/>
      <w:lang w:val="en-GB"/>
    </w:rPr>
  </w:style>
  <w:style w:type="character" w:styleId="ListParagraphChar">
    <w:name w:val="List Paragraph Char"/>
    <w:qFormat/>
    <w:rPr>
      <w:rFonts w:ascii="Times New Roman" w:hAnsi="Times New Roman" w:cs="Times New Roman"/>
      <w:lang w:val="en-GB"/>
    </w:rPr>
  </w:style>
  <w:style w:type="character" w:styleId="B4Char">
    <w:name w:val="B4 Char"/>
    <w:qFormat/>
    <w:rPr>
      <w:rFonts w:ascii="Times New Roman" w:hAnsi="Times New Roman" w:cs="Times New Roman"/>
      <w:lang w:val="en-GB"/>
    </w:rPr>
  </w:style>
  <w:style w:type="character" w:styleId="UnresolvedMention1">
    <w:name w:val="Unresolved Mention1"/>
    <w:qFormat/>
    <w:rPr>
      <w:color w:val="808080"/>
      <w:shd w:fill="E6E6E6" w:val="clear"/>
    </w:rPr>
  </w:style>
  <w:style w:type="character" w:styleId="Heading6Char">
    <w:name w:val="Heading 6 Char"/>
    <w:qFormat/>
    <w:rPr>
      <w:rFonts w:ascii="Arial" w:hAnsi="Arial" w:cs="Arial"/>
      <w:lang w:val="en-GB"/>
    </w:rPr>
  </w:style>
  <w:style w:type="character" w:styleId="Heading7Char">
    <w:name w:val="Heading 7 Char"/>
    <w:qFormat/>
    <w:rPr>
      <w:rFonts w:ascii="Arial" w:hAnsi="Arial" w:cs="Arial"/>
      <w:lang w:val="en-GB"/>
    </w:rPr>
  </w:style>
  <w:style w:type="character" w:styleId="Heading8Char">
    <w:name w:val="Heading 8 Char"/>
    <w:qFormat/>
    <w:rPr>
      <w:rFonts w:ascii="Arial" w:hAnsi="Arial" w:cs="Arial"/>
      <w:sz w:val="36"/>
      <w:lang w:val="en-GB"/>
    </w:rPr>
  </w:style>
  <w:style w:type="character" w:styleId="Heading9Char">
    <w:name w:val="Heading 9 Char"/>
    <w:qFormat/>
    <w:rPr>
      <w:rFonts w:ascii="Arial" w:hAnsi="Arial" w:cs="Arial"/>
      <w:sz w:val="36"/>
      <w:lang w:val="en-GB"/>
    </w:rPr>
  </w:style>
  <w:style w:type="character" w:styleId="UnresolvedMention2">
    <w:name w:val="Unresolved Mention2"/>
    <w:qFormat/>
    <w:rPr>
      <w:color w:val="808080"/>
      <w:shd w:fill="E6E6E6" w:val="clear"/>
    </w:rPr>
  </w:style>
  <w:style w:type="character" w:styleId="Mention">
    <w:name w:val="Mention"/>
    <w:qFormat/>
    <w:rPr>
      <w:color w:val="2B579A"/>
      <w:shd w:fill="E6E6E6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overflowPunct w:val="false"/>
      <w:autoSpaceDE w:val="false"/>
      <w:textAlignment w:val="baseline"/>
    </w:pPr>
    <w:rPr>
      <w:lang w:val="en-US"/>
    </w:rPr>
  </w:style>
  <w:style w:type="paragraph" w:styleId="List">
    <w:name w:val="List"/>
    <w:basedOn w:val="Normal"/>
    <w:pPr>
      <w:ind w:start="568" w:hanging="284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6">
    <w:name w:val="H6"/>
    <w:basedOn w:val="Heading5"/>
    <w:next w:val="Normal"/>
    <w:qFormat/>
    <w:pPr>
      <w:numPr>
        <w:ilvl w:val="0"/>
        <w:numId w:val="0"/>
      </w:numPr>
      <w:ind w:start="1985" w:hanging="1985"/>
      <w:outlineLvl w:val="9"/>
    </w:pPr>
    <w:rPr>
      <w:sz w:val="20"/>
    </w:rPr>
  </w:style>
  <w:style w:type="paragraph" w:styleId="Contents1">
    <w:name w:val="TOC 1"/>
    <w:pPr>
      <w:keepNext w:val="true"/>
      <w:keepLines/>
      <w:widowControl w:val="false"/>
      <w:tabs>
        <w:tab w:val="clear" w:pos="284"/>
        <w:tab w:val="right" w:pos="9639" w:leader="dot"/>
      </w:tabs>
      <w:bidi w:val="0"/>
      <w:spacing w:before="120" w:after="0"/>
      <w:ind w:start="567" w:end="425" w:hanging="567"/>
    </w:pPr>
    <w:rPr>
      <w:rFonts w:ascii="Times New Roman" w:hAnsi="Times New Roman" w:eastAsia="DengXian;等线" w:cs="Times New Roman"/>
      <w:color w:val="auto"/>
      <w:sz w:val="22"/>
      <w:szCs w:val="20"/>
      <w:lang w:val="en-GB" w:eastAsia="en-US" w:bidi="ar-SA"/>
    </w:rPr>
  </w:style>
  <w:style w:type="paragraph" w:styleId="Contents8">
    <w:name w:val="TOC 8"/>
    <w:basedOn w:val="Contents1"/>
    <w:pPr>
      <w:spacing w:before="180" w:after="0"/>
      <w:ind w:start="2693" w:end="425" w:hanging="2693"/>
    </w:pPr>
    <w:rPr>
      <w:b/>
    </w:rPr>
  </w:style>
  <w:style w:type="paragraph" w:styleId="ZT">
    <w:name w:val="ZT"/>
    <w:qFormat/>
    <w:pPr>
      <w:widowControl w:val="false"/>
      <w:bidi w:val="0"/>
      <w:spacing w:lineRule="atLeast" w:line="240"/>
      <w:jc w:val="end"/>
    </w:pPr>
    <w:rPr>
      <w:rFonts w:ascii="Arial" w:hAnsi="Arial" w:eastAsia="DengXian;等线" w:cs="Arial"/>
      <w:b/>
      <w:color w:val="auto"/>
      <w:sz w:val="34"/>
      <w:szCs w:val="20"/>
      <w:lang w:val="en-GB" w:bidi="ar-SA" w:eastAsia="zh-CN"/>
    </w:rPr>
  </w:style>
  <w:style w:type="paragraph" w:styleId="Contents2">
    <w:name w:val="TOC 2"/>
    <w:basedOn w:val="Contents1"/>
    <w:pPr>
      <w:keepNext w:val="false"/>
      <w:spacing w:before="0" w:after="0"/>
      <w:ind w:start="851" w:end="425" w:hanging="851"/>
    </w:pPr>
    <w:rPr>
      <w:sz w:val="20"/>
    </w:rPr>
  </w:style>
  <w:style w:type="paragraph" w:styleId="Contents3">
    <w:name w:val="TOC 3"/>
    <w:basedOn w:val="Contents2"/>
    <w:pPr>
      <w:ind w:start="1134" w:end="425" w:hanging="1134"/>
    </w:pPr>
    <w:rPr/>
  </w:style>
  <w:style w:type="paragraph" w:styleId="Contents4">
    <w:name w:val="TOC 4"/>
    <w:basedOn w:val="Contents3"/>
    <w:pPr>
      <w:ind w:start="1418" w:end="425" w:hanging="1418"/>
    </w:pPr>
    <w:rPr/>
  </w:style>
  <w:style w:type="paragraph" w:styleId="Contents5">
    <w:name w:val="TOC 5"/>
    <w:basedOn w:val="Contents4"/>
    <w:pPr>
      <w:ind w:start="1701" w:end="425" w:hanging="1701"/>
    </w:pPr>
    <w:rPr/>
  </w:style>
  <w:style w:type="paragraph" w:styleId="Index1">
    <w:name w:val="Index 1"/>
    <w:basedOn w:val="Normal"/>
    <w:pPr>
      <w:keepLines/>
      <w:spacing w:before="0" w:after="0"/>
    </w:pPr>
    <w:rPr/>
  </w:style>
  <w:style w:type="paragraph" w:styleId="Index2">
    <w:name w:val="Index 2"/>
    <w:basedOn w:val="Index1"/>
    <w:pPr>
      <w:ind w:start="284" w:hanging="0"/>
    </w:pPr>
    <w:rPr/>
  </w:style>
  <w:style w:type="paragraph" w:styleId="ZH">
    <w:name w:val="ZH"/>
    <w:qFormat/>
    <w:pPr>
      <w:widowControl w:val="false"/>
      <w:bidi w:val="0"/>
    </w:pPr>
    <w:rPr>
      <w:rFonts w:ascii="Arial" w:hAnsi="Arial" w:eastAsia="DengXian;等线" w:cs="Arial"/>
      <w:color w:val="auto"/>
      <w:sz w:val="20"/>
      <w:szCs w:val="20"/>
      <w:lang w:val="en-GB" w:eastAsia="en-US" w:bidi="ar-SA"/>
    </w:rPr>
  </w:style>
  <w:style w:type="paragraph" w:styleId="TT">
    <w:name w:val="TT"/>
    <w:basedOn w:val="Heading1"/>
    <w:next w:val="Normal"/>
    <w:qFormat/>
    <w:pPr>
      <w:numPr>
        <w:ilvl w:val="0"/>
        <w:numId w:val="0"/>
      </w:numPr>
      <w:ind w:start="1134" w:hanging="1134"/>
      <w:outlineLvl w:val="9"/>
    </w:pPr>
    <w:rPr/>
  </w:style>
  <w:style w:type="paragraph" w:styleId="ListNumber">
    <w:name w:val="List Number"/>
    <w:basedOn w:val="List"/>
    <w:qFormat/>
    <w:pPr/>
    <w:rPr/>
  </w:style>
  <w:style w:type="paragraph" w:styleId="ListNumber2">
    <w:name w:val="List Number 2"/>
    <w:basedOn w:val="ListNumber"/>
    <w:qFormat/>
    <w:pPr>
      <w:ind w:start="851" w:hanging="284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284"/>
        <w:tab w:val="center" w:pos="4819" w:leader="none"/>
        <w:tab w:val="right" w:pos="9638" w:leader="none"/>
      </w:tabs>
    </w:pPr>
    <w:rPr/>
  </w:style>
  <w:style w:type="paragraph" w:styleId="Header">
    <w:name w:val="Header"/>
    <w:pPr>
      <w:widowControl w:val="false"/>
      <w:bidi w:val="0"/>
    </w:pPr>
    <w:rPr>
      <w:rFonts w:ascii="Arial" w:hAnsi="Arial" w:eastAsia="DengXian;等线" w:cs="Arial"/>
      <w:b/>
      <w:color w:val="auto"/>
      <w:sz w:val="18"/>
      <w:szCs w:val="20"/>
      <w:lang w:val="en-GB" w:eastAsia="en-US" w:bidi="ar-SA"/>
    </w:rPr>
  </w:style>
  <w:style w:type="paragraph" w:styleId="Footnote">
    <w:name w:val="Footnote Text"/>
    <w:basedOn w:val="Normal"/>
    <w:pPr>
      <w:keepLines/>
      <w:spacing w:before="0" w:after="0"/>
      <w:ind w:start="454" w:hanging="454"/>
    </w:pPr>
    <w:rPr>
      <w:sz w:val="16"/>
    </w:rPr>
  </w:style>
  <w:style w:type="paragraph" w:styleId="TAL">
    <w:name w:val="TAL"/>
    <w:basedOn w:val="Normal"/>
    <w:qFormat/>
    <w:pPr>
      <w:keepNext w:val="true"/>
      <w:keepLines/>
      <w:spacing w:before="0" w:after="0"/>
    </w:pPr>
    <w:rPr>
      <w:rFonts w:ascii="Arial" w:hAnsi="Arial" w:cs="Arial"/>
      <w:sz w:val="18"/>
    </w:rPr>
  </w:style>
  <w:style w:type="paragraph" w:styleId="TAC">
    <w:name w:val="TAC"/>
    <w:basedOn w:val="TAL"/>
    <w:qFormat/>
    <w:pPr>
      <w:jc w:val="center"/>
    </w:pPr>
    <w:rPr/>
  </w:style>
  <w:style w:type="paragraph" w:styleId="TAH">
    <w:name w:val="TAH"/>
    <w:basedOn w:val="TAC"/>
    <w:qFormat/>
    <w:pPr/>
    <w:rPr>
      <w:b/>
    </w:rPr>
  </w:style>
  <w:style w:type="paragraph" w:styleId="TH">
    <w:name w:val="TH"/>
    <w:basedOn w:val="Normal"/>
    <w:qFormat/>
    <w:pPr>
      <w:keepNext w:val="true"/>
      <w:keepLines/>
      <w:spacing w:before="60" w:after="180"/>
      <w:jc w:val="center"/>
    </w:pPr>
    <w:rPr>
      <w:rFonts w:ascii="Arial" w:hAnsi="Arial" w:cs="Arial"/>
      <w:b/>
    </w:rPr>
  </w:style>
  <w:style w:type="paragraph" w:styleId="TF">
    <w:name w:val="TF"/>
    <w:basedOn w:val="TH"/>
    <w:qFormat/>
    <w:pPr>
      <w:keepNext w:val="false"/>
      <w:spacing w:before="0" w:after="240"/>
    </w:pPr>
    <w:rPr/>
  </w:style>
  <w:style w:type="paragraph" w:styleId="NO">
    <w:name w:val="NO"/>
    <w:basedOn w:val="Normal"/>
    <w:qFormat/>
    <w:pPr>
      <w:keepLines/>
      <w:ind w:start="1135" w:hanging="851"/>
    </w:pPr>
    <w:rPr/>
  </w:style>
  <w:style w:type="paragraph" w:styleId="Contents9">
    <w:name w:val="TOC 9"/>
    <w:basedOn w:val="Contents8"/>
    <w:pPr>
      <w:ind w:start="1418" w:end="425" w:hanging="1418"/>
    </w:pPr>
    <w:rPr/>
  </w:style>
  <w:style w:type="paragraph" w:styleId="EX">
    <w:name w:val="EX"/>
    <w:basedOn w:val="Normal"/>
    <w:qFormat/>
    <w:pPr>
      <w:keepLines/>
      <w:ind w:start="1702" w:hanging="1418"/>
    </w:pPr>
    <w:rPr/>
  </w:style>
  <w:style w:type="paragraph" w:styleId="FP">
    <w:name w:val="FP"/>
    <w:basedOn w:val="Normal"/>
    <w:qFormat/>
    <w:pPr>
      <w:spacing w:before="0" w:after="0"/>
    </w:pPr>
    <w:rPr/>
  </w:style>
  <w:style w:type="paragraph" w:styleId="LD">
    <w:name w:val="LD"/>
    <w:qFormat/>
    <w:pPr>
      <w:keepNext w:val="true"/>
      <w:keepLines/>
      <w:widowControl/>
      <w:bidi w:val="0"/>
      <w:spacing w:lineRule="exact" w:line="180"/>
    </w:pPr>
    <w:rPr>
      <w:rFonts w:ascii="MS LineDraw;Courier New" w:hAnsi="MS LineDraw;Courier New" w:eastAsia="DengXian;等线" w:cs="MS LineDraw;Courier New"/>
      <w:color w:val="auto"/>
      <w:sz w:val="20"/>
      <w:szCs w:val="20"/>
      <w:lang w:val="en-GB" w:eastAsia="en-US" w:bidi="ar-SA"/>
    </w:rPr>
  </w:style>
  <w:style w:type="paragraph" w:styleId="NW">
    <w:name w:val="NW"/>
    <w:basedOn w:val="NO"/>
    <w:qFormat/>
    <w:pPr>
      <w:spacing w:before="0" w:after="0"/>
    </w:pPr>
    <w:rPr/>
  </w:style>
  <w:style w:type="paragraph" w:styleId="EW">
    <w:name w:val="EW"/>
    <w:basedOn w:val="EX"/>
    <w:qFormat/>
    <w:pPr>
      <w:spacing w:before="0" w:after="0"/>
    </w:pPr>
    <w:rPr/>
  </w:style>
  <w:style w:type="paragraph" w:styleId="Contents6">
    <w:name w:val="TOC 6"/>
    <w:basedOn w:val="Contents5"/>
    <w:next w:val="Normal"/>
    <w:pPr>
      <w:ind w:start="1985" w:end="425" w:hanging="1985"/>
    </w:pPr>
    <w:rPr/>
  </w:style>
  <w:style w:type="paragraph" w:styleId="Contents7">
    <w:name w:val="TOC 7"/>
    <w:basedOn w:val="Contents6"/>
    <w:next w:val="Normal"/>
    <w:pPr>
      <w:ind w:start="2268" w:end="425" w:hanging="2268"/>
    </w:pPr>
    <w:rPr/>
  </w:style>
  <w:style w:type="paragraph" w:styleId="ListBullet">
    <w:name w:val="List Bullet"/>
    <w:basedOn w:val="List"/>
    <w:qFormat/>
    <w:pPr/>
    <w:rPr/>
  </w:style>
  <w:style w:type="paragraph" w:styleId="ListBullet2">
    <w:name w:val="List Bullet 2"/>
    <w:basedOn w:val="ListBullet"/>
    <w:qFormat/>
    <w:pPr>
      <w:ind w:start="851" w:hanging="284"/>
    </w:pPr>
    <w:rPr/>
  </w:style>
  <w:style w:type="paragraph" w:styleId="ListBullet3">
    <w:name w:val="List Bullet 3"/>
    <w:basedOn w:val="ListBullet2"/>
    <w:qFormat/>
    <w:pPr>
      <w:ind w:start="1135" w:hanging="284"/>
    </w:pPr>
    <w:rPr/>
  </w:style>
  <w:style w:type="paragraph" w:styleId="EQ">
    <w:name w:val="EQ"/>
    <w:basedOn w:val="Normal"/>
    <w:next w:val="Normal"/>
    <w:qFormat/>
    <w:pPr>
      <w:keepLines/>
    </w:pPr>
    <w:rPr>
      <w:lang w:val="en-US" w:eastAsia="en-US"/>
    </w:rPr>
  </w:style>
  <w:style w:type="paragraph" w:styleId="NF">
    <w:name w:val="NF"/>
    <w:basedOn w:val="NO"/>
    <w:qFormat/>
    <w:pPr>
      <w:keepNext w:val="true"/>
      <w:spacing w:before="0" w:after="0"/>
    </w:pPr>
    <w:rPr>
      <w:rFonts w:ascii="Arial" w:hAnsi="Arial" w:cs="Arial"/>
      <w:sz w:val="18"/>
    </w:rPr>
  </w:style>
  <w:style w:type="paragraph" w:styleId="PL">
    <w:name w:val="PL"/>
    <w:qFormat/>
    <w:pPr>
      <w:widowControl/>
      <w:tabs>
        <w:tab w:val="clear" w:pos="284"/>
        <w:tab w:val="left" w:pos="384" w:leader="none"/>
        <w:tab w:val="left" w:pos="768" w:leader="none"/>
        <w:tab w:val="left" w:pos="1152" w:leader="none"/>
        <w:tab w:val="left" w:pos="1536" w:leader="none"/>
        <w:tab w:val="left" w:pos="1920" w:leader="none"/>
        <w:tab w:val="left" w:pos="2304" w:leader="none"/>
        <w:tab w:val="left" w:pos="2688" w:leader="none"/>
        <w:tab w:val="left" w:pos="3072" w:leader="none"/>
        <w:tab w:val="left" w:pos="3456" w:leader="none"/>
        <w:tab w:val="left" w:pos="3840" w:leader="none"/>
        <w:tab w:val="left" w:pos="4224" w:leader="none"/>
        <w:tab w:val="left" w:pos="4608" w:leader="none"/>
        <w:tab w:val="left" w:pos="4992" w:leader="none"/>
        <w:tab w:val="left" w:pos="5376" w:leader="none"/>
        <w:tab w:val="left" w:pos="5760" w:leader="none"/>
        <w:tab w:val="left" w:pos="6144" w:leader="none"/>
        <w:tab w:val="left" w:pos="6528" w:leader="none"/>
        <w:tab w:val="left" w:pos="6912" w:leader="none"/>
        <w:tab w:val="left" w:pos="7296" w:leader="none"/>
        <w:tab w:val="left" w:pos="7680" w:leader="none"/>
        <w:tab w:val="left" w:pos="8064" w:leader="none"/>
        <w:tab w:val="left" w:pos="8448" w:leader="none"/>
        <w:tab w:val="left" w:pos="8832" w:leader="none"/>
        <w:tab w:val="left" w:pos="9216" w:leader="none"/>
      </w:tabs>
      <w:bidi w:val="0"/>
    </w:pPr>
    <w:rPr>
      <w:rFonts w:ascii="Courier New" w:hAnsi="Courier New" w:eastAsia="DengXian;等线" w:cs="Courier New"/>
      <w:color w:val="auto"/>
      <w:sz w:val="16"/>
      <w:szCs w:val="20"/>
      <w:lang w:val="en-GB" w:eastAsia="en-US" w:bidi="ar-SA"/>
    </w:rPr>
  </w:style>
  <w:style w:type="paragraph" w:styleId="TAR">
    <w:name w:val="TAR"/>
    <w:basedOn w:val="TAL"/>
    <w:qFormat/>
    <w:pPr>
      <w:jc w:val="end"/>
    </w:pPr>
    <w:rPr/>
  </w:style>
  <w:style w:type="paragraph" w:styleId="TAN">
    <w:name w:val="TAN"/>
    <w:basedOn w:val="TAL"/>
    <w:qFormat/>
    <w:pPr>
      <w:ind w:start="851" w:hanging="851"/>
    </w:pPr>
    <w:rPr/>
  </w:style>
  <w:style w:type="paragraph" w:styleId="ZA">
    <w:name w:val="ZA"/>
    <w:qFormat/>
    <w:pPr>
      <w:widowControl w:val="false"/>
      <w:pBdr>
        <w:bottom w:val="single" w:sz="12" w:space="1" w:color="000000"/>
      </w:pBdr>
      <w:bidi w:val="0"/>
      <w:jc w:val="end"/>
    </w:pPr>
    <w:rPr>
      <w:rFonts w:ascii="Arial" w:hAnsi="Arial" w:eastAsia="DengXian;等线" w:cs="Arial"/>
      <w:color w:val="auto"/>
      <w:sz w:val="40"/>
      <w:szCs w:val="20"/>
      <w:lang w:val="en-GB" w:eastAsia="en-US" w:bidi="ar-SA"/>
    </w:rPr>
  </w:style>
  <w:style w:type="paragraph" w:styleId="ZB">
    <w:name w:val="ZB"/>
    <w:qFormat/>
    <w:pPr>
      <w:widowControl w:val="false"/>
      <w:bidi w:val="0"/>
      <w:ind w:end="28" w:hanging="0"/>
      <w:jc w:val="end"/>
    </w:pPr>
    <w:rPr>
      <w:rFonts w:ascii="Arial" w:hAnsi="Arial" w:eastAsia="DengXian;等线" w:cs="Arial"/>
      <w:i/>
      <w:color w:val="auto"/>
      <w:sz w:val="20"/>
      <w:szCs w:val="20"/>
      <w:lang w:val="en-GB" w:eastAsia="en-US" w:bidi="ar-SA"/>
    </w:rPr>
  </w:style>
  <w:style w:type="paragraph" w:styleId="ZD">
    <w:name w:val="ZD"/>
    <w:qFormat/>
    <w:pPr>
      <w:widowControl w:val="false"/>
      <w:bidi w:val="0"/>
    </w:pPr>
    <w:rPr>
      <w:rFonts w:ascii="Arial" w:hAnsi="Arial" w:eastAsia="DengXian;等线" w:cs="Arial"/>
      <w:color w:val="auto"/>
      <w:sz w:val="32"/>
      <w:szCs w:val="20"/>
      <w:lang w:val="en-GB" w:eastAsia="en-US" w:bidi="ar-SA"/>
    </w:rPr>
  </w:style>
  <w:style w:type="paragraph" w:styleId="ZU">
    <w:name w:val="ZU"/>
    <w:qFormat/>
    <w:pPr>
      <w:widowControl w:val="false"/>
      <w:pBdr>
        <w:top w:val="single" w:sz="12" w:space="1" w:color="000000"/>
      </w:pBdr>
      <w:bidi w:val="0"/>
      <w:jc w:val="end"/>
    </w:pPr>
    <w:rPr>
      <w:rFonts w:ascii="Arial" w:hAnsi="Arial" w:eastAsia="DengXian;等线" w:cs="Arial"/>
      <w:color w:val="auto"/>
      <w:sz w:val="20"/>
      <w:szCs w:val="20"/>
      <w:lang w:val="en-GB" w:eastAsia="en-US" w:bidi="ar-SA"/>
    </w:rPr>
  </w:style>
  <w:style w:type="paragraph" w:styleId="ZV">
    <w:name w:val="ZV"/>
    <w:basedOn w:val="ZU"/>
    <w:qFormat/>
    <w:pPr/>
    <w:rPr/>
  </w:style>
  <w:style w:type="paragraph" w:styleId="List2">
    <w:name w:val="List Bullet 3"/>
    <w:basedOn w:val="List"/>
    <w:pPr>
      <w:ind w:start="851" w:hanging="284"/>
    </w:pPr>
    <w:rPr/>
  </w:style>
  <w:style w:type="paragraph" w:styleId="ZG">
    <w:name w:val="ZG"/>
    <w:qFormat/>
    <w:pPr>
      <w:widowControl w:val="false"/>
      <w:bidi w:val="0"/>
      <w:jc w:val="end"/>
    </w:pPr>
    <w:rPr>
      <w:rFonts w:ascii="Arial" w:hAnsi="Arial" w:eastAsia="DengXian;等线" w:cs="Arial"/>
      <w:color w:val="auto"/>
      <w:sz w:val="20"/>
      <w:szCs w:val="20"/>
      <w:lang w:val="en-GB" w:eastAsia="en-US" w:bidi="ar-SA"/>
    </w:rPr>
  </w:style>
  <w:style w:type="paragraph" w:styleId="List3">
    <w:name w:val="List Bullet 4"/>
    <w:basedOn w:val="List2"/>
    <w:pPr>
      <w:ind w:start="1135" w:hanging="284"/>
    </w:pPr>
    <w:rPr/>
  </w:style>
  <w:style w:type="paragraph" w:styleId="List4">
    <w:name w:val="List Bullet 5"/>
    <w:basedOn w:val="List3"/>
    <w:pPr>
      <w:ind w:start="1418" w:hanging="284"/>
    </w:pPr>
    <w:rPr/>
  </w:style>
  <w:style w:type="paragraph" w:styleId="List5">
    <w:name w:val="List Number"/>
    <w:basedOn w:val="List4"/>
    <w:pPr>
      <w:ind w:start="1702" w:hanging="284"/>
    </w:pPr>
    <w:rPr/>
  </w:style>
  <w:style w:type="paragraph" w:styleId="EditorsNote">
    <w:name w:val="Editor's Note"/>
    <w:basedOn w:val="NO"/>
    <w:qFormat/>
    <w:pPr/>
    <w:rPr>
      <w:color w:val="FF0000"/>
    </w:rPr>
  </w:style>
  <w:style w:type="paragraph" w:styleId="ListBullet4">
    <w:name w:val="List Bullet 4"/>
    <w:basedOn w:val="ListBullet3"/>
    <w:qFormat/>
    <w:pPr>
      <w:ind w:start="1418" w:hanging="284"/>
    </w:pPr>
    <w:rPr/>
  </w:style>
  <w:style w:type="paragraph" w:styleId="ListBullet5">
    <w:name w:val="List Bullet 5"/>
    <w:basedOn w:val="ListBullet4"/>
    <w:qFormat/>
    <w:pPr>
      <w:ind w:start="1702" w:hanging="284"/>
    </w:pPr>
    <w:rPr/>
  </w:style>
  <w:style w:type="paragraph" w:styleId="B1">
    <w:name w:val="B1"/>
    <w:basedOn w:val="List"/>
    <w:qFormat/>
    <w:pPr/>
    <w:rPr/>
  </w:style>
  <w:style w:type="paragraph" w:styleId="B2">
    <w:name w:val="B2"/>
    <w:basedOn w:val="List2"/>
    <w:qFormat/>
    <w:pPr/>
    <w:rPr/>
  </w:style>
  <w:style w:type="paragraph" w:styleId="B3">
    <w:name w:val="B3"/>
    <w:basedOn w:val="List3"/>
    <w:qFormat/>
    <w:pPr/>
    <w:rPr/>
  </w:style>
  <w:style w:type="paragraph" w:styleId="B4">
    <w:name w:val="B4"/>
    <w:basedOn w:val="List4"/>
    <w:qFormat/>
    <w:pPr/>
    <w:rPr/>
  </w:style>
  <w:style w:type="paragraph" w:styleId="B5">
    <w:name w:val="B5"/>
    <w:basedOn w:val="List5"/>
    <w:qFormat/>
    <w:pPr/>
    <w:rPr/>
  </w:style>
  <w:style w:type="paragraph" w:styleId="Footer">
    <w:name w:val="Footer"/>
    <w:basedOn w:val="Header"/>
    <w:pPr>
      <w:jc w:val="center"/>
    </w:pPr>
    <w:rPr>
      <w:i/>
    </w:rPr>
  </w:style>
  <w:style w:type="paragraph" w:styleId="ZTD">
    <w:name w:val="ZTD"/>
    <w:basedOn w:val="ZB"/>
    <w:qFormat/>
    <w:pPr/>
    <w:rPr>
      <w:i w:val="false"/>
      <w:sz w:val="40"/>
    </w:rPr>
  </w:style>
  <w:style w:type="paragraph" w:styleId="CRCoverPage">
    <w:name w:val="CR Cover Page"/>
    <w:qFormat/>
    <w:pPr>
      <w:widowControl/>
      <w:bidi w:val="0"/>
      <w:spacing w:before="0" w:after="120"/>
    </w:pPr>
    <w:rPr>
      <w:rFonts w:ascii="Arial" w:hAnsi="Arial" w:eastAsia="DengXian;等线" w:cs="Arial"/>
      <w:color w:val="auto"/>
      <w:sz w:val="20"/>
      <w:szCs w:val="20"/>
      <w:lang w:val="en-GB" w:bidi="ar-SA" w:eastAsia="zh-CN"/>
    </w:rPr>
  </w:style>
  <w:style w:type="paragraph" w:styleId="Tdocheader">
    <w:name w:val="tdoc-header"/>
    <w:qFormat/>
    <w:pPr>
      <w:widowControl/>
      <w:bidi w:val="0"/>
    </w:pPr>
    <w:rPr>
      <w:rFonts w:ascii="Arial" w:hAnsi="Arial" w:eastAsia="DengXian;等线" w:cs="Arial"/>
      <w:color w:val="auto"/>
      <w:sz w:val="24"/>
      <w:szCs w:val="20"/>
      <w:lang w:val="en-GB" w:eastAsia="en-US" w:bidi="ar-SA"/>
    </w:rPr>
  </w:style>
  <w:style w:type="paragraph" w:styleId="CommentText">
    <w:name w:val="Comment Text"/>
    <w:basedOn w:val="Normal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DocumentMap">
    <w:name w:val="Document Map"/>
    <w:basedOn w:val="Normal"/>
    <w:qFormat/>
    <w:pPr>
      <w:shd w:fill="000080" w:val="clear"/>
    </w:pPr>
    <w:rPr>
      <w:rFonts w:ascii="Tahoma" w:hAnsi="Tahoma" w:cs="Tahoma"/>
    </w:rPr>
  </w:style>
  <w:style w:type="paragraph" w:styleId="Standard1">
    <w:name w:val="Standard1"/>
    <w:basedOn w:val="Normal"/>
    <w:qFormat/>
    <w:pPr>
      <w:overflowPunct w:val="false"/>
      <w:autoSpaceDE w:val="false"/>
      <w:spacing w:before="0" w:after="120"/>
      <w:textAlignment w:val="baseline"/>
    </w:pPr>
    <w:rPr>
      <w:szCs w:val="22"/>
    </w:rPr>
  </w:style>
  <w:style w:type="paragraph" w:styleId="Guidance">
    <w:name w:val="Guidance"/>
    <w:basedOn w:val="Normal"/>
    <w:qFormat/>
    <w:pPr>
      <w:overflowPunct w:val="false"/>
      <w:autoSpaceDE w:val="false"/>
      <w:textAlignment w:val="baseline"/>
    </w:pPr>
    <w:rPr>
      <w:i/>
      <w:color w:val="0000FF"/>
    </w:rPr>
  </w:style>
  <w:style w:type="paragraph" w:styleId="Pl1">
    <w:name w:val="pl"/>
    <w:basedOn w:val="Normal"/>
    <w:qFormat/>
    <w:pPr>
      <w:overflowPunct w:val="false"/>
      <w:autoSpaceDE w:val="false"/>
      <w:spacing w:before="0" w:after="0"/>
      <w:textAlignment w:val="baseline"/>
    </w:pPr>
    <w:rPr>
      <w:rFonts w:ascii="Courier New" w:hAnsi="Courier New" w:eastAsia="Batang;바탕" w:cs="Courier New"/>
      <w:sz w:val="16"/>
      <w:szCs w:val="16"/>
      <w:lang w:val="en-US" w:eastAsia="ko-KR"/>
    </w:rPr>
  </w:style>
  <w:style w:type="paragraph" w:styleId="INDENT2">
    <w:name w:val="INDENT2"/>
    <w:basedOn w:val="Normal"/>
    <w:qFormat/>
    <w:pPr>
      <w:overflowPunct w:val="false"/>
      <w:autoSpaceDE w:val="false"/>
      <w:ind w:start="1135" w:hanging="284"/>
      <w:textAlignment w:val="baseline"/>
    </w:pPr>
    <w:rPr/>
  </w:style>
  <w:style w:type="paragraph" w:styleId="SpecText">
    <w:name w:val="SpecText"/>
    <w:basedOn w:val="Normal"/>
    <w:qFormat/>
    <w:pPr>
      <w:overflowPunct w:val="false"/>
      <w:autoSpaceDE w:val="false"/>
      <w:textAlignment w:val="baseline"/>
    </w:pPr>
    <w:rPr>
      <w:rFonts w:eastAsia="Batang;바탕"/>
    </w:rPr>
  </w:style>
  <w:style w:type="paragraph" w:styleId="ListBullet6">
    <w:name w:val="List Bullet 6"/>
    <w:basedOn w:val="ListBullet5"/>
    <w:qFormat/>
    <w:pPr>
      <w:overflowPunct w:val="false"/>
      <w:autoSpaceDE w:val="false"/>
      <w:spacing w:before="0" w:after="0"/>
      <w:ind w:start="1985" w:hanging="284"/>
      <w:jc w:val="both"/>
      <w:textAlignment w:val="baseline"/>
    </w:pPr>
    <w:rPr>
      <w:rFonts w:ascii="Times" w:hAnsi="Times" w:cs="Times"/>
      <w:sz w:val="24"/>
      <w:lang w:val="en-US"/>
    </w:rPr>
  </w:style>
  <w:style w:type="paragraph" w:styleId="StyleTALLeft075cm">
    <w:name w:val="Style TAL + Left:  075 cm"/>
    <w:basedOn w:val="TAL"/>
    <w:qFormat/>
    <w:pPr>
      <w:overflowPunct w:val="false"/>
      <w:autoSpaceDE w:val="false"/>
      <w:ind w:start="425" w:hanging="0"/>
      <w:textAlignment w:val="baseline"/>
    </w:pPr>
    <w:rPr/>
  </w:style>
  <w:style w:type="paragraph" w:styleId="TALLeft1">
    <w:name w:val="TAL + Left:  1"/>
    <w:basedOn w:val="TAL"/>
    <w:qFormat/>
    <w:pPr>
      <w:overflowPunct w:val="false"/>
      <w:autoSpaceDE w:val="false"/>
      <w:ind w:start="567" w:hanging="0"/>
      <w:textAlignment w:val="baseline"/>
    </w:pPr>
    <w:rPr/>
  </w:style>
  <w:style w:type="paragraph" w:styleId="TALLeft125cm">
    <w:name w:val="TAL + Left: 125 cm"/>
    <w:basedOn w:val="StyleTALLeft075cm"/>
    <w:qFormat/>
    <w:pPr>
      <w:kinsoku w:val="false"/>
      <w:overflowPunct w:val="true"/>
      <w:autoSpaceDE w:val="true"/>
      <w:ind w:start="709" w:hanging="0"/>
      <w:textAlignment w:val="auto"/>
    </w:pPr>
    <w:rPr>
      <w:rFonts w:cs="Arial"/>
      <w:bCs/>
      <w:szCs w:val="18"/>
      <w:lang w:eastAsia="zh-CN"/>
    </w:rPr>
  </w:style>
  <w:style w:type="paragraph" w:styleId="TALLeft11">
    <w:name w:val="TAL + Left: 1"/>
    <w:basedOn w:val="TALLeft125cm"/>
    <w:qFormat/>
    <w:pPr>
      <w:ind w:start="851" w:hanging="0"/>
    </w:pPr>
    <w:rPr>
      <w:rFonts w:eastAsia="Batang;바탕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DengXian;等线" w:cs="Times New Roman"/>
      <w:color w:val="auto"/>
      <w:sz w:val="20"/>
      <w:szCs w:val="20"/>
      <w:lang w:val="en-GB" w:bidi="ar-SA" w:eastAsia="zh-CN"/>
    </w:rPr>
  </w:style>
  <w:style w:type="paragraph" w:styleId="IndexHeading">
    <w:name w:val="Index Heading"/>
    <w:basedOn w:val="Normal"/>
    <w:next w:val="Normal"/>
    <w:pPr>
      <w:pBdr>
        <w:top w:val="single" w:sz="12" w:space="0" w:color="000000"/>
      </w:pBdr>
      <w:spacing w:before="360" w:after="240"/>
    </w:pPr>
    <w:rPr>
      <w:rFonts w:eastAsia="MS Mincho;ＭＳ 明朝"/>
      <w:b/>
      <w:i/>
      <w:sz w:val="26"/>
    </w:rPr>
  </w:style>
  <w:style w:type="paragraph" w:styleId="INDENT1">
    <w:name w:val="INDENT1"/>
    <w:basedOn w:val="Normal"/>
    <w:qFormat/>
    <w:pPr>
      <w:ind w:start="851" w:hanging="0"/>
    </w:pPr>
    <w:rPr>
      <w:rFonts w:eastAsia="MS Mincho;ＭＳ 明朝"/>
    </w:rPr>
  </w:style>
  <w:style w:type="paragraph" w:styleId="INDENT3">
    <w:name w:val="INDENT3"/>
    <w:basedOn w:val="Normal"/>
    <w:qFormat/>
    <w:pPr>
      <w:ind w:start="1701" w:hanging="567"/>
    </w:pPr>
    <w:rPr>
      <w:rFonts w:eastAsia="MS Mincho;ＭＳ 明朝"/>
    </w:rPr>
  </w:style>
  <w:style w:type="paragraph" w:styleId="FigureTitle">
    <w:name w:val="Figure_Title"/>
    <w:basedOn w:val="Normal"/>
    <w:next w:val="Normal"/>
    <w:qFormat/>
    <w:pPr>
      <w:keepLines/>
      <w:spacing w:before="120" w:after="480"/>
      <w:jc w:val="center"/>
    </w:pPr>
    <w:rPr>
      <w:rFonts w:eastAsia="MS Mincho;ＭＳ 明朝"/>
      <w:b/>
      <w:sz w:val="24"/>
    </w:rPr>
  </w:style>
  <w:style w:type="paragraph" w:styleId="RecCCITT">
    <w:name w:val="Rec_CCITT_#"/>
    <w:basedOn w:val="Normal"/>
    <w:qFormat/>
    <w:pPr>
      <w:keepNext w:val="true"/>
      <w:keepLines/>
    </w:pPr>
    <w:rPr>
      <w:rFonts w:eastAsia="MS Mincho;ＭＳ 明朝"/>
      <w:b/>
    </w:rPr>
  </w:style>
  <w:style w:type="paragraph" w:styleId="Enumlev2">
    <w:name w:val="enumlev2"/>
    <w:basedOn w:val="Normal"/>
    <w:qFormat/>
    <w:pPr>
      <w:spacing w:before="86" w:after="180"/>
      <w:ind w:start="1588" w:hanging="397"/>
      <w:jc w:val="both"/>
    </w:pPr>
    <w:rPr>
      <w:rFonts w:eastAsia="MS Mincho;ＭＳ 明朝"/>
      <w:lang w:val="en-US"/>
    </w:rPr>
  </w:style>
  <w:style w:type="paragraph" w:styleId="CouvRecTitle">
    <w:name w:val="Couv Rec Title"/>
    <w:basedOn w:val="Normal"/>
    <w:qFormat/>
    <w:pPr>
      <w:keepNext w:val="true"/>
      <w:keepLines/>
      <w:spacing w:before="240" w:after="180"/>
      <w:ind w:start="1418" w:hanging="0"/>
    </w:pPr>
    <w:rPr>
      <w:rFonts w:ascii="Arial" w:hAnsi="Arial" w:eastAsia="MS Mincho;ＭＳ 明朝" w:cs="Arial"/>
      <w:b/>
      <w:sz w:val="36"/>
      <w:lang w:val="en-US"/>
    </w:rPr>
  </w:style>
  <w:style w:type="paragraph" w:styleId="WWCaption">
    <w:name w:val="WW-Caption"/>
    <w:basedOn w:val="Normal"/>
    <w:next w:val="Normal"/>
    <w:qFormat/>
    <w:pPr>
      <w:spacing w:before="120" w:after="120"/>
    </w:pPr>
    <w:rPr>
      <w:rFonts w:eastAsia="MS Mincho;ＭＳ 明朝"/>
      <w:b/>
    </w:rPr>
  </w:style>
  <w:style w:type="paragraph" w:styleId="PlainText">
    <w:name w:val="Plain Text"/>
    <w:basedOn w:val="Normal"/>
    <w:qFormat/>
    <w:pPr/>
    <w:rPr>
      <w:rFonts w:ascii="Courier New" w:hAnsi="Courier New" w:eastAsia="MS Mincho;ＭＳ 明朝" w:cs="Courier New"/>
      <w:lang w:val="nb-NO"/>
    </w:rPr>
  </w:style>
  <w:style w:type="paragraph" w:styleId="TAJ">
    <w:name w:val="TAJ"/>
    <w:basedOn w:val="TH"/>
    <w:qFormat/>
    <w:pPr/>
    <w:rPr>
      <w:rFonts w:eastAsia="MS Mincho;ＭＳ 明朝"/>
    </w:rPr>
  </w:style>
  <w:style w:type="paragraph" w:styleId="00BodyText">
    <w:name w:val="00 BodyText"/>
    <w:basedOn w:val="Normal"/>
    <w:qFormat/>
    <w:pPr>
      <w:spacing w:before="0" w:after="220"/>
    </w:pPr>
    <w:rPr>
      <w:rFonts w:ascii="Arial" w:hAnsi="Arial" w:eastAsia="MS Mincho;ＭＳ 明朝" w:cs="Arial"/>
      <w:sz w:val="22"/>
      <w:lang w:val="en-US"/>
    </w:rPr>
  </w:style>
  <w:style w:type="paragraph" w:styleId="TextBodyIndent">
    <w:name w:val="Body Text Indent"/>
    <w:basedOn w:val="Normal"/>
    <w:pPr>
      <w:spacing w:before="0" w:after="120"/>
      <w:ind w:start="283" w:hanging="0"/>
    </w:pPr>
    <w:rPr>
      <w:rFonts w:eastAsia="MS Mincho;ＭＳ 明朝"/>
    </w:rPr>
  </w:style>
  <w:style w:type="paragraph" w:styleId="BalloonText1">
    <w:name w:val="Balloon Text1"/>
    <w:basedOn w:val="Normal"/>
    <w:qFormat/>
    <w:pPr/>
    <w:rPr>
      <w:rFonts w:ascii="Tahoma" w:hAnsi="Tahoma" w:eastAsia="MS Mincho;ＭＳ 明朝" w:cs="Tahoma"/>
      <w:sz w:val="16"/>
      <w:szCs w:val="16"/>
    </w:rPr>
  </w:style>
  <w:style w:type="paragraph" w:styleId="ZchnZchn">
    <w:name w:val="Zchn Zchn"/>
    <w:qFormat/>
    <w:pPr>
      <w:keepNext w:val="true"/>
      <w:widowControl/>
      <w:numPr>
        <w:ilvl w:val="0"/>
        <w:numId w:val="3"/>
      </w:numPr>
      <w:autoSpaceDE w:val="false"/>
      <w:bidi w:val="0"/>
      <w:spacing w:before="60" w:after="60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CommentSubject1">
    <w:name w:val="Comment Subject1"/>
    <w:basedOn w:val="CommentText"/>
    <w:next w:val="CommentText"/>
    <w:qFormat/>
    <w:pPr/>
    <w:rPr>
      <w:rFonts w:eastAsia="MS Mincho;ＭＳ 明朝"/>
      <w:b/>
      <w:bCs/>
    </w:rPr>
  </w:style>
  <w:style w:type="paragraph" w:styleId="Char3CharCharCharCharChar">
    <w:name w:val="Char3 Char Char Char (文字) (文字) Char Ch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Car1">
    <w:name w:val="Car1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Note">
    <w:name w:val="Note"/>
    <w:basedOn w:val="Normal"/>
    <w:qFormat/>
    <w:pPr>
      <w:spacing w:before="0" w:after="120"/>
      <w:ind w:start="1134" w:hanging="567"/>
    </w:pPr>
    <w:rPr>
      <w:rFonts w:eastAsia="MS Mincho;ＭＳ 明朝"/>
      <w:szCs w:val="22"/>
    </w:rPr>
  </w:style>
  <w:style w:type="paragraph" w:styleId="Char3CharCharCharCharCharCharCharCharCharCharChar">
    <w:name w:val="Char3 Char Char Char (文字) (文字) Char Char Char Char Char Char Char (文字) (文字) Ch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11BodyText">
    <w:name w:val="11 BodyText"/>
    <w:basedOn w:val="Normal"/>
    <w:qFormat/>
    <w:pPr>
      <w:spacing w:before="0" w:after="220"/>
      <w:ind w:start="1298" w:hanging="0"/>
    </w:pPr>
    <w:rPr>
      <w:rFonts w:ascii="Arial" w:hAnsi="Arial" w:eastAsia="MS Mincho;ＭＳ 明朝" w:cs="Arial"/>
      <w:sz w:val="22"/>
      <w:lang w:val="en-US"/>
    </w:rPr>
  </w:style>
  <w:style w:type="paragraph" w:styleId="CharCharCharCharChar">
    <w:name w:val="Char Char (文字) (文字) Char (文字) (文字) Char Char (文字) (文字)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SectionXX">
    <w:name w:val="Section X.X"/>
    <w:basedOn w:val="Normal"/>
    <w:next w:val="Normal"/>
    <w:qFormat/>
    <w:pPr>
      <w:widowControl w:val="false"/>
      <w:jc w:val="both"/>
      <w:outlineLvl w:val="1"/>
    </w:pPr>
    <w:rPr>
      <w:rFonts w:ascii="Arial" w:hAnsi="Arial" w:eastAsia="Arial" w:cs="Arial"/>
      <w:kern w:val="2"/>
      <w:sz w:val="24"/>
      <w:szCs w:val="24"/>
      <w:lang w:eastAsia="ja-JP"/>
    </w:rPr>
  </w:style>
  <w:style w:type="paragraph" w:styleId="Char">
    <w:name w:val="Ch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ZchnZchn1">
    <w:name w:val="Zchn Zchn1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List0">
    <w:name w:val="List 0"/>
    <w:basedOn w:val="Normal"/>
    <w:qFormat/>
    <w:pPr>
      <w:spacing w:before="0" w:after="120"/>
      <w:ind w:start="284" w:hanging="284"/>
    </w:pPr>
    <w:rPr>
      <w:rFonts w:ascii="Arial" w:hAnsi="Arial" w:eastAsia="MS Mincho;ＭＳ 明朝" w:cs="Arial"/>
      <w:szCs w:val="22"/>
    </w:rPr>
  </w:style>
  <w:style w:type="paragraph" w:styleId="BalloonText2">
    <w:name w:val="Balloon Text2"/>
    <w:basedOn w:val="Normal"/>
    <w:qFormat/>
    <w:pPr/>
    <w:rPr>
      <w:rFonts w:ascii="Arial" w:hAnsi="Arial" w:eastAsia="MS Gothic;ＭＳ ゴシック" w:cs="Arial"/>
      <w:sz w:val="18"/>
      <w:szCs w:val="18"/>
    </w:rPr>
  </w:style>
  <w:style w:type="paragraph" w:styleId="CharChar1CharChar">
    <w:name w:val="Char Char1 Char Char"/>
    <w:basedOn w:val="Normal"/>
    <w:qFormat/>
    <w:pPr>
      <w:widowControl w:val="false"/>
      <w:spacing w:before="0" w:after="0"/>
      <w:jc w:val="both"/>
    </w:pPr>
    <w:rPr>
      <w:rFonts w:eastAsia="SimSun;宋体"/>
      <w:kern w:val="2"/>
      <w:sz w:val="21"/>
      <w:szCs w:val="24"/>
      <w:lang w:val="en-US" w:eastAsia="zh-CN"/>
    </w:rPr>
  </w:style>
  <w:style w:type="paragraph" w:styleId="CharCharCharCharCarCarCharCarCarCharCharCarCarCharCarCarCharCarCar">
    <w:name w:val="Char Char Char Char Car Car Char Car Car Char Char Car Car Char Car Car Char Car Car"/>
    <w:qFormat/>
    <w:pPr>
      <w:keepNext w:val="true"/>
      <w:widowControl/>
      <w:tabs>
        <w:tab w:val="clear" w:pos="284"/>
        <w:tab w:val="left" w:pos="851" w:leader="none"/>
      </w:tabs>
      <w:autoSpaceDE w:val="false"/>
      <w:bidi w:val="0"/>
      <w:spacing w:before="60" w:after="60"/>
      <w:ind w:start="851" w:hanging="851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CharChar1CharCharCharCharCharCharCharCharCharCharCharCharCharChar">
    <w:name w:val="Char Char1 Char Char Char Char Char Char Char Char Char Char Char Char Char Char"/>
    <w:basedOn w:val="Normal"/>
    <w:qFormat/>
    <w:pPr>
      <w:widowControl w:val="false"/>
      <w:spacing w:before="0" w:after="0"/>
      <w:jc w:val="both"/>
    </w:pPr>
    <w:rPr>
      <w:rFonts w:eastAsia="SimSun;宋体"/>
      <w:kern w:val="2"/>
      <w:sz w:val="21"/>
      <w:szCs w:val="24"/>
      <w:lang w:val="en-US" w:eastAsia="zh-CN"/>
    </w:rPr>
  </w:style>
  <w:style w:type="paragraph" w:styleId="CarCar">
    <w:name w:val="Car Car"/>
    <w:qFormat/>
    <w:pPr>
      <w:keepNext w:val="true"/>
      <w:widowControl/>
      <w:tabs>
        <w:tab w:val="clear" w:pos="284"/>
        <w:tab w:val="left" w:pos="720" w:leader="none"/>
      </w:tabs>
      <w:autoSpaceDE w:val="false"/>
      <w:bidi w:val="0"/>
      <w:spacing w:before="60" w:after="60"/>
      <w:ind w:start="720" w:hanging="360"/>
      <w:jc w:val="both"/>
    </w:pPr>
    <w:rPr>
      <w:rFonts w:ascii="Arial" w:hAnsi="Arial" w:eastAsia="SimSun;宋体" w:cs="Arial"/>
      <w:color w:val="0000FF"/>
      <w:kern w:val="2"/>
      <w:sz w:val="20"/>
      <w:szCs w:val="20"/>
      <w:lang w:val="en-US" w:eastAsia="zh-CN" w:bidi="ar-SA"/>
    </w:rPr>
  </w:style>
  <w:style w:type="paragraph" w:styleId="Tf1">
    <w:name w:val="tf"/>
    <w:basedOn w:val="Normal"/>
    <w:qFormat/>
    <w:pPr>
      <w:spacing w:before="280" w:after="280"/>
    </w:pPr>
    <w:rPr>
      <w:rFonts w:eastAsia="MS Mincho;ＭＳ 明朝"/>
      <w:sz w:val="24"/>
      <w:szCs w:val="24"/>
      <w:lang w:val="en-US" w:eastAsia="ja-JP"/>
    </w:rPr>
  </w:style>
  <w:style w:type="paragraph" w:styleId="Doctext2">
    <w:name w:val="Doc-text2"/>
    <w:basedOn w:val="Normal"/>
    <w:qFormat/>
    <w:pPr>
      <w:spacing w:before="0" w:after="0"/>
      <w:ind w:start="1622" w:hanging="363"/>
    </w:pPr>
    <w:rPr>
      <w:rFonts w:ascii="Arial" w:hAnsi="Arial" w:eastAsia="SimSun;宋体" w:cs="Arial"/>
      <w:color w:val="0000FF"/>
      <w:kern w:val="2"/>
      <w:lang w:val="en-US" w:eastAsia="zh-CN"/>
    </w:rPr>
  </w:style>
  <w:style w:type="paragraph" w:styleId="P1">
    <w:name w:val="p1"/>
    <w:basedOn w:val="Normal"/>
    <w:qFormat/>
    <w:pPr>
      <w:spacing w:before="0" w:after="0"/>
    </w:pPr>
    <w:rPr>
      <w:rFonts w:eastAsia="Calibri"/>
      <w:sz w:val="24"/>
      <w:szCs w:val="24"/>
      <w:lang w:val="en-US"/>
    </w:rPr>
  </w:style>
  <w:style w:type="paragraph" w:styleId="TALLeft1cm">
    <w:name w:val="TAL + Left:  1 cm"/>
    <w:basedOn w:val="TAL"/>
    <w:qFormat/>
    <w:pPr>
      <w:overflowPunct w:val="false"/>
      <w:autoSpaceDE w:val="false"/>
      <w:ind w:start="567" w:hanging="0"/>
      <w:textAlignment w:val="baseline"/>
    </w:pPr>
    <w:rPr/>
  </w:style>
  <w:style w:type="paragraph" w:styleId="NoteBoxed">
    <w:name w:val="Note - Boxed"/>
    <w:basedOn w:val="Normal"/>
    <w:next w:val="Normal"/>
    <w:qFormat/>
    <w:pPr>
      <w:pBdr>
        <w:top w:val="single" w:sz="8" w:space="1" w:color="000000" w:shadow="1"/>
        <w:left w:val="single" w:sz="8" w:space="4" w:color="000000" w:shadow="1"/>
        <w:bottom w:val="single" w:sz="8" w:space="1" w:color="000000" w:shadow="1"/>
        <w:right w:val="single" w:sz="8" w:space="4" w:color="000000" w:shadow="1"/>
      </w:pBdr>
      <w:shd w:fill="FFFF99" w:val="clear"/>
      <w:spacing w:before="100" w:after="100"/>
      <w:ind w:start="720" w:hanging="720"/>
    </w:pPr>
    <w:rPr>
      <w:rFonts w:ascii="Monotype Sorts;Segoe UI Symbol" w:hAnsi="Monotype Sorts;Segoe UI Symbol" w:eastAsia="Monotype Sorts;Segoe UI Symbol" w:cs="Monotype Sorts;Segoe UI Symbol"/>
      <w:bCs/>
      <w:i/>
      <w:sz w:val="22"/>
      <w:lang w:eastAsia="ko-KR"/>
    </w:rPr>
  </w:style>
  <w:style w:type="paragraph" w:styleId="FirstChange">
    <w:name w:val="First Change"/>
    <w:basedOn w:val="Normal"/>
    <w:qFormat/>
    <w:pPr>
      <w:jc w:val="center"/>
    </w:pPr>
    <w:rPr>
      <w:rFonts w:eastAsia="SimSun;宋体"/>
      <w:color w:val="FF0000"/>
    </w:rPr>
  </w:style>
  <w:style w:type="paragraph" w:styleId="TALLeft0">
    <w:name w:val="TAL + Left:  0"/>
    <w:basedOn w:val="TAL"/>
    <w:qFormat/>
    <w:pPr>
      <w:overflowPunct w:val="false"/>
      <w:autoSpaceDE w:val="false"/>
      <w:spacing w:lineRule="atLeast" w:line="0"/>
      <w:ind w:start="142" w:hanging="0"/>
      <w:textAlignment w:val="baseline"/>
    </w:pPr>
    <w:rPr>
      <w:rFonts w:eastAsia="SimSun;宋体"/>
    </w:rPr>
  </w:style>
  <w:style w:type="paragraph" w:styleId="BodyC">
    <w:name w:val="Body C"/>
    <w:qFormat/>
    <w:pPr>
      <w:widowControl/>
      <w:pBdr/>
      <w:bidi w:val="0"/>
    </w:pPr>
    <w:rPr>
      <w:rFonts w:ascii="Times New Roman" w:hAnsi="Times New Roman" w:eastAsia="Arial Unicode MS" w:cs="Arial Unicode MS"/>
      <w:color w:val="000000"/>
      <w:sz w:val="24"/>
      <w:szCs w:val="24"/>
      <w:lang w:val="en-US" w:bidi="ar-SA" w:eastAsia="zh-CN"/>
    </w:rPr>
  </w:style>
  <w:style w:type="paragraph" w:styleId="3GPPHeader">
    <w:name w:val="3GPP_Header"/>
    <w:basedOn w:val="Normal"/>
    <w:qFormat/>
    <w:pPr>
      <w:overflowPunct w:val="false"/>
      <w:autoSpaceDE w:val="false"/>
      <w:spacing w:before="0" w:after="240"/>
      <w:jc w:val="both"/>
      <w:textAlignment w:val="baseline"/>
    </w:pPr>
    <w:rPr>
      <w:rFonts w:ascii="Arial" w:hAnsi="Arial" w:cs="Arial"/>
      <w:b/>
      <w:sz w:val="24"/>
      <w:lang w:eastAsia="zh-CN"/>
    </w:rPr>
  </w:style>
  <w:style w:type="paragraph" w:styleId="ListParagraph">
    <w:name w:val="List Paragraph"/>
    <w:basedOn w:val="Normal"/>
    <w:qFormat/>
    <w:pPr>
      <w:spacing w:before="0" w:after="180"/>
      <w:ind w:start="720" w:hanging="0"/>
      <w:contextualSpacing/>
    </w:pPr>
    <w:rPr/>
  </w:style>
  <w:style w:type="paragraph" w:styleId="HTMLPreformatted">
    <w:name w:val="HTML Preformatted"/>
    <w:basedOn w:val="Normal"/>
    <w:qFormat/>
    <w:pPr>
      <w:tabs>
        <w:tab w:val="clear" w:pos="284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overflowPunct w:val="false"/>
      <w:autoSpaceDE w:val="false"/>
      <w:spacing w:before="0" w:after="0"/>
      <w:textAlignment w:val="baseline"/>
    </w:pPr>
    <w:rPr>
      <w:rFonts w:ascii="Courier New" w:hAnsi="Courier New" w:eastAsia="Times New Roman" w:cs="Courier New"/>
      <w:lang w:val="en-US"/>
    </w:rPr>
  </w:style>
  <w:style w:type="paragraph" w:styleId="Tal1">
    <w:name w:val="tal"/>
    <w:basedOn w:val="Normal"/>
    <w:qFormat/>
    <w:pPr>
      <w:overflowPunct w:val="false"/>
      <w:autoSpaceDE w:val="false"/>
      <w:spacing w:before="280" w:after="280"/>
      <w:textAlignment w:val="baseline"/>
    </w:pPr>
    <w:rPr>
      <w:rFonts w:ascii="SimSun;宋体" w:hAnsi="SimSun;宋体" w:eastAsia="SimSun;宋体" w:cs="SimSun;宋体"/>
      <w:sz w:val="24"/>
      <w:szCs w:val="24"/>
      <w:lang w:val="en-US" w:eastAsia="zh-CN"/>
    </w:rPr>
  </w:style>
  <w:style w:type="paragraph" w:styleId="2">
    <w:name w:val="编号2"/>
    <w:basedOn w:val="Normal"/>
    <w:qFormat/>
    <w:pPr>
      <w:numPr>
        <w:ilvl w:val="0"/>
        <w:numId w:val="2"/>
      </w:numPr>
      <w:tabs>
        <w:tab w:val="clear" w:pos="284"/>
        <w:tab w:val="left" w:pos="704" w:leader="none"/>
      </w:tabs>
      <w:ind w:start="704" w:hanging="420"/>
    </w:pPr>
    <w:rPr>
      <w:rFonts w:eastAsia="SimSun;宋体"/>
      <w:lang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3gpp.org/Change-Requests" TargetMode="External"/><Relationship Id="rId3" Type="http://schemas.openxmlformats.org/officeDocument/2006/relationships/hyperlink" Target="http://www.3gpp.org/ftp/Specs/html-info/21900.htm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3gpp_70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2024-01-05T06:53:00Z</dcterms:created>
  <dc:creator>Michael Sanders, John M Meredith</dc:creator>
  <dc:description/>
  <cp:keywords/>
  <dc:language>en-US</dc:language>
  <cp:lastModifiedBy>Nok-1</cp:lastModifiedBy>
  <cp:lastPrinted>1900-01-01T07:00:00Z</cp:lastPrinted>
  <dcterms:modified xsi:type="dcterms:W3CDTF">2024-02-16T07:16:00Z</dcterms:modified>
  <cp:revision>3</cp:revision>
  <dc:subject/>
  <dc:title>3GPP Change Request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  <property fmtid="{D5CDD505-2E9C-101B-9397-08002B2CF9AE}" pid="3" name="_2015_ms_pID_725343">
    <vt:lpwstr>(3)qaCiGgUUdRyUbA4K09Gd4pnfn08Uh1GmdferMPEhK5AmI1b6obcw6VQo0WFehaBmF3ZpjO+k
WG7HvG3+L9Kovo/56XQ135Ut1t54f1jRHMhgcu75kAWgdBhsee7P1uOS2TIAQrAxlvbVB50j
kiswfLsLFOzhgIBNykBdcAQWYr4f9WZAIfVbIzPzjKLIpoeUjNf2G9TtFTUITuAn7FfSbt85
zKrdrLNTRRmyh4YoJX</vt:lpwstr>
  </property>
  <property fmtid="{D5CDD505-2E9C-101B-9397-08002B2CF9AE}" pid="4" name="_2015_ms_pID_7253431">
    <vt:lpwstr>P6xW1uIsqRvC6hXl2XJl6qjD9ry+mi4aa55xnAGPmBSwLgn43bI5Ae
17gMt1hQWssm9n5twFiCjlV+/iUuBnGxQtxy1bw++Kn7ID5rBlR6HG5VDZwYf+bZI4WNRL/Q
Qzhhdacm6qeK5G/L9oWFQE3XScpYiLjdwHYAvAksfgyY7h5utGBRS1imzSg/DSSFO+uwU0DM
c23zsXIF5id52BBwIs697hIKmYdioy3Zp/c1</vt:lpwstr>
  </property>
  <property fmtid="{D5CDD505-2E9C-101B-9397-08002B2CF9AE}" pid="5" name="_2015_ms_pID_7253432">
    <vt:lpwstr>sg==</vt:lpwstr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_readonly">
    <vt:lpwstr/>
  </property>
  <property fmtid="{D5CDD505-2E9C-101B-9397-08002B2CF9AE}" pid="9" name="sflag">
    <vt:lpwstr>1508504937</vt:lpwstr>
  </property>
</Properties>
</file>